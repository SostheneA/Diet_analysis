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CB6BB" w14:textId="77777777" w:rsidR="00C14602" w:rsidRDefault="00C14602" w:rsidP="00C14602">
      <w:pPr>
        <w:spacing w:after="120" w:line="240" w:lineRule="auto"/>
        <w:jc w:val="center"/>
        <w:rPr>
          <w:ins w:id="0" w:author="Turcotte, François (DFO/MPO)" w:date="2026-07-09T16:50:00Z" w16du:dateUtc="2026-07-09T16:50:26Z"/>
        </w:rPr>
      </w:pPr>
      <w:r w:rsidRPr="1E36448E">
        <w:rPr>
          <w:b/>
          <w:sz w:val="32"/>
          <w:szCs w:val="32"/>
        </w:rPr>
        <w:t xml:space="preserve">Predator diet shifts in the southern Gulf of St </w:t>
      </w:r>
      <w:commentRangeStart w:id="1"/>
      <w:r w:rsidRPr="1E36448E">
        <w:rPr>
          <w:b/>
          <w:sz w:val="32"/>
          <w:szCs w:val="32"/>
        </w:rPr>
        <w:t>Lawrence</w:t>
      </w:r>
      <w:commentRangeEnd w:id="1"/>
      <w:r w:rsidRPr="1E36448E">
        <w:rPr>
          <w:rStyle w:val="Marquedecommentaire"/>
          <w:b/>
          <w:sz w:val="32"/>
          <w:szCs w:val="32"/>
        </w:rPr>
        <w:commentReference w:id="1"/>
      </w:r>
      <w:r w:rsidRPr="1E36448E">
        <w:rPr>
          <w:b/>
          <w:sz w:val="32"/>
          <w:szCs w:val="32"/>
        </w:rPr>
        <w:t>: evidence for trophic reorganization between the mid-2000s and the late 2010s</w:t>
      </w:r>
    </w:p>
    <w:p w14:paraId="1B208F8A" w14:textId="27572AD1" w:rsidR="6C75A174" w:rsidRDefault="6C75A174" w:rsidP="1E36448E">
      <w:pPr>
        <w:spacing w:after="120" w:line="240" w:lineRule="auto"/>
        <w:jc w:val="center"/>
      </w:pPr>
      <w:ins w:id="2" w:author="Turcotte, François (DFO/MPO)" w:date="2026-07-09T16:50:00Z" w16du:dateUtc="2026-07-09T16:50:58Z">
        <w:r w:rsidRPr="1E36448E">
          <w:rPr>
            <w:b/>
            <w:bCs/>
            <w:sz w:val="32"/>
            <w:szCs w:val="32"/>
          </w:rPr>
          <w:t xml:space="preserve">A framework to investigate trophic reorganization </w:t>
        </w:r>
      </w:ins>
      <w:ins w:id="3" w:author="Turcotte, François (DFO/MPO)" w:date="2026-07-09T16:51:00Z" w16du:dateUtc="2026-07-09T16:51:37Z">
        <w:r w:rsidRPr="1E36448E">
          <w:rPr>
            <w:b/>
            <w:bCs/>
            <w:sz w:val="32"/>
            <w:szCs w:val="32"/>
          </w:rPr>
          <w:t xml:space="preserve">in marine systems </w:t>
        </w:r>
        <w:r w:rsidR="3102F512" w:rsidRPr="1E36448E">
          <w:rPr>
            <w:b/>
            <w:bCs/>
            <w:sz w:val="32"/>
            <w:szCs w:val="32"/>
          </w:rPr>
          <w:t>using</w:t>
        </w:r>
      </w:ins>
      <w:ins w:id="4" w:author="Turcotte, François (DFO/MPO)" w:date="2026-07-09T16:50:00Z" w16du:dateUtc="2026-07-09T16:50:58Z">
        <w:r w:rsidRPr="1E36448E">
          <w:rPr>
            <w:b/>
            <w:bCs/>
            <w:sz w:val="32"/>
            <w:szCs w:val="32"/>
          </w:rPr>
          <w:t xml:space="preserve"> predator </w:t>
        </w:r>
      </w:ins>
      <w:ins w:id="5" w:author="Turcotte, François (DFO/MPO)" w:date="2026-07-09T16:51:00Z" w16du:dateUtc="2026-07-09T16:51:46Z">
        <w:r w:rsidR="1105B862" w:rsidRPr="1E36448E">
          <w:rPr>
            <w:b/>
            <w:bCs/>
            <w:sz w:val="32"/>
            <w:szCs w:val="32"/>
          </w:rPr>
          <w:t>stomach contents</w:t>
        </w:r>
      </w:ins>
      <w:ins w:id="6" w:author="Turcotte, François (DFO/MPO)" w:date="2026-07-09T16:50:00Z" w16du:dateUtc="2026-07-09T16:50:58Z">
        <w:r w:rsidRPr="1E36448E">
          <w:rPr>
            <w:b/>
            <w:bCs/>
            <w:sz w:val="32"/>
            <w:szCs w:val="32"/>
          </w:rPr>
          <w:t xml:space="preserve"> </w:t>
        </w:r>
      </w:ins>
    </w:p>
    <w:p w14:paraId="679AD502" w14:textId="77777777" w:rsidR="00C14602" w:rsidRDefault="00C14602" w:rsidP="00C14602">
      <w:pPr>
        <w:spacing w:after="40" w:line="240" w:lineRule="auto"/>
        <w:jc w:val="center"/>
      </w:pPr>
      <w:r>
        <w:rPr>
          <w:i/>
        </w:rPr>
        <w:t>Fisheries and Oceans Canada (DFO), Gulf Region, Moncton, New Brunswick, Canada</w:t>
      </w:r>
    </w:p>
    <w:p w14:paraId="7AF9F6D0" w14:textId="63D791DB" w:rsidR="00C14602" w:rsidRDefault="00C14602" w:rsidP="00C14602">
      <w:pPr>
        <w:spacing w:after="40" w:line="240" w:lineRule="auto"/>
        <w:jc w:val="center"/>
      </w:pPr>
      <w:r>
        <w:t>Corresponding author: Sosthene.Akia@dfo-mpo.gc.ca</w:t>
      </w:r>
    </w:p>
    <w:p w14:paraId="627E7229" w14:textId="77777777" w:rsidR="00C14602" w:rsidRPr="00C14602" w:rsidRDefault="00C14602" w:rsidP="00C14602">
      <w:pPr>
        <w:pStyle w:val="Titre1"/>
        <w:spacing w:before="0" w:line="240" w:lineRule="auto"/>
        <w:rPr>
          <w:lang w:val="en-US"/>
        </w:rPr>
      </w:pPr>
      <w:r w:rsidRPr="00C14602">
        <w:rPr>
          <w:lang w:val="en-US"/>
        </w:rPr>
        <w:t>Abstract</w:t>
      </w:r>
    </w:p>
    <w:p w14:paraId="1AB2DE1A" w14:textId="188DB23B" w:rsidR="00AC6965" w:rsidRDefault="00AC6965" w:rsidP="00C14602">
      <w:r w:rsidRPr="00AC6965">
        <w:t>The southern Gulf of St Lawrence has changed markedly over three decades, but separating genuine trophic reorganization from ordinary year-to-year variation in fish diets has not been done across the fish community. We analysed stomach contents from 40 demersal and pelagic fish sampled by the DFO September bottom-trawl survey, at three nested spatial scales. For each predator cell we decomposed diet change into three signals: prey diversity, niche breadth, and composition. Their significance was mapped onto four families: Stability, Substitution, Functional change, and Reorganisation. The same framework was applied to five contrasts, three within a decade and two between, so each regime signal could be read against its own short-term variability, across about 100 prey taxonomic resolutions and two currencies (biomass and frequency of occurrence). Within decades, diets were mostly stable (35-62% Stability), with Substitution the leading non-stable outcome. Between decades the distribution inverted: Stability fell to 6-8% and the cells moved almost entirely into the two turnover families, the leading one set by currency, Substitution in biomass (47.0%, with Reorganisation at 40.7%) and Reorganisation in occurrence (49.0%, with Substitution at 41.4%). The signal was Gulf-wide but spatially graded, strongest in the most heavily sampled ecoregions and strata, and consistent across both currencies. The dominant inter-decade signature is therefore a broad turnover in prey identities, often expressed as like-for-like substitution rather than as a loss of dietary diversity, a form of trophic reorganization that conventional functional-group analysis</w:t>
      </w:r>
      <w:r>
        <w:t xml:space="preserve"> </w:t>
      </w:r>
      <w:r w:rsidRPr="00AC6965">
        <w:t>would miss.</w:t>
      </w:r>
    </w:p>
    <w:p w14:paraId="037C2036" w14:textId="24FD0B9A" w:rsidR="00C14602" w:rsidRDefault="00C14602" w:rsidP="00C14602">
      <w:commentRangeStart w:id="7"/>
      <w:r>
        <w:rPr>
          <w:b/>
        </w:rPr>
        <w:lastRenderedPageBreak/>
        <w:t>Keywords</w:t>
      </w:r>
      <w:commentRangeEnd w:id="7"/>
      <w:r w:rsidR="002764A1">
        <w:rPr>
          <w:rStyle w:val="Marquedecommentaire"/>
          <w:b/>
          <w:sz w:val="24"/>
          <w:szCs w:val="22"/>
        </w:rPr>
        <w:commentReference w:id="7"/>
      </w:r>
      <w:r>
        <w:rPr>
          <w:b/>
        </w:rPr>
        <w:t xml:space="preserve">: </w:t>
      </w:r>
      <w:del w:id="8" w:author="Sutton, Jolene (DFO/MPO)" w:date="2026-07-09T06:37:00Z" w16du:dateUtc="2026-07-09T09:37:00Z">
        <w:r w:rsidDel="00D07028">
          <w:delText xml:space="preserve">stomach contents, </w:delText>
        </w:r>
      </w:del>
      <w:r>
        <w:t xml:space="preserve">dietary diversity, PERMANOVA, prey substitution, spatial scale dependence, ecosystem change, </w:t>
      </w:r>
      <w:del w:id="9" w:author="Sutton, Jolene (DFO/MPO)" w:date="2026-07-09T06:37:00Z" w16du:dateUtc="2026-07-09T09:37:00Z">
        <w:r w:rsidDel="00D07028">
          <w:delText xml:space="preserve">southern Gulf of St Lawrence, </w:delText>
        </w:r>
      </w:del>
      <w:r>
        <w:t>trophic indicators</w:t>
      </w:r>
    </w:p>
    <w:p w14:paraId="4BEC5C8E" w14:textId="77777777" w:rsidR="00C14602" w:rsidRPr="00C14602" w:rsidRDefault="00C14602" w:rsidP="00C14602">
      <w:pPr>
        <w:pStyle w:val="Titre1"/>
        <w:rPr>
          <w:lang w:val="en-US"/>
        </w:rPr>
      </w:pPr>
      <w:r w:rsidRPr="00C14602">
        <w:rPr>
          <w:lang w:val="en-US"/>
        </w:rPr>
        <w:t>1. Introduction</w:t>
      </w:r>
    </w:p>
    <w:p w14:paraId="45A7A27B" w14:textId="6D6E41AB" w:rsidR="00C14602" w:rsidRDefault="00C14602" w:rsidP="00C14602">
      <w:pPr>
        <w:jc w:val="both"/>
      </w:pPr>
      <w:commentRangeStart w:id="10"/>
      <w:r>
        <w:t>The southern Gulf of St Lawrence (sGSL) is a shallow, semi-enclosed shelf sea with seasonal ice cover</w:t>
      </w:r>
      <w:r w:rsidR="001252FD">
        <w:t xml:space="preserve"> </w:t>
      </w:r>
      <w:sdt>
        <w:sdtPr>
          <w:rPr>
            <w:color w:val="000000" w:themeColor="text1"/>
          </w:rPr>
          <w:tag w:val="MENDELEY_CITATION_v3_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"/>
          <w:id w:val="-1370521606"/>
          <w:placeholder>
            <w:docPart w:val="DefaultPlaceholder_-1854013440"/>
          </w:placeholder>
        </w:sdtPr>
        <w:sdtContent>
          <w:r w:rsidR="0019197D" w:rsidRPr="2C253464">
            <w:rPr>
              <w:color w:val="000000" w:themeColor="text1"/>
            </w:rPr>
            <w:t>(Galbraith et al., 2021)</w:t>
          </w:r>
        </w:sdtContent>
      </w:sdt>
      <w:ins w:id="11" w:author="Sutton, Jolene (DFO/MPO)" w:date="2026-07-09T06:42:00Z" w16du:dateUtc="2026-07-09T09:42:00Z">
        <w:r w:rsidR="00D76237">
          <w:t>.</w:t>
        </w:r>
      </w:ins>
      <w:ins w:id="12" w:author="Landry, Lysandre (DFO/MPO)" w:date="2026-07-08T09:17:00Z" w16du:dateUtc="2026-07-08T12:17:00Z">
        <w:del w:id="13" w:author="Sutton, Jolene (DFO/MPO)" w:date="2026-07-09T06:42:00Z" w16du:dateUtc="2026-07-09T09:42:00Z">
          <w:r w:rsidR="00A32334" w:rsidDel="00D76237">
            <w:delText>,</w:delText>
          </w:r>
        </w:del>
      </w:ins>
      <w:del w:id="14" w:author="Landry, Lysandre (DFO/MPO)" w:date="2026-07-08T09:17:00Z" w16du:dateUtc="2026-07-08T12:17:00Z">
        <w:r w:rsidR="001252FD">
          <w:delText>.</w:delText>
        </w:r>
      </w:del>
      <w:r w:rsidR="001252FD">
        <w:t xml:space="preserve"> </w:t>
      </w:r>
      <w:del w:id="15" w:author="Landry, Lysandre (DFO/MPO)" w:date="2026-07-08T09:17:00Z" w16du:dateUtc="2026-07-08T12:17:00Z">
        <w:r>
          <w:delText xml:space="preserve">It </w:delText>
        </w:r>
      </w:del>
      <w:ins w:id="16" w:author="McDermid, Jenni (she, her / elle, la) (DFO/MPO)" w:date="2026-07-08T14:26:00Z" w16du:dateUtc="2026-07-08T17:26:00Z">
        <w:r w:rsidR="00BB58F0">
          <w:t xml:space="preserve">The marine ecosystem </w:t>
        </w:r>
      </w:ins>
      <w:r>
        <w:t xml:space="preserve">has been monitored since 1971 </w:t>
      </w:r>
      <w:del w:id="17" w:author="Landry, Lysandre (DFO/MPO)" w:date="2026-07-08T09:18:00Z" w16du:dateUtc="2026-07-08T12:18:00Z">
        <w:r>
          <w:delText>by</w:delText>
        </w:r>
        <w:r w:rsidDel="00C741D8">
          <w:delText xml:space="preserve"> </w:delText>
        </w:r>
      </w:del>
      <w:ins w:id="18" w:author="Landry, Lysandre (DFO/MPO)" w:date="2026-07-08T09:18:00Z" w16du:dateUtc="2026-07-08T12:18:00Z">
        <w:r w:rsidR="00C741D8">
          <w:t>through</w:t>
        </w:r>
        <w:r>
          <w:t xml:space="preserve"> </w:t>
        </w:r>
      </w:ins>
      <w:r>
        <w:t>a standardized research-vessel bottom-trawl survey carried out each September</w:t>
      </w:r>
      <w:ins w:id="19" w:author="Landry, Lysandre (DFO/MPO)" w:date="2026-07-08T09:18:00Z" w16du:dateUtc="2026-07-08T12:18:00Z">
        <w:r w:rsidR="004B4E4D">
          <w:t>. This survey</w:t>
        </w:r>
        <w:r w:rsidR="00180FA9">
          <w:t xml:space="preserve"> provides</w:t>
        </w:r>
      </w:ins>
      <w:del w:id="20" w:author="Landry, Lysandre (DFO/MPO)" w:date="2026-07-08T09:18:00Z" w16du:dateUtc="2026-07-08T12:18:00Z">
        <w:r>
          <w:delText>,</w:delText>
        </w:r>
      </w:del>
      <w:r>
        <w:t xml:space="preserve"> a fisheries-independent record of the organisms the trawl captures </w:t>
      </w:r>
      <w:sdt>
        <w:sdtPr>
          <w:rPr>
            <w:color w:val="000000" w:themeColor="text1"/>
          </w:rPr>
          <w:tag w:val="MENDELEY_CITATION_v3_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"/>
          <w:id w:val="-798913187"/>
          <w:placeholder>
            <w:docPart w:val="DefaultPlaceholder_-1854013440"/>
          </w:placeholder>
        </w:sdtPr>
        <w:sdtContent>
          <w:r w:rsidR="0019197D" w:rsidRPr="2C253464">
            <w:rPr>
              <w:color w:val="000000" w:themeColor="text1"/>
            </w:rPr>
            <w:t>(Hurlbut and Clay, 1990)</w:t>
          </w:r>
        </w:sdtContent>
      </w:sdt>
      <w:del w:id="21" w:author="McDermid, Jenni (she, her / elle, la) (DFO/MPO)" w:date="2026-07-08T14:29:00Z" w16du:dateUtc="2026-07-08T17:29:00Z">
        <w:r w:rsidDel="004C1FBB">
          <w:delText xml:space="preserve">. </w:delText>
        </w:r>
      </w:del>
      <w:ins w:id="22" w:author="McDermid, Jenni (she, her / elle, la) (DFO/MPO)" w:date="2026-07-08T14:29:00Z" w16du:dateUtc="2026-07-08T17:29:00Z">
        <w:r w:rsidR="004C1FBB">
          <w:t xml:space="preserve"> an</w:t>
        </w:r>
        <w:r w:rsidR="00BF6DA2">
          <w:t>d</w:t>
        </w:r>
      </w:ins>
      <w:del w:id="23" w:author="McDermid, Jenni (she, her / elle, la) (DFO/MPO)" w:date="2026-07-08T14:28:00Z" w16du:dateUtc="2026-07-08T17:28:00Z">
        <w:r w:rsidDel="00040D93">
          <w:delText xml:space="preserve">Stomach contents are collected from selected fishes alongside the survey, as part of broader ecosystem studies. </w:delText>
        </w:r>
      </w:del>
      <w:del w:id="24" w:author="McDermid, Jenni (she, her / elle, la) (DFO/MPO)" w:date="2026-07-08T14:29:00Z" w16du:dateUtc="2026-07-08T17:29:00Z">
        <w:r w:rsidDel="009D1F60">
          <w:delText>Together</w:delText>
        </w:r>
      </w:del>
      <w:r>
        <w:t xml:space="preserve"> </w:t>
      </w:r>
      <w:ins w:id="25" w:author="McDermid, Jenni (she, her / elle, la) (DFO/MPO)" w:date="2026-07-08T14:30:00Z" w16du:dateUtc="2026-07-08T17:30:00Z">
        <w:r w:rsidR="000A7AA6">
          <w:t>provides a uniquely</w:t>
        </w:r>
      </w:ins>
      <w:del w:id="26" w:author="McDermid, Jenni (she, her / elle, la) (DFO/MPO)" w:date="2026-07-08T14:30:00Z" w16du:dateUtc="2026-07-08T17:30:00Z">
        <w:r w:rsidDel="000A7AA6">
          <w:delText>these give a</w:delText>
        </w:r>
      </w:del>
      <w:r>
        <w:t xml:space="preserve"> long, consistent baseline against which change can be read.</w:t>
      </w:r>
      <w:commentRangeEnd w:id="10"/>
      <w:r>
        <w:rPr>
          <w:rStyle w:val="Marquedecommentaire"/>
          <w:sz w:val="24"/>
          <w:szCs w:val="22"/>
        </w:rPr>
        <w:commentReference w:id="10"/>
      </w:r>
    </w:p>
    <w:p w14:paraId="4B111BEE" w14:textId="7C07913E" w:rsidR="00C14602" w:rsidRDefault="00C14602" w:rsidP="00C14602">
      <w:pPr>
        <w:jc w:val="both"/>
      </w:pPr>
      <w:commentRangeStart w:id="27"/>
      <w:r>
        <w:t xml:space="preserve">The sGSL has changed against that baseline. </w:t>
      </w:r>
      <w:commentRangeStart w:id="28"/>
      <w:ins w:id="29" w:author="Landry, Lysandre (DFO/MPO)" w:date="2026-07-08T10:11:00Z" w16du:dateUtc="2026-07-08T13:11:00Z">
        <w:del w:id="30" w:author="McDermid, Jenni (she, her / elle, la) (DFO/MPO)" w:date="2026-07-08T14:52:00Z" w16du:dateUtc="2026-07-08T17:52:00Z">
          <w:r w:rsidR="0053228B" w:rsidDel="0047694F">
            <w:delText>As t</w:delText>
          </w:r>
        </w:del>
      </w:ins>
      <w:ins w:id="31" w:author="Landry, Lysandre (DFO/MPO)" w:date="2026-07-08T10:11:00Z">
        <w:del w:id="32" w:author="McDermid, Jenni (she, her / elle, la) (DFO/MPO)" w:date="2026-07-08T14:52:00Z" w16du:dateUtc="2026-07-08T17:52:00Z">
          <w:r w:rsidR="00761157" w:rsidRPr="00761157" w:rsidDel="0047694F">
            <w:delText xml:space="preserve">he physical setting shifted toward warmer bottom waters, a shorter ice season, and warm-water copepods </w:delText>
          </w:r>
        </w:del>
      </w:ins>
      <w:customXmlDelRangeStart w:id="33" w:author="McDermid, Jenni (she, her / elle, la) (DFO/MPO)" w:date="2026-07-08T14:52:00Z"/>
      <w:sdt>
        <w:sdtPr>
          <w:tag w:val="MENDELEY_CITATION_v3_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"/>
          <w:id w:val="1845509479"/>
          <w:placeholder>
            <w:docPart w:val="24D0D9D065784F5ABEF0A0E0EC79A3C2"/>
          </w:placeholder>
        </w:sdtPr>
        <w:sdtContent>
          <w:customXmlDelRangeEnd w:id="33"/>
          <w:ins w:id="34" w:author="Landry, Lysandre (DFO/MPO)" w:date="2026-07-08T10:11:00Z">
            <w:del w:id="35" w:author="McDermid, Jenni (she, her / elle, la) (DFO/MPO)" w:date="2026-07-08T14:52:00Z" w16du:dateUtc="2026-07-08T17:52:00Z">
              <w:r w:rsidR="00761157" w:rsidRPr="00761157" w:rsidDel="0047694F">
                <w:delText>(Blais et al., 2021; Galbraith et al., 2021)</w:delText>
              </w:r>
            </w:del>
          </w:ins>
          <w:customXmlDelRangeStart w:id="36" w:author="McDermid, Jenni (she, her / elle, la) (DFO/MPO)" w:date="2026-07-08T14:52:00Z"/>
        </w:sdtContent>
      </w:sdt>
      <w:customXmlDelRangeEnd w:id="36"/>
      <w:commentRangeEnd w:id="28"/>
      <w:r w:rsidR="005D52D6" w:rsidRPr="00761157">
        <w:rPr>
          <w:rStyle w:val="Marquedecommentaire"/>
          <w:sz w:val="24"/>
          <w:szCs w:val="22"/>
        </w:rPr>
        <w:commentReference w:id="28"/>
      </w:r>
      <w:ins w:id="37" w:author="Landry, Lysandre (DFO/MPO)" w:date="2026-07-08T10:11:00Z">
        <w:r w:rsidR="00761157" w:rsidRPr="00761157" w:rsidDel="00A83730">
          <w:t xml:space="preserve"> </w:t>
        </w:r>
      </w:ins>
      <w:ins w:id="38" w:author="Sutton, Jolene (DFO/MPO)" w:date="2026-07-09T06:43:00Z" w16du:dateUtc="2026-07-09T09:43:00Z">
        <w:r w:rsidR="005E2FF0">
          <w:t>For example</w:t>
        </w:r>
      </w:ins>
      <w:del w:id="39" w:author="Landry, Lysandre (DFO/MPO)" w:date="2026-07-08T10:04:00Z" w16du:dateUtc="2026-07-08T13:04:00Z">
        <w:r>
          <w:delText>Atlantic cod (</w:delText>
        </w:r>
        <w:r>
          <w:rPr>
            <w:i/>
          </w:rPr>
          <w:delText>Gadus morhua</w:delText>
        </w:r>
        <w:r>
          <w:delText xml:space="preserve">) collapsed in the early 1990s and has continued to decline despite </w:delText>
        </w:r>
      </w:del>
      <w:del w:id="40" w:author="Landry, Lysandre (DFO/MPO)" w:date="2026-07-08T09:28:00Z" w16du:dateUtc="2026-07-08T12:28:00Z">
        <w:r>
          <w:delText>negligible fishing</w:delText>
        </w:r>
      </w:del>
      <w:del w:id="41" w:author="Landry, Lysandre (DFO/MPO)" w:date="2026-07-08T10:04:00Z" w16du:dateUtc="2026-07-08T13:04:00Z">
        <w:r w:rsidDel="00A83730">
          <w:delText xml:space="preserve"> since</w:delText>
        </w:r>
        <w:r w:rsidR="001252FD" w:rsidDel="00A83730">
          <w:delText xml:space="preserve"> </w:delText>
        </w:r>
      </w:del>
      <w:customXmlDelRangeStart w:id="42" w:author="Landry, Lysandre (DFO/MPO)" w:date="2026-07-08T10:04:00Z"/>
      <w:sdt>
        <w:sdtPr>
          <w:rPr>
            <w:color w:val="000000" w:themeColor="text1"/>
          </w:rPr>
          <w:tag w:val="MENDELEY_CITATION_v3_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"/>
          <w:id w:val="578260831"/>
          <w:placeholder>
            <w:docPart w:val="5187B409712D415D98CDBFCCBA1E6FAE"/>
          </w:placeholder>
        </w:sdtPr>
        <w:sdtContent>
          <w:customXmlDelRangeEnd w:id="42"/>
          <w:del w:id="43" w:author="Landry, Lysandre (DFO/MPO)" w:date="2026-07-08T10:04:00Z" w16du:dateUtc="2026-07-08T13:04:00Z">
            <w:r w:rsidR="0019197D" w:rsidRPr="1D27E883" w:rsidDel="00A83730">
              <w:rPr>
                <w:color w:val="000000" w:themeColor="text1"/>
              </w:rPr>
              <w:delText>(Swain and Chouinard, 2008)</w:delText>
            </w:r>
          </w:del>
          <w:customXmlDelRangeStart w:id="44" w:author="Landry, Lysandre (DFO/MPO)" w:date="2026-07-08T10:04:00Z"/>
        </w:sdtContent>
      </w:sdt>
      <w:customXmlDelRangeEnd w:id="44"/>
      <w:del w:id="45" w:author="Landry, Lysandre (DFO/MPO)" w:date="2026-07-08T10:04:00Z" w16du:dateUtc="2026-07-08T13:04:00Z">
        <w:r w:rsidR="009616F3" w:rsidDel="00A83730">
          <w:delText>.</w:delText>
        </w:r>
        <w:r w:rsidR="009616F3">
          <w:delText xml:space="preserve"> </w:delText>
        </w:r>
      </w:del>
      <w:ins w:id="46" w:author="Landry, Lysandre (DFO/MPO)" w:date="2026-07-08T10:12:00Z" w16du:dateUtc="2026-07-08T13:12:00Z">
        <w:r w:rsidR="006B5A2B">
          <w:t xml:space="preserve">, </w:t>
        </w:r>
        <w:del w:id="47" w:author="Sutton, Jolene (DFO/MPO)" w:date="2026-07-09T06:43:00Z" w16du:dateUtc="2026-07-09T09:43:00Z">
          <w:r w:rsidR="006B5A2B" w:rsidDel="005E2FF0">
            <w:delText>t</w:delText>
          </w:r>
        </w:del>
      </w:ins>
      <w:del w:id="48" w:author="Landry, Lysandre (DFO/MPO)" w:date="2026-07-08T10:12:00Z" w16du:dateUtc="2026-07-08T13:12:00Z">
        <w:r w:rsidR="009616F3">
          <w:delText>T</w:delText>
        </w:r>
      </w:del>
      <w:del w:id="49" w:author="Sutton, Jolene (DFO/MPO)" w:date="2026-07-09T06:43:00Z" w16du:dateUtc="2026-07-09T09:43:00Z">
        <w:r w:rsidR="009616F3" w:rsidDel="005E2FF0">
          <w:delText xml:space="preserve">he sGSL </w:delText>
        </w:r>
      </w:del>
      <w:r>
        <w:t>trawlable biomass fell sharply and</w:t>
      </w:r>
      <w:ins w:id="50" w:author="Sutton, Jolene (DFO/MPO)" w:date="2026-07-09T06:43:00Z" w16du:dateUtc="2026-07-09T09:43:00Z">
        <w:r w:rsidR="00426F3A">
          <w:t xml:space="preserve"> </w:t>
        </w:r>
      </w:ins>
      <w:del w:id="51" w:author="Landry, Lysandre (DFO/MPO)" w:date="2026-07-08T10:12:00Z" w16du:dateUtc="2026-07-08T13:12:00Z">
        <w:r>
          <w:delText xml:space="preserve">, unlike many depleted systems, </w:delText>
        </w:r>
      </w:del>
      <w:r>
        <w:t xml:space="preserve">did not recover over the </w:t>
      </w:r>
      <w:ins w:id="52" w:author="Sutton, Jolene (DFO/MPO)" w:date="2026-07-09T06:43:00Z" w16du:dateUtc="2026-07-09T09:43:00Z">
        <w:r w:rsidR="005E2FF0">
          <w:t>three deca</w:t>
        </w:r>
      </w:ins>
      <w:ins w:id="53" w:author="Sutton, Jolene (DFO/MPO)" w:date="2026-07-09T06:44:00Z" w16du:dateUtc="2026-07-09T09:44:00Z">
        <w:r w:rsidR="005E2FF0">
          <w:t xml:space="preserve">des </w:t>
        </w:r>
      </w:ins>
      <w:r>
        <w:t xml:space="preserve">following </w:t>
      </w:r>
      <w:del w:id="54" w:author="Sutton, Jolene (DFO/MPO)" w:date="2026-07-09T06:44:00Z" w16du:dateUtc="2026-07-09T09:44:00Z">
        <w:r w:rsidDel="005E2FF0">
          <w:delText>three decades</w:delText>
        </w:r>
      </w:del>
      <w:ins w:id="55" w:author="Sutton, Jolene (DFO/MPO)" w:date="2026-07-09T06:44:00Z" w16du:dateUtc="2026-07-09T09:44:00Z">
        <w:r w:rsidR="005E2FF0">
          <w:t>the survey’s inception</w:t>
        </w:r>
      </w:ins>
      <w:r>
        <w:t>, with little compensatory rise in small fish and invertebrates</w:t>
      </w:r>
      <w:r w:rsidR="001252FD">
        <w:t xml:space="preserve"> </w:t>
      </w:r>
      <w:sdt>
        <w:sdtPr>
          <w:rPr>
            <w:color w:val="000000" w:themeColor="text1"/>
          </w:rPr>
          <w:tag w:val="MENDELEY_CITATION_v3_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"/>
          <w:id w:val="-350576052"/>
          <w:placeholder>
            <w:docPart w:val="DefaultPlaceholder_-1854013440"/>
          </w:placeholder>
        </w:sdtPr>
        <w:sdtContent>
          <w:r w:rsidR="0019197D" w:rsidRPr="1D27E883">
            <w:rPr>
              <w:color w:val="000000" w:themeColor="text1"/>
            </w:rPr>
            <w:t>(Burbank et al., 2025)</w:t>
          </w:r>
        </w:sdtContent>
      </w:sdt>
      <w:r>
        <w:t xml:space="preserve">. </w:t>
      </w:r>
      <w:ins w:id="56" w:author="Sutton, Jolene (DFO/MPO)" w:date="2026-07-09T06:45:00Z" w16du:dateUtc="2026-07-09T09:45:00Z">
        <w:r w:rsidR="00F9765F">
          <w:t>S</w:t>
        </w:r>
      </w:ins>
      <w:ins w:id="57" w:author="Landry, Lysandre (DFO/MPO)" w:date="2026-07-08T09:57:00Z" w16du:dateUtc="2026-07-08T12:57:00Z">
        <w:del w:id="58" w:author="Sutton, Jolene (DFO/MPO)" w:date="2026-07-09T06:45:00Z" w16du:dateUtc="2026-07-09T09:45:00Z">
          <w:r w:rsidR="004A1E03" w:rsidDel="00F9765F">
            <w:delText>Thus,</w:delText>
          </w:r>
        </w:del>
        <w:del w:id="59" w:author="Sutton, Jolene (DFO/MPO)" w:date="2026-07-09T06:44:00Z" w16du:dateUtc="2026-07-09T09:44:00Z">
          <w:r w:rsidR="004A1E03" w:rsidDel="00F9765F">
            <w:delText xml:space="preserve"> s</w:delText>
          </w:r>
        </w:del>
      </w:ins>
      <w:del w:id="60" w:author="Landry, Lysandre (DFO/MPO)" w:date="2026-07-08T09:57:00Z" w16du:dateUtc="2026-07-08T12:57:00Z">
        <w:r>
          <w:delText>S</w:delText>
        </w:r>
      </w:del>
      <w:r>
        <w:t xml:space="preserve">everal </w:t>
      </w:r>
      <w:del w:id="61" w:author="Landry, Lysandre (DFO/MPO)" w:date="2026-07-08T10:04:00Z" w16du:dateUtc="2026-07-08T13:04:00Z">
        <w:r>
          <w:delText>other</w:delText>
        </w:r>
      </w:del>
      <w:r>
        <w:t xml:space="preserve"> large demersal fishes </w:t>
      </w:r>
      <w:del w:id="62" w:author="Landry, Lysandre (DFO/MPO)" w:date="2026-07-08T10:05:00Z" w16du:dateUtc="2026-07-08T13:05:00Z">
        <w:r>
          <w:delText xml:space="preserve">followed </w:delText>
        </w:r>
      </w:del>
      <w:ins w:id="63" w:author="Landry, Lysandre (DFO/MPO)" w:date="2026-07-08T10:05:00Z" w16du:dateUtc="2026-07-08T13:05:00Z">
        <w:r w:rsidR="00E05745">
          <w:t>col</w:t>
        </w:r>
        <w:r w:rsidR="00E62F74">
          <w:t>lapse</w:t>
        </w:r>
      </w:ins>
      <w:ins w:id="64" w:author="Sutton, Jolene (DFO/MPO)" w:date="2026-07-09T06:45:00Z" w16du:dateUtc="2026-07-09T09:45:00Z">
        <w:r w:rsidR="00F9765F">
          <w:t>d</w:t>
        </w:r>
      </w:ins>
      <w:ins w:id="65" w:author="Landry, Lysandre (DFO/MPO)" w:date="2026-07-08T10:05:00Z" w16du:dateUtc="2026-07-08T13:05:00Z">
        <w:r w:rsidR="00E05745">
          <w:t xml:space="preserve"> </w:t>
        </w:r>
      </w:ins>
      <w:r>
        <w:t xml:space="preserve">and have </w:t>
      </w:r>
      <w:del w:id="66" w:author="Landry, Lysandre (DFO/MPO)" w:date="2026-07-08T10:05:00Z" w16du:dateUtc="2026-07-08T13:05:00Z">
        <w:r>
          <w:delText xml:space="preserve">likewise </w:delText>
        </w:r>
      </w:del>
      <w:r>
        <w:t xml:space="preserve">failed to recover. </w:t>
      </w:r>
      <w:ins w:id="67" w:author="Landry, Lysandre (DFO/MPO)" w:date="2026-07-08T10:05:00Z">
        <w:r w:rsidR="0021131E" w:rsidRPr="0021131E">
          <w:t>Atlantic cod (</w:t>
        </w:r>
        <w:r w:rsidR="0021131E" w:rsidRPr="0021131E">
          <w:rPr>
            <w:i/>
          </w:rPr>
          <w:t>Gadus morhua</w:t>
        </w:r>
        <w:r w:rsidR="0021131E" w:rsidRPr="0021131E">
          <w:t>) collapsed in the early 1990s and has continued to decline despite fishing mortality remain</w:t>
        </w:r>
      </w:ins>
      <w:ins w:id="68" w:author="Sutton, Jolene (DFO/MPO)" w:date="2026-07-09T06:46:00Z" w16du:dateUtc="2026-07-09T09:46:00Z">
        <w:r w:rsidR="00D76C7F">
          <w:t>ing</w:t>
        </w:r>
      </w:ins>
      <w:ins w:id="69" w:author="Landry, Lysandre (DFO/MPO)" w:date="2026-07-08T10:05:00Z">
        <w:del w:id="70" w:author="Sutton, Jolene (DFO/MPO)" w:date="2026-07-09T06:46:00Z" w16du:dateUtc="2026-07-09T09:46:00Z">
          <w:r w:rsidR="0021131E" w:rsidRPr="0021131E" w:rsidDel="00D76C7F">
            <w:delText>s</w:delText>
          </w:r>
        </w:del>
        <w:r w:rsidR="0021131E" w:rsidRPr="0021131E">
          <w:t xml:space="preserve"> below</w:t>
        </w:r>
        <w:del w:id="71" w:author="Sutton, Jolene (DFO/MPO)" w:date="2026-07-09T06:46:00Z" w16du:dateUtc="2026-07-09T09:46:00Z">
          <w:r w:rsidR="0021131E" w:rsidRPr="0021131E" w:rsidDel="00D76C7F">
            <w:delText xml:space="preserve"> a</w:delText>
          </w:r>
        </w:del>
        <w:r w:rsidR="0021131E" w:rsidRPr="0021131E">
          <w:t xml:space="preserve"> sustainable thresholds</w:t>
        </w:r>
        <w:del w:id="72" w:author="Sutton, Jolene (DFO/MPO)" w:date="2026-07-09T06:48:00Z" w16du:dateUtc="2026-07-09T09:48:00Z">
          <w:r w:rsidR="0021131E" w:rsidRPr="0021131E" w:rsidDel="00B443BC">
            <w:delText xml:space="preserve"> (or minimal)</w:delText>
          </w:r>
        </w:del>
        <w:r w:rsidR="0021131E" w:rsidRPr="0021131E">
          <w:t xml:space="preserve"> </w:t>
        </w:r>
        <w:commentRangeStart w:id="73"/>
        <w:r w:rsidR="0021131E" w:rsidRPr="0021131E">
          <w:t xml:space="preserve">since </w:t>
        </w:r>
      </w:ins>
      <w:commentRangeEnd w:id="73"/>
      <w:r w:rsidR="00B443BC">
        <w:rPr>
          <w:rStyle w:val="Marquedecommentaire"/>
          <w:sz w:val="24"/>
          <w:szCs w:val="22"/>
        </w:rPr>
        <w:commentReference w:id="73"/>
      </w:r>
      <w:customXmlInsRangeStart w:id="74" w:author="Landry, Lysandre (DFO/MPO)" w:date="2026-07-08T10:05:00Z"/>
      <w:sdt>
        <w:sdtPr>
          <w:tag w:val="MENDELEY_CITATION_v3_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"/>
          <w:id w:val="-1461726878"/>
          <w:placeholder>
            <w:docPart w:val="CB76201DF0DC4E22B232248492A12487"/>
          </w:placeholder>
        </w:sdtPr>
        <w:sdtContent>
          <w:customXmlInsRangeEnd w:id="74"/>
          <w:ins w:id="75" w:author="Landry, Lysandre (DFO/MPO)" w:date="2026-07-08T10:05:00Z">
            <w:r w:rsidR="0021131E" w:rsidRPr="0021131E">
              <w:t>(Swain and Chouinard, 2008)</w:t>
            </w:r>
          </w:ins>
          <w:customXmlInsRangeStart w:id="76" w:author="Landry, Lysandre (DFO/MPO)" w:date="2026-07-08T10:05:00Z"/>
        </w:sdtContent>
      </w:sdt>
      <w:customXmlInsRangeEnd w:id="76"/>
      <w:ins w:id="77" w:author="Landry, Lysandre (DFO/MPO)" w:date="2026-07-08T10:05:00Z">
        <w:r w:rsidR="0021131E" w:rsidRPr="0021131E">
          <w:t xml:space="preserve">. </w:t>
        </w:r>
      </w:ins>
      <w:r>
        <w:t>White hake (</w:t>
      </w:r>
      <w:r>
        <w:rPr>
          <w:i/>
        </w:rPr>
        <w:t>Urophycis tenuis</w:t>
      </w:r>
      <w:r>
        <w:t>) collapsed and remains depleted after a sharp rise in adult natural mortality through the 1990s</w:t>
      </w:r>
      <w:r w:rsidR="001252FD">
        <w:t xml:space="preserve"> </w:t>
      </w:r>
      <w:sdt>
        <w:sdtPr>
          <w:rPr>
            <w:color w:val="000000" w:themeColor="text1"/>
          </w:rPr>
          <w:tag w:val="MENDELEY_CITATION_v3_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"/>
          <w:id w:val="1885597986"/>
          <w:placeholder>
            <w:docPart w:val="DefaultPlaceholder_-1854013440"/>
          </w:placeholder>
        </w:sdtPr>
        <w:sdtContent>
          <w:r w:rsidR="0019197D" w:rsidRPr="1D27E883">
            <w:rPr>
              <w:color w:val="000000" w:themeColor="text1"/>
            </w:rPr>
            <w:t>(COSEWIC, 2013)</w:t>
          </w:r>
        </w:sdtContent>
      </w:sdt>
      <w:r>
        <w:t>. American plaice (</w:t>
      </w:r>
      <w:r>
        <w:rPr>
          <w:i/>
        </w:rPr>
        <w:t>Hippoglossoides platessoides</w:t>
      </w:r>
      <w:r>
        <w:t xml:space="preserve">) declined from the mid-1980s and is now assessed as threatened </w:t>
      </w:r>
      <w:sdt>
        <w:sdtPr>
          <w:rPr>
            <w:color w:val="000000" w:themeColor="text1"/>
          </w:rPr>
          <w:tag w:val="MENDELEY_CITATION_v3_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"/>
          <w:id w:val="470100652"/>
          <w:placeholder>
            <w:docPart w:val="DefaultPlaceholder_-1854013440"/>
          </w:placeholder>
        </w:sdtPr>
        <w:sdtContent>
          <w:r w:rsidR="0019197D" w:rsidRPr="1D27E883">
            <w:rPr>
              <w:color w:val="000000" w:themeColor="text1"/>
            </w:rPr>
            <w:t>(COSEWIC, 2009)</w:t>
          </w:r>
        </w:sdtContent>
      </w:sdt>
      <w:r>
        <w:t xml:space="preserve">. The two dominant skates declined steeply: </w:t>
      </w:r>
      <w:r>
        <w:lastRenderedPageBreak/>
        <w:t>thorny skate (</w:t>
      </w:r>
      <w:r>
        <w:rPr>
          <w:i/>
        </w:rPr>
        <w:t>Amblyraja radiata</w:t>
      </w:r>
      <w:r>
        <w:t>) by roughly 95% in adult abundance since 1971, and winter skate (</w:t>
      </w:r>
      <w:r>
        <w:rPr>
          <w:i/>
        </w:rPr>
        <w:t>Leucoraja ocellata</w:t>
      </w:r>
      <w:r>
        <w:t xml:space="preserve">) by about 98% since 1980, </w:t>
      </w:r>
      <w:ins w:id="78" w:author="Sutton, Jolene (DFO/MPO)" w:date="2026-07-09T06:49:00Z" w16du:dateUtc="2026-07-09T09:49:00Z">
        <w:r w:rsidR="00472C8E">
          <w:t xml:space="preserve">with </w:t>
        </w:r>
      </w:ins>
      <w:r>
        <w:t xml:space="preserve">the latter now near extirpation through elevated adult mortality </w:t>
      </w:r>
      <w:sdt>
        <w:sdtPr>
          <w:rPr>
            <w:color w:val="000000" w:themeColor="text1"/>
          </w:rPr>
          <w:tag w:val="MENDELEY_CITATION_v3_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"/>
          <w:id w:val="1904415219"/>
          <w:placeholder>
            <w:docPart w:val="DefaultPlaceholder_-1854013440"/>
          </w:placeholder>
        </w:sdtPr>
        <w:sdtContent>
          <w:r w:rsidR="0019197D" w:rsidRPr="1D27E883">
            <w:rPr>
              <w:color w:val="000000" w:themeColor="text1"/>
            </w:rPr>
            <w:t>(Swain et al., 2013, 2009, 2005)</w:t>
          </w:r>
        </w:sdtContent>
      </w:sdt>
      <w:r>
        <w:t xml:space="preserve">. </w:t>
      </w:r>
      <w:ins w:id="79" w:author="Landry, Lysandre (DFO/MPO)" w:date="2026-07-08T09:58:00Z" w16du:dateUtc="2026-07-08T12:58:00Z">
        <w:r w:rsidR="000F2EB1">
          <w:t>However, i</w:t>
        </w:r>
      </w:ins>
      <w:del w:id="80" w:author="Landry, Lysandre (DFO/MPO)" w:date="2026-07-08T09:58:00Z" w16du:dateUtc="2026-07-08T12:58:00Z">
        <w:r>
          <w:delText>I</w:delText>
        </w:r>
      </w:del>
      <w:r>
        <w:t>n the deeper Gulf, redfish (</w:t>
      </w:r>
      <w:r>
        <w:rPr>
          <w:i/>
        </w:rPr>
        <w:t>Sebastes mentella</w:t>
      </w:r>
      <w:r>
        <w:t xml:space="preserve"> and </w:t>
      </w:r>
      <w:r>
        <w:rPr>
          <w:i/>
        </w:rPr>
        <w:t>S. fasciatus</w:t>
      </w:r>
      <w:r>
        <w:t>) resurged over the past decade on exceptional 2011-2013 year classes</w:t>
      </w:r>
      <w:r w:rsidR="001252FD">
        <w:t xml:space="preserve"> </w:t>
      </w:r>
      <w:sdt>
        <w:sdtPr>
          <w:rPr>
            <w:color w:val="000000" w:themeColor="text1"/>
          </w:rPr>
          <w:tag w:val="MENDELEY_CITATION_v3_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"/>
          <w:id w:val="1072616515"/>
          <w:placeholder>
            <w:docPart w:val="DefaultPlaceholder_-1854013440"/>
          </w:placeholder>
        </w:sdtPr>
        <w:sdtContent>
          <w:r w:rsidR="0019197D" w:rsidRPr="1D27E883">
            <w:rPr>
              <w:color w:val="000000" w:themeColor="text1"/>
            </w:rPr>
            <w:t>(Senay et al., 2021)</w:t>
          </w:r>
        </w:sdtContent>
      </w:sdt>
      <w:r>
        <w:t>.</w:t>
      </w:r>
      <w:del w:id="81" w:author="McDermid, Jenni (she, her / elle, la) (DFO/MPO)" w:date="2026-07-08T15:12:00Z" w16du:dateUtc="2026-07-08T18:12:00Z">
        <w:r w:rsidDel="00050091">
          <w:delText xml:space="preserve"> </w:delText>
        </w:r>
      </w:del>
      <w:commentRangeStart w:id="82"/>
      <w:commentRangeStart w:id="83"/>
      <w:ins w:id="84" w:author="Landry, Lysandre (DFO/MPO)" w:date="2026-07-08T09:59:00Z" w16du:dateUtc="2026-07-08T12:59:00Z">
        <w:del w:id="85" w:author="McDermid, Jenni (she, her / elle, la) (DFO/MPO)" w:date="2026-07-08T15:12:00Z" w16du:dateUtc="2026-07-08T18:12:00Z">
          <w:r w:rsidR="008B3BEA" w:rsidRPr="002131BF" w:rsidDel="00050091">
            <w:rPr>
              <w:highlight w:val="cyan"/>
              <w:rPrChange w:id="86" w:author="Landry, Lysandre (DFO/MPO)" w:date="2026-07-08T10:02:00Z" w16du:dateUtc="2026-07-08T13:02:00Z">
                <w:rPr/>
              </w:rPrChange>
            </w:rPr>
            <w:delText>Unfortunatly</w:delText>
          </w:r>
        </w:del>
      </w:ins>
      <w:commentRangeEnd w:id="82"/>
      <w:del w:id="87" w:author="McDermid, Jenni (she, her / elle, la) (DFO/MPO)" w:date="2026-07-08T15:12:00Z" w16du:dateUtc="2026-07-08T18:12:00Z">
        <w:r w:rsidR="00AF6D44" w:rsidRPr="002131BF" w:rsidDel="00050091">
          <w:rPr>
            <w:rStyle w:val="Marquedecommentaire"/>
            <w:sz w:val="24"/>
            <w:szCs w:val="22"/>
            <w:highlight w:val="cyan"/>
            <w:rPrChange w:id="88" w:author="Landry, Lysandre (DFO/MPO)" w:date="2026-07-08T10:02:00Z" w16du:dateUtc="2026-07-08T13:02:00Z">
              <w:rPr>
                <w:rStyle w:val="Marquedecommentaire"/>
                <w:sz w:val="24"/>
                <w:szCs w:val="22"/>
              </w:rPr>
            </w:rPrChange>
          </w:rPr>
          <w:commentReference w:id="82"/>
        </w:r>
      </w:del>
      <w:commentRangeEnd w:id="83"/>
      <w:r w:rsidR="00A84B8A" w:rsidRPr="002131BF">
        <w:rPr>
          <w:rStyle w:val="Marquedecommentaire"/>
          <w:sz w:val="24"/>
          <w:szCs w:val="22"/>
          <w:highlight w:val="cyan"/>
          <w:rPrChange w:id="89" w:author="Landry, Lysandre (DFO/MPO)" w:date="2026-07-08T10:02:00Z" w16du:dateUtc="2026-07-08T13:02:00Z">
            <w:rPr>
              <w:rStyle w:val="Marquedecommentaire"/>
              <w:sz w:val="24"/>
              <w:szCs w:val="22"/>
            </w:rPr>
          </w:rPrChange>
        </w:rPr>
        <w:commentReference w:id="83"/>
      </w:r>
      <w:ins w:id="90" w:author="Landry, Lysandre (DFO/MPO)" w:date="2026-07-08T09:59:00Z" w16du:dateUtc="2026-07-08T12:59:00Z">
        <w:r w:rsidR="008B3BEA" w:rsidRPr="002131BF">
          <w:rPr>
            <w:highlight w:val="cyan"/>
            <w:rPrChange w:id="91" w:author="Landry, Lysandre (DFO/MPO)" w:date="2026-07-08T10:02:00Z" w16du:dateUtc="2026-07-08T13:02:00Z">
              <w:rPr/>
            </w:rPrChange>
          </w:rPr>
          <w:t xml:space="preserve">, </w:t>
        </w:r>
      </w:ins>
      <w:ins w:id="92" w:author="Landry, Lysandre (DFO/MPO)" w:date="2026-07-08T10:00:00Z" w16du:dateUtc="2026-07-08T13:00:00Z">
        <w:r w:rsidR="008B3BEA" w:rsidRPr="002131BF">
          <w:rPr>
            <w:highlight w:val="cyan"/>
            <w:rPrChange w:id="93" w:author="Landry, Lysandre (DFO/MPO)" w:date="2026-07-08T10:02:00Z" w16du:dateUtc="2026-07-08T13:02:00Z">
              <w:rPr/>
            </w:rPrChange>
          </w:rPr>
          <w:t>t</w:t>
        </w:r>
      </w:ins>
      <w:del w:id="94" w:author="Landry, Lysandre (DFO/MPO)" w:date="2026-07-08T10:00:00Z" w16du:dateUtc="2026-07-08T13:00:00Z">
        <w:r w:rsidRPr="002131BF">
          <w:rPr>
            <w:highlight w:val="cyan"/>
            <w:rPrChange w:id="95" w:author="Landry, Lysandre (DFO/MPO)" w:date="2026-07-08T10:02:00Z" w16du:dateUtc="2026-07-08T13:02:00Z">
              <w:rPr/>
            </w:rPrChange>
          </w:rPr>
          <w:delText>T</w:delText>
        </w:r>
      </w:del>
      <w:r w:rsidRPr="002131BF">
        <w:rPr>
          <w:highlight w:val="cyan"/>
          <w:rPrChange w:id="96" w:author="Landry, Lysandre (DFO/MPO)" w:date="2026-07-08T10:02:00Z" w16du:dateUtc="2026-07-08T13:02:00Z">
            <w:rPr/>
          </w:rPrChange>
        </w:rPr>
        <w:t xml:space="preserve">he reopened </w:t>
      </w:r>
      <w:ins w:id="97" w:author="Landry, Lysandre (DFO/MPO)" w:date="2026-07-08T10:00:00Z" w16du:dateUtc="2026-07-08T13:00:00Z">
        <w:r w:rsidR="00561DD7" w:rsidRPr="002131BF">
          <w:rPr>
            <w:highlight w:val="cyan"/>
            <w:rPrChange w:id="98" w:author="Landry, Lysandre (DFO/MPO)" w:date="2026-07-08T10:02:00Z" w16du:dateUtc="2026-07-08T13:02:00Z">
              <w:rPr/>
            </w:rPrChange>
          </w:rPr>
          <w:t>redfish</w:t>
        </w:r>
        <w:r w:rsidRPr="002131BF">
          <w:rPr>
            <w:highlight w:val="cyan"/>
            <w:rPrChange w:id="99" w:author="Landry, Lysandre (DFO/MPO)" w:date="2026-07-08T10:02:00Z" w16du:dateUtc="2026-07-08T13:02:00Z">
              <w:rPr/>
            </w:rPrChange>
          </w:rPr>
          <w:t xml:space="preserve"> </w:t>
        </w:r>
      </w:ins>
      <w:r w:rsidRPr="002131BF">
        <w:rPr>
          <w:highlight w:val="cyan"/>
          <w:rPrChange w:id="100" w:author="Landry, Lysandre (DFO/MPO)" w:date="2026-07-08T10:02:00Z" w16du:dateUtc="2026-07-08T13:02:00Z">
            <w:rPr/>
          </w:rPrChange>
        </w:rPr>
        <w:t>Unit 1 fishery</w:t>
      </w:r>
      <w:r w:rsidR="00025F26" w:rsidRPr="002131BF">
        <w:rPr>
          <w:highlight w:val="cyan"/>
          <w:rPrChange w:id="101" w:author="Landry, Lysandre (DFO/MPO)" w:date="2026-07-08T10:02:00Z" w16du:dateUtc="2026-07-08T13:02:00Z">
            <w:rPr/>
          </w:rPrChange>
        </w:rPr>
        <w:t xml:space="preserve"> </w:t>
      </w:r>
      <w:sdt>
        <w:sdtPr>
          <w:rPr>
            <w:color w:val="000000" w:themeColor="text1"/>
            <w:highlight w:val="cyan"/>
          </w:rPr>
          <w:tag w:val="MENDELEY_CITATION_v3_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"/>
          <w:id w:val="1147785859"/>
          <w:placeholder>
            <w:docPart w:val="DefaultPlaceholder_-1854013440"/>
          </w:placeholder>
        </w:sdtPr>
        <w:sdtContent>
          <w:r w:rsidR="0019197D" w:rsidRPr="1D27E883">
            <w:rPr>
              <w:color w:val="000000" w:themeColor="text1"/>
              <w:highlight w:val="cyan"/>
              <w:rPrChange w:id="102" w:author="Landry, Lysandre (DFO/MPO)" w:date="2026-07-08T10:02:00Z" w16du:dateUtc="2026-07-08T13:02:00Z">
                <w:rPr>
                  <w:color w:val="000000"/>
                </w:rPr>
              </w:rPrChange>
            </w:rPr>
            <w:t>(DFO, 2024)</w:t>
          </w:r>
          <w:ins w:id="103" w:author="Landry, Lysandre (DFO/MPO)" w:date="2026-07-08T10:01:00Z" w16du:dateUtc="2026-07-08T13:01:00Z">
            <w:r w:rsidR="009C2449" w:rsidRPr="1D27E883">
              <w:rPr>
                <w:color w:val="000000" w:themeColor="text1"/>
                <w:highlight w:val="cyan"/>
                <w:rPrChange w:id="104" w:author="Landry, Lysandre (DFO/MPO)" w:date="2026-07-08T10:02:00Z" w16du:dateUtc="2026-07-08T13:02:00Z">
                  <w:rPr>
                    <w:color w:val="000000"/>
                  </w:rPr>
                </w:rPrChange>
              </w:rPr>
              <w:t>,</w:t>
            </w:r>
          </w:ins>
        </w:sdtContent>
      </w:sdt>
      <w:r w:rsidRPr="002131BF">
        <w:rPr>
          <w:highlight w:val="cyan"/>
          <w:rPrChange w:id="105" w:author="Landry, Lysandre (DFO/MPO)" w:date="2026-07-08T10:02:00Z" w16du:dateUtc="2026-07-08T13:02:00Z">
            <w:rPr/>
          </w:rPrChange>
        </w:rPr>
        <w:t xml:space="preserve"> </w:t>
      </w:r>
      <w:ins w:id="106" w:author="Landry, Lysandre (DFO/MPO)" w:date="2026-07-08T10:00:00Z" w16du:dateUtc="2026-07-08T13:00:00Z">
        <w:r w:rsidR="0083282D" w:rsidRPr="002131BF">
          <w:rPr>
            <w:highlight w:val="cyan"/>
            <w:rPrChange w:id="107" w:author="Landry, Lysandre (DFO/MPO)" w:date="2026-07-08T10:02:00Z" w16du:dateUtc="2026-07-08T13:02:00Z">
              <w:rPr/>
            </w:rPrChange>
          </w:rPr>
          <w:t xml:space="preserve">that </w:t>
        </w:r>
      </w:ins>
      <w:r w:rsidRPr="002131BF">
        <w:rPr>
          <w:highlight w:val="cyan"/>
          <w:rPrChange w:id="108" w:author="Landry, Lysandre (DFO/MPO)" w:date="2026-07-08T10:02:00Z" w16du:dateUtc="2026-07-08T13:02:00Z">
            <w:rPr/>
          </w:rPrChange>
        </w:rPr>
        <w:t>overlap</w:t>
      </w:r>
      <w:ins w:id="109" w:author="Sutton, Jolene (DFO/MPO)" w:date="2026-07-09T06:51:00Z" w16du:dateUtc="2026-07-09T09:51:00Z">
        <w:r w:rsidR="003C5272">
          <w:rPr>
            <w:highlight w:val="cyan"/>
          </w:rPr>
          <w:t>s the sGSL</w:t>
        </w:r>
      </w:ins>
      <w:ins w:id="110" w:author="Landry, Lysandre (DFO/MPO)" w:date="2026-07-08T10:00:00Z" w16du:dateUtc="2026-07-08T13:00:00Z">
        <w:r w:rsidR="0083282D" w:rsidRPr="002131BF">
          <w:rPr>
            <w:highlight w:val="cyan"/>
            <w:rPrChange w:id="111" w:author="Landry, Lysandre (DFO/MPO)" w:date="2026-07-08T10:02:00Z" w16du:dateUtc="2026-07-08T13:02:00Z">
              <w:rPr/>
            </w:rPrChange>
          </w:rPr>
          <w:t xml:space="preserve"> in</w:t>
        </w:r>
      </w:ins>
      <w:del w:id="112" w:author="Landry, Lysandre (DFO/MPO)" w:date="2026-07-08T10:00:00Z" w16du:dateUtc="2026-07-08T13:00:00Z">
        <w:r w:rsidRPr="002131BF" w:rsidDel="0083282D">
          <w:rPr>
            <w:highlight w:val="cyan"/>
            <w:rPrChange w:id="113" w:author="Landry, Lysandre (DFO/MPO)" w:date="2026-07-08T10:02:00Z" w16du:dateUtc="2026-07-08T13:02:00Z">
              <w:rPr/>
            </w:rPrChange>
          </w:rPr>
          <w:delText>s</w:delText>
        </w:r>
      </w:del>
      <w:r w:rsidR="00EF465E" w:rsidRPr="002131BF">
        <w:rPr>
          <w:highlight w:val="cyan"/>
          <w:rPrChange w:id="114" w:author="Landry, Lysandre (DFO/MPO)" w:date="2026-07-08T10:02:00Z" w16du:dateUtc="2026-07-08T13:02:00Z">
            <w:rPr/>
          </w:rPrChange>
        </w:rPr>
        <w:t xml:space="preserve"> the Northwest Atlantic Fisheries Organization (NAFO)</w:t>
      </w:r>
      <w:r w:rsidRPr="002131BF">
        <w:rPr>
          <w:highlight w:val="cyan"/>
          <w:rPrChange w:id="115" w:author="Landry, Lysandre (DFO/MPO)" w:date="2026-07-08T10:02:00Z" w16du:dateUtc="2026-07-08T13:02:00Z">
            <w:rPr/>
          </w:rPrChange>
        </w:rPr>
        <w:t xml:space="preserve"> Div</w:t>
      </w:r>
      <w:r w:rsidR="00EF465E" w:rsidRPr="002131BF">
        <w:rPr>
          <w:highlight w:val="cyan"/>
          <w:rPrChange w:id="116" w:author="Landry, Lysandre (DFO/MPO)" w:date="2026-07-08T10:02:00Z" w16du:dateUtc="2026-07-08T13:02:00Z">
            <w:rPr/>
          </w:rPrChange>
        </w:rPr>
        <w:t>ision</w:t>
      </w:r>
      <w:r w:rsidRPr="002131BF">
        <w:rPr>
          <w:highlight w:val="cyan"/>
          <w:rPrChange w:id="117" w:author="Landry, Lysandre (DFO/MPO)" w:date="2026-07-08T10:02:00Z" w16du:dateUtc="2026-07-08T13:02:00Z">
            <w:rPr/>
          </w:rPrChange>
        </w:rPr>
        <w:t xml:space="preserve"> 4T</w:t>
      </w:r>
      <w:ins w:id="118" w:author="Landry, Lysandre (DFO/MPO)" w:date="2026-07-08T10:01:00Z" w16du:dateUtc="2026-07-08T13:01:00Z">
        <w:r w:rsidR="009C2449" w:rsidRPr="002131BF">
          <w:rPr>
            <w:highlight w:val="cyan"/>
            <w:rPrChange w:id="119" w:author="Landry, Lysandre (DFO/MPO)" w:date="2026-07-08T10:02:00Z" w16du:dateUtc="2026-07-08T13:02:00Z">
              <w:rPr/>
            </w:rPrChange>
          </w:rPr>
          <w:t>,</w:t>
        </w:r>
      </w:ins>
      <w:del w:id="120" w:author="Landry, Lysandre (DFO/MPO)" w:date="2026-07-08T10:01:00Z" w16du:dateUtc="2026-07-08T13:01:00Z">
        <w:r w:rsidRPr="002131BF">
          <w:rPr>
            <w:highlight w:val="cyan"/>
            <w:rPrChange w:id="121" w:author="Landry, Lysandre (DFO/MPO)" w:date="2026-07-08T10:02:00Z" w16du:dateUtc="2026-07-08T13:02:00Z">
              <w:rPr/>
            </w:rPrChange>
          </w:rPr>
          <w:delText xml:space="preserve"> and</w:delText>
        </w:r>
      </w:del>
      <w:r w:rsidRPr="002131BF">
        <w:rPr>
          <w:highlight w:val="cyan"/>
          <w:rPrChange w:id="122" w:author="Landry, Lysandre (DFO/MPO)" w:date="2026-07-08T10:02:00Z" w16du:dateUtc="2026-07-08T13:02:00Z">
            <w:rPr/>
          </w:rPrChange>
        </w:rPr>
        <w:t xml:space="preserve"> adds fishing mortality to an already-depleted white hake stock </w:t>
      </w:r>
      <w:sdt>
        <w:sdtPr>
          <w:rPr>
            <w:color w:val="000000" w:themeColor="text1"/>
            <w:highlight w:val="cyan"/>
          </w:rPr>
          <w:tag w:val="MENDELEY_CITATION_v3_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"/>
          <w:id w:val="1521436641"/>
          <w:placeholder>
            <w:docPart w:val="DefaultPlaceholder_-1854013440"/>
          </w:placeholder>
        </w:sdtPr>
        <w:sdtContent>
          <w:r w:rsidR="0019197D" w:rsidRPr="1D27E883">
            <w:rPr>
              <w:color w:val="000000" w:themeColor="text1"/>
              <w:highlight w:val="cyan"/>
              <w:rPrChange w:id="123" w:author="Landry, Lysandre (DFO/MPO)" w:date="2026-07-08T10:02:00Z" w16du:dateUtc="2026-07-08T13:02:00Z">
                <w:rPr>
                  <w:color w:val="000000"/>
                </w:rPr>
              </w:rPrChange>
            </w:rPr>
            <w:t>(Rolland et al., 2022)</w:t>
          </w:r>
        </w:sdtContent>
      </w:sdt>
      <w:r w:rsidRPr="002131BF">
        <w:rPr>
          <w:highlight w:val="cyan"/>
          <w:rPrChange w:id="124" w:author="Landry, Lysandre (DFO/MPO)" w:date="2026-07-08T10:02:00Z" w16du:dateUtc="2026-07-08T13:02:00Z">
            <w:rPr/>
          </w:rPrChange>
        </w:rPr>
        <w:t>.</w:t>
      </w:r>
      <w:del w:id="125" w:author="Landry, Lysandre (DFO/MPO)" w:date="2026-07-08T10:10:00Z" w16du:dateUtc="2026-07-08T13:10:00Z">
        <w:r>
          <w:delText xml:space="preserve"> </w:delText>
        </w:r>
        <w:commentRangeStart w:id="126"/>
        <w:r>
          <w:delText>The physical setting shifted too, toward warmer bottom waters, a shorter ice season, and warm-water copepods</w:delText>
        </w:r>
        <w:r w:rsidR="00EF465E">
          <w:delText xml:space="preserve"> </w:delText>
        </w:r>
      </w:del>
      <w:customXmlDelRangeStart w:id="127" w:author="Landry, Lysandre (DFO/MPO)" w:date="2026-07-08T10:10:00Z"/>
      <w:sdt>
        <w:sdtPr>
          <w:rPr>
            <w:color w:val="000000" w:themeColor="text1"/>
          </w:rPr>
          <w:tag w:val="MENDELEY_CITATION_v3_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"/>
          <w:id w:val="-173347031"/>
          <w:placeholder>
            <w:docPart w:val="DefaultPlaceholder_-1854013440"/>
          </w:placeholder>
        </w:sdtPr>
        <w:sdtContent>
          <w:customXmlDelRangeEnd w:id="127"/>
          <w:del w:id="128" w:author="Landry, Lysandre (DFO/MPO)" w:date="2026-07-08T10:10:00Z" w16du:dateUtc="2026-07-08T13:10:00Z">
            <w:r w:rsidR="0019197D" w:rsidRPr="1D27E883">
              <w:rPr>
                <w:color w:val="000000" w:themeColor="text1"/>
              </w:rPr>
              <w:delText>(Blais et al., 2021; Galbraith et al., 2021)</w:delText>
            </w:r>
          </w:del>
          <w:customXmlDelRangeStart w:id="129" w:author="Landry, Lysandre (DFO/MPO)" w:date="2026-07-08T10:10:00Z"/>
        </w:sdtContent>
      </w:sdt>
      <w:customXmlDelRangeEnd w:id="129"/>
      <w:r>
        <w:t>.</w:t>
      </w:r>
      <w:commentRangeEnd w:id="126"/>
      <w:r w:rsidR="0047694F">
        <w:rPr>
          <w:rStyle w:val="Marquedecommentaire"/>
          <w:sz w:val="24"/>
          <w:szCs w:val="22"/>
        </w:rPr>
        <w:commentReference w:id="126"/>
      </w:r>
      <w:commentRangeEnd w:id="27"/>
      <w:r>
        <w:rPr>
          <w:rStyle w:val="Marquedecommentaire"/>
          <w:sz w:val="24"/>
          <w:szCs w:val="22"/>
        </w:rPr>
        <w:commentReference w:id="27"/>
      </w:r>
    </w:p>
    <w:p w14:paraId="1BC13AC8" w14:textId="0921BADB" w:rsidR="00C14602" w:rsidRDefault="00055F57" w:rsidP="00C14602">
      <w:pPr>
        <w:jc w:val="both"/>
        <w:rPr>
          <w:ins w:id="130" w:author="Turcotte, François (DFO/MPO)" w:date="2026-07-09T16:16:00Z" w16du:dateUtc="2026-07-09T16:16:27Z"/>
        </w:rPr>
      </w:pPr>
      <w:commentRangeStart w:id="131"/>
      <w:ins w:id="132" w:author="McDermid, Jenni (she, her / elle, la) (DFO/MPO)" w:date="2026-07-08T14:48:00Z">
        <w:r w:rsidRPr="00055F57">
          <w:t xml:space="preserve">Community indicators </w:t>
        </w:r>
      </w:ins>
      <w:ins w:id="133" w:author="Sutton, Jolene (DFO/MPO)" w:date="2026-07-09T06:52:00Z" w16du:dateUtc="2026-07-09T09:52:00Z">
        <w:r w:rsidR="006347C3">
          <w:t xml:space="preserve">also </w:t>
        </w:r>
      </w:ins>
      <w:ins w:id="134" w:author="McDermid, Jenni (she, her / elle, la) (DFO/MPO)" w:date="2026-07-08T14:48:00Z">
        <w:r w:rsidRPr="00055F57">
          <w:t xml:space="preserve">show that the sGSL has changed, and roughly by how much </w:t>
        </w:r>
      </w:ins>
      <w:ins w:id="135" w:author="McDermid, Jenni (she, her / elle, la) (DFO/MPO)" w:date="2026-07-08T14:48:00Z" w16du:dateUtc="2026-07-08T17:48:00Z">
        <w:r>
          <w:t>(</w:t>
        </w:r>
        <w:commentRangeStart w:id="136"/>
        <w:r>
          <w:t>Beno</w:t>
        </w:r>
        <w:r w:rsidRPr="00055F57">
          <w:rPr>
            <w:rPrChange w:id="137" w:author="McDermid, Jenni (she, her / elle, la) (DFO/MPO)" w:date="2026-07-08T14:48:00Z" w16du:dateUtc="2026-07-08T17:48:00Z">
              <w:rPr>
                <w:lang w:val="fr-CA"/>
              </w:rPr>
            </w:rPrChange>
          </w:rPr>
          <w:t>ît</w:t>
        </w:r>
        <w:r>
          <w:t xml:space="preserve"> et al. 2026</w:t>
        </w:r>
        <w:commentRangeEnd w:id="136"/>
        <w:r>
          <w:rPr>
            <w:rStyle w:val="Marquedecommentaire"/>
            <w:sz w:val="24"/>
            <w:szCs w:val="22"/>
          </w:rPr>
          <w:commentReference w:id="136"/>
        </w:r>
        <w:r>
          <w:t xml:space="preserve">). </w:t>
        </w:r>
      </w:ins>
      <w:ins w:id="138" w:author="Sutton, Jolene (DFO/MPO)" w:date="2026-07-09T07:26:00Z" w16du:dateUtc="2026-07-09T10:26:00Z">
        <w:r w:rsidR="006419FA" w:rsidRPr="006419FA">
          <w:t xml:space="preserve">Temperatures have increased throughout the water column, while sea ice volume has decreased. These and other environmental changes have been met with ecosystem-level responses. For example, zooplankton diversity has shifted from large, lipid-rick copepods to smaller taxa, leading to a decline in overall zooplankton biomass, and declines in size and condition occur </w:t>
        </w:r>
      </w:ins>
      <w:ins w:id="139" w:author="Sutton, Jolene (DFO/MPO)" w:date="2026-07-09T07:31:00Z" w16du:dateUtc="2026-07-09T10:31:00Z">
        <w:r w:rsidR="00867AA1">
          <w:t xml:space="preserve">in </w:t>
        </w:r>
      </w:ins>
      <w:ins w:id="140" w:author="Sutton, Jolene (DFO/MPO)" w:date="2026-07-09T07:26:00Z" w16du:dateUtc="2026-07-09T10:26:00Z">
        <w:r w:rsidR="006419FA" w:rsidRPr="006419FA">
          <w:t>many demersal taxa.</w:t>
        </w:r>
        <w:r w:rsidR="00325FE1">
          <w:t xml:space="preserve"> </w:t>
        </w:r>
      </w:ins>
      <w:ins w:id="141" w:author="Sutton, Jolene (DFO/MPO)" w:date="2026-07-09T06:54:00Z" w16du:dateUtc="2026-07-09T09:54:00Z">
        <w:r w:rsidR="006E10FD">
          <w:t xml:space="preserve">As part of </w:t>
        </w:r>
      </w:ins>
      <w:ins w:id="142" w:author="Sutton, Jolene (DFO/MPO)" w:date="2026-07-09T07:27:00Z" w16du:dateUtc="2026-07-09T10:27:00Z">
        <w:r w:rsidR="00325FE1">
          <w:t xml:space="preserve">these </w:t>
        </w:r>
      </w:ins>
      <w:ins w:id="143" w:author="Sutton, Jolene (DFO/MPO)" w:date="2026-07-09T06:54:00Z" w16du:dateUtc="2026-07-09T09:54:00Z">
        <w:r w:rsidR="006E10FD">
          <w:t xml:space="preserve">broader ecosystem studies, </w:t>
        </w:r>
      </w:ins>
      <w:commentRangeEnd w:id="131"/>
      <w:r>
        <w:rPr>
          <w:rStyle w:val="Marquedecommentaire"/>
          <w:sz w:val="24"/>
          <w:szCs w:val="22"/>
        </w:rPr>
        <w:commentReference w:id="131"/>
      </w:r>
    </w:p>
    <w:p w14:paraId="012FAED3" w14:textId="565A8D8A" w:rsidR="00C14602" w:rsidRDefault="00C14602" w:rsidP="00C14602">
      <w:pPr>
        <w:jc w:val="both"/>
        <w:rPr>
          <w:ins w:id="144" w:author="Turcotte, François (DFO/MPO)" w:date="2026-07-09T16:16:00Z" w16du:dateUtc="2026-07-09T16:16:28Z"/>
        </w:rPr>
      </w:pPr>
    </w:p>
    <w:p w14:paraId="63371B90" w14:textId="04269DAD" w:rsidR="00C14602" w:rsidRDefault="006E10FD" w:rsidP="00C14602">
      <w:pPr>
        <w:jc w:val="both"/>
        <w:rPr>
          <w:ins w:id="145" w:author="Turcotte, François (DFO/MPO)" w:date="2026-07-09T16:18:00Z" w16du:dateUtc="2026-07-09T16:18:54Z"/>
        </w:rPr>
      </w:pPr>
      <w:commentRangeStart w:id="146"/>
      <w:ins w:id="147" w:author="Sutton, Jolene (DFO/MPO)" w:date="2026-07-09T06:54:00Z" w16du:dateUtc="2026-07-09T09:54:00Z">
        <w:r>
          <w:t>s</w:t>
        </w:r>
      </w:ins>
      <w:ins w:id="148" w:author="McDermid, Jenni (she, her / elle, la) (DFO/MPO)" w:date="2026-07-08T14:28:00Z">
        <w:del w:id="149" w:author="Sutton, Jolene (DFO/MPO)" w:date="2026-07-09T06:54:00Z" w16du:dateUtc="2026-07-09T09:54:00Z">
          <w:r w:rsidR="00040D93" w:rsidRPr="00040D93" w:rsidDel="006E10FD">
            <w:delText>S</w:delText>
          </w:r>
        </w:del>
        <w:r w:rsidR="00040D93" w:rsidRPr="00040D93">
          <w:t>tomach</w:t>
        </w:r>
      </w:ins>
      <w:ins w:id="150" w:author="McDermid, Jenni (she, her / elle, la) (DFO/MPO)" w:date="2026-07-08T14:48:00Z" w16du:dateUtc="2026-07-08T17:48:00Z">
        <w:r w:rsidR="00055F57">
          <w:t>s</w:t>
        </w:r>
      </w:ins>
      <w:ins w:id="151" w:author="McDermid, Jenni (she, her / elle, la) (DFO/MPO)" w:date="2026-07-08T14:28:00Z">
        <w:r w:rsidR="00040D93" w:rsidRPr="00040D93">
          <w:t xml:space="preserve"> </w:t>
        </w:r>
      </w:ins>
      <w:ins w:id="152" w:author="McDermid, Jenni (she, her / elle, la) (DFO/MPO)" w:date="2026-07-08T14:49:00Z" w16du:dateUtc="2026-07-08T17:49:00Z">
        <w:del w:id="153" w:author="Sutton, Jolene (DFO/MPO)" w:date="2026-07-09T12:46:00Z" w16du:dateUtc="2026-07-09T15:46:00Z">
          <w:r w:rsidR="002E334D" w:rsidDel="00E33005">
            <w:delText>have been</w:delText>
          </w:r>
        </w:del>
      </w:ins>
      <w:ins w:id="154" w:author="Sutton, Jolene (DFO/MPO)" w:date="2026-07-09T12:46:00Z" w16du:dateUtc="2026-07-09T15:46:00Z">
        <w:r w:rsidR="00E33005">
          <w:t>were</w:t>
        </w:r>
      </w:ins>
      <w:ins w:id="155" w:author="McDermid, Jenni (she, her / elle, la) (DFO/MPO)" w:date="2026-07-08T14:28:00Z">
        <w:r w:rsidR="00040D93" w:rsidRPr="00040D93">
          <w:t xml:space="preserve"> collected</w:t>
        </w:r>
      </w:ins>
      <w:ins w:id="156" w:author="McDermid, Jenni (she, her / elle, la) (DFO/MPO)" w:date="2026-07-08T14:46:00Z" w16du:dateUtc="2026-07-08T17:46:00Z">
        <w:r w:rsidR="00853800">
          <w:t xml:space="preserve"> </w:t>
        </w:r>
      </w:ins>
      <w:ins w:id="157" w:author="McDermid, Jenni (she, her / elle, la) (DFO/MPO)" w:date="2026-07-08T14:49:00Z" w16du:dateUtc="2026-07-08T17:49:00Z">
        <w:r w:rsidR="002E334D">
          <w:t xml:space="preserve">sporadically </w:t>
        </w:r>
      </w:ins>
      <w:ins w:id="158" w:author="McDermid, Jenni (she, her / elle, la) (DFO/MPO)" w:date="2026-07-08T14:28:00Z">
        <w:r w:rsidR="00040D93" w:rsidRPr="00040D93">
          <w:t xml:space="preserve">from </w:t>
        </w:r>
      </w:ins>
      <w:ins w:id="159" w:author="McDermid, Jenni (she, her / elle, la) (DFO/MPO)" w:date="2026-07-08T14:50:00Z" w16du:dateUtc="2026-07-08T17:50:00Z">
        <w:r w:rsidR="00063650">
          <w:t xml:space="preserve">a subset of </w:t>
        </w:r>
      </w:ins>
      <w:ins w:id="160" w:author="McDermid, Jenni (she, her / elle, la) (DFO/MPO)" w:date="2026-07-08T14:46:00Z" w16du:dateUtc="2026-07-08T17:46:00Z">
        <w:r w:rsidR="00CC15F9">
          <w:t>all marine</w:t>
        </w:r>
      </w:ins>
      <w:ins w:id="161" w:author="McDermid, Jenni (she, her / elle, la) (DFO/MPO)" w:date="2026-07-08T14:28:00Z">
        <w:r w:rsidR="00040D93" w:rsidRPr="00040D93">
          <w:t xml:space="preserve"> fishes </w:t>
        </w:r>
      </w:ins>
      <w:ins w:id="162" w:author="McDermid, Jenni (she, her / elle, la) (DFO/MPO)" w:date="2026-07-08T14:47:00Z" w16du:dateUtc="2026-07-08T17:47:00Z">
        <w:r w:rsidR="002B6979">
          <w:t xml:space="preserve">during </w:t>
        </w:r>
      </w:ins>
      <w:ins w:id="163" w:author="McDermid, Jenni (she, her / elle, la) (DFO/MPO)" w:date="2026-07-08T14:28:00Z">
        <w:r w:rsidR="00040D93" w:rsidRPr="00040D93">
          <w:t xml:space="preserve">the </w:t>
        </w:r>
      </w:ins>
      <w:ins w:id="164" w:author="Sutton, Jolene (DFO/MPO)" w:date="2026-07-09T06:53:00Z" w16du:dateUtc="2026-07-09T09:53:00Z">
        <w:r w:rsidR="00E11138">
          <w:t>September bottom-tr</w:t>
        </w:r>
      </w:ins>
      <w:ins w:id="165" w:author="Sutton, Jolene (DFO/MPO)" w:date="2026-07-09T06:54:00Z" w16du:dateUtc="2026-07-09T09:54:00Z">
        <w:r w:rsidR="00E11138">
          <w:t xml:space="preserve">awl </w:t>
        </w:r>
      </w:ins>
      <w:ins w:id="166" w:author="McDermid, Jenni (she, her / elle, la) (DFO/MPO)" w:date="2026-07-08T14:28:00Z">
        <w:r w:rsidR="00040D93" w:rsidRPr="00040D93">
          <w:t>survey</w:t>
        </w:r>
      </w:ins>
      <w:ins w:id="167" w:author="McDermid, Jenni (she, her / elle, la) (DFO/MPO)" w:date="2026-07-08T14:47:00Z" w16du:dateUtc="2026-07-08T17:47:00Z">
        <w:r w:rsidR="002B6979">
          <w:t xml:space="preserve"> </w:t>
        </w:r>
      </w:ins>
      <w:ins w:id="168" w:author="McDermid, Jenni (she, her / elle, la) (DFO/MPO)" w:date="2026-07-08T14:50:00Z" w16du:dateUtc="2026-07-08T17:50:00Z">
        <w:r w:rsidR="00063650">
          <w:t>to examine fish diets</w:t>
        </w:r>
      </w:ins>
      <w:commentRangeEnd w:id="146"/>
      <w:r w:rsidR="00055F57" w:rsidRPr="00040D93">
        <w:rPr>
          <w:rStyle w:val="Marquedecommentaire"/>
          <w:sz w:val="24"/>
          <w:szCs w:val="22"/>
        </w:rPr>
        <w:commentReference w:id="146"/>
      </w:r>
      <w:ins w:id="169" w:author="McDermid, Jenni (she, her / elle, la) (DFO/MPO)" w:date="2026-07-08T14:28:00Z">
        <w:del w:id="170" w:author="Sutton, Jolene (DFO/MPO)" w:date="2026-07-09T06:54:00Z" w16du:dateUtc="2026-07-09T09:54:00Z">
          <w:r w:rsidR="00040D93" w:rsidRPr="00040D93" w:rsidDel="005D482B">
            <w:delText>, as part of broad</w:delText>
          </w:r>
          <w:r w:rsidR="00040D93" w:rsidRPr="00040D93" w:rsidDel="006E10FD">
            <w:delText>er ecosystem studies</w:delText>
          </w:r>
        </w:del>
        <w:r w:rsidR="00040D93" w:rsidRPr="00040D93">
          <w:t>.</w:t>
        </w:r>
      </w:ins>
      <w:del w:id="171" w:author="McDermid, Jenni (she, her / elle, la) (DFO/MPO)" w:date="2026-07-08T14:48:00Z" w16du:dateUtc="2026-07-08T17:48:00Z">
        <w:r w:rsidR="00C14602" w:rsidDel="00055F57">
          <w:delText>Community indicators show that the sGSL has changed, and roughly by how much</w:delText>
        </w:r>
      </w:del>
      <w:del w:id="172" w:author="McDermid, Jenni (she, her / elle, la) (DFO/MPO)" w:date="2026-07-08T14:50:00Z" w16du:dateUtc="2026-07-08T17:50:00Z">
        <w:r w:rsidR="00C14602" w:rsidDel="00063650">
          <w:delText>,</w:delText>
        </w:r>
      </w:del>
      <w:r w:rsidR="00C14602">
        <w:t xml:space="preserve"> </w:t>
      </w:r>
    </w:p>
    <w:p w14:paraId="6E0EF6B1" w14:textId="361398B6" w:rsidR="00C14602" w:rsidRDefault="00C14602" w:rsidP="00C14602">
      <w:pPr>
        <w:jc w:val="both"/>
        <w:rPr>
          <w:ins w:id="173" w:author="Turcotte, François (DFO/MPO)" w:date="2026-07-09T16:18:00Z" w16du:dateUtc="2026-07-09T16:18:56Z"/>
        </w:rPr>
      </w:pPr>
    </w:p>
    <w:p w14:paraId="6A694BBB" w14:textId="5D064928" w:rsidR="00C14602" w:rsidRDefault="00063650" w:rsidP="00C14602">
      <w:pPr>
        <w:jc w:val="both"/>
      </w:pPr>
      <w:ins w:id="174" w:author="McDermid, Jenni (she, her / elle, la) (DFO/MPO)" w:date="2026-07-08T14:50:00Z" w16du:dateUtc="2026-07-08T17:50:00Z">
        <w:r>
          <w:t>The</w:t>
        </w:r>
      </w:ins>
      <w:ins w:id="175" w:author="McDermid, Jenni (she, her / elle, la) (DFO/MPO)" w:date="2026-07-08T14:56:00Z" w16du:dateUtc="2026-07-08T17:56:00Z">
        <w:r w:rsidR="00F81595">
          <w:t>s</w:t>
        </w:r>
      </w:ins>
      <w:ins w:id="176" w:author="McDermid, Jenni (she, her / elle, la) (DFO/MPO)" w:date="2026-07-08T14:50:00Z" w16du:dateUtc="2026-07-08T17:50:00Z">
        <w:r>
          <w:t xml:space="preserve">e </w:t>
        </w:r>
      </w:ins>
      <w:ins w:id="177" w:author="McDermid, Jenni (she, her / elle, la) (DFO/MPO)" w:date="2026-07-08T14:56:00Z" w16du:dateUtc="2026-07-08T17:56:00Z">
        <w:r w:rsidR="00F81595">
          <w:t xml:space="preserve">collections </w:t>
        </w:r>
      </w:ins>
      <w:ins w:id="178" w:author="McDermid, Jenni (she, her / elle, la) (DFO/MPO)" w:date="2026-07-08T14:51:00Z" w16du:dateUtc="2026-07-08T17:51:00Z">
        <w:r w:rsidR="003815D2">
          <w:t xml:space="preserve">present </w:t>
        </w:r>
      </w:ins>
      <w:ins w:id="179" w:author="McDermid, Jenni (she, her / elle, la) (DFO/MPO)" w:date="2026-07-08T14:50:00Z" w16du:dateUtc="2026-07-08T17:50:00Z">
        <w:r>
          <w:t xml:space="preserve">an </w:t>
        </w:r>
      </w:ins>
      <w:ins w:id="180" w:author="McDermid, Jenni (she, her / elle, la) (DFO/MPO)" w:date="2026-07-08T14:51:00Z" w16du:dateUtc="2026-07-08T17:51:00Z">
        <w:r w:rsidR="003815D2">
          <w:t xml:space="preserve">opportunity to examine </w:t>
        </w:r>
      </w:ins>
      <w:del w:id="181" w:author="McDermid, Jenni (she, her / elle, la) (DFO/MPO)" w:date="2026-07-08T14:51:00Z" w16du:dateUtc="2026-07-08T17:51:00Z">
        <w:r w:rsidR="00C14602" w:rsidDel="003815D2">
          <w:delText xml:space="preserve">but not </w:delText>
        </w:r>
      </w:del>
      <w:r w:rsidR="00C14602">
        <w:t xml:space="preserve">how </w:t>
      </w:r>
      <w:ins w:id="182" w:author="McDermid, Jenni (she, her / elle, la) (DFO/MPO)" w:date="2026-07-08T14:51:00Z" w16du:dateUtc="2026-07-08T17:51:00Z">
        <w:r w:rsidR="0047694F">
          <w:t xml:space="preserve">the observed community changes </w:t>
        </w:r>
      </w:ins>
      <w:del w:id="183" w:author="McDermid, Jenni (she, her / elle, la) (DFO/MPO)" w:date="2026-07-08T14:52:00Z" w16du:dateUtc="2026-07-08T17:52:00Z">
        <w:r w:rsidR="00C14602" w:rsidDel="0047694F">
          <w:delText>that change is</w:delText>
        </w:r>
      </w:del>
      <w:ins w:id="184" w:author="McDermid, Jenni (she, her / elle, la) (DFO/MPO)" w:date="2026-07-08T14:52:00Z" w16du:dateUtc="2026-07-08T17:52:00Z">
        <w:r w:rsidR="0047694F">
          <w:t>are</w:t>
        </w:r>
      </w:ins>
      <w:r w:rsidR="00C14602">
        <w:t xml:space="preserve"> expressed in fish diets</w:t>
      </w:r>
      <w:ins w:id="185" w:author="Sutton, Jolene (DFO/MPO)" w:date="2026-07-09T07:32:00Z" w16du:dateUtc="2026-07-09T10:32:00Z">
        <w:r w:rsidR="002323B4">
          <w:t>,</w:t>
        </w:r>
      </w:ins>
      <w:del w:id="186" w:author="McDermid, Jenni (she, her / elle, la) (DFO/MPO)" w:date="2026-07-08T14:56:00Z" w16du:dateUtc="2026-07-08T17:56:00Z">
        <w:r w:rsidR="00C14602" w:rsidDel="0093567D">
          <w:delText>.</w:delText>
        </w:r>
      </w:del>
      <w:r w:rsidR="00C14602">
        <w:t xml:space="preserve"> </w:t>
      </w:r>
      <w:ins w:id="187" w:author="McDermid, Jenni (she, her / elle, la) (DFO/MPO)" w:date="2026-07-08T14:56:00Z" w16du:dateUtc="2026-07-08T17:56:00Z">
        <w:r w:rsidR="0093567D">
          <w:t>using stomach contents</w:t>
        </w:r>
        <w:del w:id="188" w:author="Sutton, Jolene (DFO/MPO)" w:date="2026-07-09T07:33:00Z" w16du:dateUtc="2026-07-09T10:33:00Z">
          <w:r w:rsidR="000C0D2F" w:rsidDel="00F52555">
            <w:delText xml:space="preserve"> which show this </w:delText>
          </w:r>
        </w:del>
      </w:ins>
      <w:ins w:id="189" w:author="Landry, Lysandre (DFO/MPO)" w:date="2026-07-08T10:18:00Z" w16du:dateUtc="2026-07-08T13:18:00Z">
        <w:del w:id="190" w:author="McDermid, Jenni (she, her / elle, la) (DFO/MPO)" w:date="2026-07-08T14:56:00Z" w16du:dateUtc="2026-07-08T17:56:00Z">
          <w:r w:rsidR="0070536C" w:rsidDel="000C0D2F">
            <w:delText>As such, s</w:delText>
          </w:r>
        </w:del>
      </w:ins>
      <w:del w:id="191" w:author="McDermid, Jenni (she, her / elle, la) (DFO/MPO)" w:date="2026-07-08T14:56:00Z" w16du:dateUtc="2026-07-08T17:56:00Z">
        <w:r w:rsidR="00C14602" w:rsidDel="000C0D2F">
          <w:delText xml:space="preserve">Stomach contents show it </w:delText>
        </w:r>
      </w:del>
      <w:del w:id="192" w:author="Sutton, Jolene (DFO/MPO)" w:date="2026-07-09T07:32:00Z" w16du:dateUtc="2026-07-09T10:32:00Z">
        <w:r w:rsidR="00C14602" w:rsidDel="00F52555">
          <w:delText>directly</w:delText>
        </w:r>
      </w:del>
      <w:r w:rsidR="00C14602">
        <w:t xml:space="preserve">. Each stomach is a record of recent feeding, the combined </w:t>
      </w:r>
      <w:r w:rsidR="00C14602">
        <w:lastRenderedPageBreak/>
        <w:t xml:space="preserve">outcome of prey availability, accessibility, and predator behaviour </w:t>
      </w:r>
      <w:sdt>
        <w:sdtPr>
          <w:rPr>
            <w:color w:val="000000" w:themeColor="text1"/>
          </w:rPr>
          <w:tag w:val="MENDELEY_CITATION_v3_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"/>
          <w:id w:val="1270123264"/>
          <w:placeholder>
            <w:docPart w:val="DefaultPlaceholder_-1854013440"/>
          </w:placeholder>
        </w:sdtPr>
        <w:sdtContent>
          <w:r w:rsidR="0019197D" w:rsidRPr="489CC09C">
            <w:rPr>
              <w:color w:val="000000" w:themeColor="text1"/>
            </w:rPr>
            <w:t>(Hyslop, 1980)</w:t>
          </w:r>
        </w:sdtContent>
      </w:sdt>
      <w:r w:rsidR="00C14602">
        <w:t xml:space="preserve">, </w:t>
      </w:r>
      <w:del w:id="193" w:author="Sutton, Jolene (DFO/MPO)" w:date="2026-07-09T07:33:00Z" w16du:dateUtc="2026-07-09T10:33:00Z">
        <w:r w:rsidR="00C14602" w:rsidDel="00433168">
          <w:delText xml:space="preserve">so </w:delText>
        </w:r>
      </w:del>
      <w:ins w:id="194" w:author="Sutton, Jolene (DFO/MPO)" w:date="2026-07-09T07:33:00Z" w16du:dateUtc="2026-07-09T10:33:00Z">
        <w:r w:rsidR="00433168">
          <w:t xml:space="preserve">meaning that </w:t>
        </w:r>
      </w:ins>
      <w:r w:rsidR="00C14602">
        <w:t xml:space="preserve">diet composition is a sensitive signal of trophic change that complements biomass- and community-based measures. </w:t>
      </w:r>
      <w:del w:id="195" w:author="Sutton, Jolene (DFO/MPO)" w:date="2026-07-09T07:34:00Z" w16du:dateUtc="2026-07-09T10:34:00Z">
        <w:r w:rsidR="00C14602" w:rsidDel="0084435B">
          <w:delText>It has been used this</w:delText>
        </w:r>
      </w:del>
      <w:ins w:id="196" w:author="Turcotte, François (DFO/MPO)" w:date="2026-07-09T16:23:00Z" w16du:dateUtc="2026-07-09T16:23:28Z">
        <w:r w:rsidR="6B2FADDE">
          <w:t xml:space="preserve"> </w:t>
        </w:r>
      </w:ins>
      <w:commentRangeStart w:id="197"/>
      <w:ins w:id="198" w:author="Sutton, Jolene (DFO/MPO)" w:date="2026-07-09T07:35:00Z" w16du:dateUtc="2026-07-09T10:35:00Z">
        <w:r w:rsidR="00617EC5">
          <w:t>Observations</w:t>
        </w:r>
      </w:ins>
      <w:commentRangeEnd w:id="197"/>
      <w:r w:rsidR="00617EC5">
        <w:rPr>
          <w:rStyle w:val="Marquedecommentaire"/>
          <w:sz w:val="24"/>
          <w:szCs w:val="22"/>
        </w:rPr>
        <w:commentReference w:id="197"/>
      </w:r>
      <w:ins w:id="199" w:author="Sutton, Jolene (DFO/MPO)" w:date="2026-07-09T07:35:00Z" w16du:dateUtc="2026-07-09T10:35:00Z">
        <w:r w:rsidR="00617EC5">
          <w:t xml:space="preserve"> of d</w:t>
        </w:r>
      </w:ins>
      <w:ins w:id="200" w:author="Sutton, Jolene (DFO/MPO)" w:date="2026-07-09T07:34:00Z" w16du:dateUtc="2026-07-09T10:34:00Z">
        <w:r w:rsidR="0084435B">
          <w:t>iet composition</w:t>
        </w:r>
      </w:ins>
      <w:ins w:id="201" w:author="Sutton, Jolene (DFO/MPO)" w:date="2026-07-09T07:35:00Z" w16du:dateUtc="2026-07-09T10:35:00Z">
        <w:r w:rsidR="00303687">
          <w:t xml:space="preserve"> </w:t>
        </w:r>
      </w:ins>
      <w:del w:id="202" w:author="Sutton, Jolene (DFO/MPO)" w:date="2026-07-09T07:35:00Z" w16du:dateUtc="2026-07-09T10:35:00Z">
        <w:r w:rsidR="00C14602" w:rsidDel="00303687">
          <w:delText xml:space="preserve"> way </w:delText>
        </w:r>
      </w:del>
      <w:r w:rsidR="00C14602">
        <w:t>in the sGSL</w:t>
      </w:r>
      <w:ins w:id="203" w:author="Sutton, Jolene (DFO/MPO)" w:date="2026-07-09T07:35:00Z" w16du:dateUtc="2026-07-09T10:35:00Z">
        <w:r w:rsidR="00303687">
          <w:t xml:space="preserve"> </w:t>
        </w:r>
      </w:ins>
      <w:ins w:id="204" w:author="McDermid, Jenni (she, her / elle, la) (DFO/MPO)" w:date="2026-07-08T15:20:00Z" w16du:dateUtc="2026-07-08T18:20:00Z">
        <w:del w:id="205" w:author="Sutton, Jolene (DFO/MPO)" w:date="2026-07-09T07:35:00Z" w16du:dateUtc="2026-07-09T10:35:00Z">
          <w:r w:rsidR="003235C4" w:rsidDel="00303687">
            <w:delText xml:space="preserve"> where it </w:delText>
          </w:r>
        </w:del>
        <w:r w:rsidR="001844CC">
          <w:t>showed that</w:t>
        </w:r>
      </w:ins>
      <w:del w:id="206" w:author="McDermid, Jenni (she, her / elle, la) (DFO/MPO)" w:date="2026-07-08T15:20:00Z" w16du:dateUtc="2026-07-08T18:20:00Z">
        <w:r w:rsidR="00C14602" w:rsidDel="003235C4">
          <w:delText>:</w:delText>
        </w:r>
      </w:del>
      <w:r w:rsidR="00C14602">
        <w:t xml:space="preserve"> euphausiids that were a major </w:t>
      </w:r>
      <w:ins w:id="207" w:author="McDermid, Jenni (she, her / elle, la) (DFO/MPO)" w:date="2026-07-08T15:20:00Z">
        <w:r w:rsidR="001844CC" w:rsidRPr="001844CC">
          <w:t xml:space="preserve">prey </w:t>
        </w:r>
      </w:ins>
      <w:ins w:id="208" w:author="McDermid, Jenni (she, her / elle, la) (DFO/MPO)" w:date="2026-07-08T15:20:00Z" w16du:dateUtc="2026-07-08T18:20:00Z">
        <w:r w:rsidR="001844CC">
          <w:t xml:space="preserve">for </w:t>
        </w:r>
      </w:ins>
      <w:ins w:id="209" w:author="Landry, Lysandre (DFO/MPO)" w:date="2026-07-08T10:23:00Z" w16du:dateUtc="2026-07-08T13:23:00Z">
        <w:r w:rsidR="00961E51">
          <w:t xml:space="preserve">Atlantic </w:t>
        </w:r>
      </w:ins>
      <w:r w:rsidR="00C14602">
        <w:t xml:space="preserve">cod </w:t>
      </w:r>
      <w:del w:id="210" w:author="McDermid, Jenni (she, her / elle, la) (DFO/MPO)" w:date="2026-07-08T15:20:00Z" w16du:dateUtc="2026-07-08T18:20:00Z">
        <w:r w:rsidR="00C14602" w:rsidDel="001844CC">
          <w:delText xml:space="preserve">prey </w:delText>
        </w:r>
      </w:del>
      <w:r w:rsidR="00C14602">
        <w:t xml:space="preserve">through the 1980s had largely been replaced by Atlantic herring by the 1990s, </w:t>
      </w:r>
      <w:ins w:id="211" w:author="McDermid, Jenni (she, her / elle, la) (DFO/MPO)" w:date="2026-07-08T15:21:00Z" w16du:dateUtc="2026-07-08T18:21:00Z">
        <w:r w:rsidR="00B459C3">
          <w:t xml:space="preserve">this was interpreted </w:t>
        </w:r>
      </w:ins>
      <w:del w:id="212" w:author="McDermid, Jenni (she, her / elle, la) (DFO/MPO)" w:date="2026-07-08T15:21:00Z" w16du:dateUtc="2026-07-08T18:21:00Z">
        <w:r w:rsidR="00C14602" w:rsidDel="00B459C3">
          <w:delText xml:space="preserve">read </w:delText>
        </w:r>
      </w:del>
      <w:r w:rsidR="00C14602">
        <w:t>at the time as a major food-web perturbation</w:t>
      </w:r>
      <w:r w:rsidR="000D0278">
        <w:t xml:space="preserve"> </w:t>
      </w:r>
      <w:sdt>
        <w:sdtPr>
          <w:rPr>
            <w:color w:val="000000" w:themeColor="text1"/>
          </w:rPr>
          <w:tag w:val="MENDELEY_CITATION_v3_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"/>
          <w:id w:val="831104387"/>
          <w:placeholder>
            <w:docPart w:val="DefaultPlaceholder_-1854013440"/>
          </w:placeholder>
        </w:sdtPr>
        <w:sdtContent>
          <w:r w:rsidR="0019197D" w:rsidRPr="489CC09C">
            <w:rPr>
              <w:color w:val="000000" w:themeColor="text1"/>
            </w:rPr>
            <w:t>(Hanson and Chouinard, 2002)</w:t>
          </w:r>
        </w:sdtContent>
      </w:sdt>
      <w:r w:rsidR="00C14602">
        <w:t xml:space="preserve">. </w:t>
      </w:r>
      <w:ins w:id="213" w:author="Landry, Lysandre (DFO/MPO)" w:date="2026-07-08T10:25:00Z" w16du:dateUtc="2026-07-08T13:25:00Z">
        <w:r w:rsidR="00DD4F5A">
          <w:t xml:space="preserve">Stomach contents </w:t>
        </w:r>
      </w:ins>
      <w:ins w:id="214" w:author="Landry, Lysandre (DFO/MPO)" w:date="2026-07-08T10:26:00Z" w16du:dateUtc="2026-07-08T13:26:00Z">
        <w:r w:rsidR="00A07793">
          <w:t>of</w:t>
        </w:r>
      </w:ins>
      <w:ins w:id="215" w:author="Landry, Lysandre (DFO/MPO)" w:date="2026-07-08T10:25:00Z" w16du:dateUtc="2026-07-08T13:25:00Z">
        <w:r w:rsidR="00DD4F5A">
          <w:t xml:space="preserve"> o</w:t>
        </w:r>
      </w:ins>
      <w:del w:id="216" w:author="Landry, Lysandre (DFO/MPO)" w:date="2026-07-08T10:25:00Z" w16du:dateUtc="2026-07-08T13:25:00Z">
        <w:r w:rsidR="00C14602">
          <w:delText>O</w:delText>
        </w:r>
      </w:del>
      <w:r w:rsidR="00C14602">
        <w:t>ther predators have</w:t>
      </w:r>
      <w:ins w:id="217" w:author="Landry, Lysandre (DFO/MPO)" w:date="2026-07-08T10:25:00Z" w16du:dateUtc="2026-07-08T13:25:00Z">
        <w:r w:rsidR="009F21C9">
          <w:t xml:space="preserve"> also</w:t>
        </w:r>
      </w:ins>
      <w:r w:rsidR="00C14602">
        <w:t xml:space="preserve"> been described, </w:t>
      </w:r>
      <w:ins w:id="218" w:author="Landry, Lysandre (DFO/MPO)" w:date="2026-07-08T10:26:00Z" w16du:dateUtc="2026-07-08T13:26:00Z">
        <w:r w:rsidR="00D4043B">
          <w:t>as</w:t>
        </w:r>
        <w:r w:rsidR="00C14602">
          <w:t xml:space="preserve"> </w:t>
        </w:r>
      </w:ins>
      <w:r w:rsidR="00C14602">
        <w:t>white hake</w:t>
      </w:r>
      <w:r w:rsidR="000D0278">
        <w:t xml:space="preserve"> </w:t>
      </w:r>
      <w:sdt>
        <w:sdtPr>
          <w:rPr>
            <w:color w:val="000000" w:themeColor="text1"/>
          </w:rPr>
          <w:tag w:val="MENDELEY_CITATION_v3_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"/>
          <w:id w:val="247938988"/>
          <w:placeholder>
            <w:docPart w:val="DefaultPlaceholder_-1854013440"/>
          </w:placeholder>
        </w:sdtPr>
        <w:sdtContent>
          <w:r w:rsidR="0019197D" w:rsidRPr="489CC09C">
            <w:rPr>
              <w:color w:val="000000" w:themeColor="text1"/>
            </w:rPr>
            <w:t>(Hanson, 2011)</w:t>
          </w:r>
        </w:sdtContent>
      </w:sdt>
      <w:r w:rsidR="00C14602">
        <w:t xml:space="preserve"> and a broader set of coastal demersal and pelagic fishes</w:t>
      </w:r>
      <w:r w:rsidR="00FA5207">
        <w:t xml:space="preserve"> </w:t>
      </w:r>
      <w:sdt>
        <w:sdtPr>
          <w:rPr>
            <w:color w:val="000000" w:themeColor="text1"/>
          </w:rPr>
          <w:tag w:val="MENDELEY_CITATION_v3_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"/>
          <w:id w:val="140936982"/>
          <w:placeholder>
            <w:docPart w:val="DefaultPlaceholder_-1854013440"/>
          </w:placeholder>
        </w:sdtPr>
        <w:sdtContent>
          <w:r w:rsidR="0019197D" w:rsidRPr="489CC09C">
            <w:rPr>
              <w:color w:val="000000" w:themeColor="text1"/>
            </w:rPr>
            <w:t>(Hanson, 2018)</w:t>
          </w:r>
        </w:sdtContent>
      </w:sdt>
      <w:r w:rsidR="00C14602">
        <w:t>, but only as single-species or static accounts; no</w:t>
      </w:r>
      <w:ins w:id="219" w:author="Sutton, Jolene (DFO/MPO)" w:date="2026-07-09T07:36:00Z" w16du:dateUtc="2026-07-09T10:36:00Z">
        <w:r w:rsidR="001E1FC6">
          <w:t xml:space="preserve"> prior</w:t>
        </w:r>
      </w:ins>
      <w:del w:id="220" w:author="Sutton, Jolene (DFO/MPO)" w:date="2026-07-09T07:36:00Z" w16du:dateUtc="2026-07-09T10:36:00Z">
        <w:r w:rsidR="00C14602" w:rsidDel="001E1FC6">
          <w:delText>ne</w:delText>
        </w:r>
      </w:del>
      <w:ins w:id="221" w:author="Landry, Lysandre (DFO/MPO)" w:date="2026-07-08T10:29:00Z" w16du:dateUtc="2026-07-08T13:29:00Z">
        <w:r w:rsidR="00C14602">
          <w:t xml:space="preserve"> </w:t>
        </w:r>
        <w:r w:rsidR="001F48CA">
          <w:t>study</w:t>
        </w:r>
      </w:ins>
      <w:r w:rsidR="00C14602">
        <w:t xml:space="preserve"> tracked change</w:t>
      </w:r>
      <w:ins w:id="222" w:author="Landry, Lysandre (DFO/MPO)" w:date="2026-07-08T10:29:00Z" w16du:dateUtc="2026-07-08T13:29:00Z">
        <w:r w:rsidR="00C14602">
          <w:t xml:space="preserve"> </w:t>
        </w:r>
        <w:r w:rsidR="001F48CA">
          <w:t>of</w:t>
        </w:r>
        <w:r w:rsidR="00C14602">
          <w:t xml:space="preserve"> </w:t>
        </w:r>
        <w:r w:rsidR="00395E59">
          <w:t>a community of fish species</w:t>
        </w:r>
      </w:ins>
      <w:r w:rsidR="00C14602">
        <w:t xml:space="preserve"> through time. Whether the community change is mirrored in</w:t>
      </w:r>
      <w:ins w:id="223" w:author="Landry, Lysandre (DFO/MPO)" w:date="2026-07-08T10:30:00Z" w16du:dateUtc="2026-07-08T13:30:00Z">
        <w:r w:rsidR="00E16AA3">
          <w:t xml:space="preserve"> </w:t>
        </w:r>
        <w:r w:rsidR="009A5465">
          <w:t>this</w:t>
        </w:r>
        <w:r w:rsidR="00E16AA3">
          <w:t xml:space="preserve"> community of</w:t>
        </w:r>
      </w:ins>
      <w:r w:rsidR="00C14602">
        <w:t xml:space="preserve"> fish diets, and in what form, is still open.</w:t>
      </w:r>
    </w:p>
    <w:p w14:paraId="648B2FB4" w14:textId="697B2028" w:rsidR="00C14602" w:rsidRDefault="00C14602" w:rsidP="00C14602">
      <w:pPr>
        <w:jc w:val="both"/>
      </w:pPr>
      <w:commentRangeStart w:id="224"/>
      <w:r>
        <w:t xml:space="preserve">Diet </w:t>
      </w:r>
      <w:commentRangeEnd w:id="224"/>
      <w:r w:rsidR="000F2942">
        <w:rPr>
          <w:rStyle w:val="Marquedecommentaire"/>
          <w:sz w:val="24"/>
          <w:szCs w:val="22"/>
        </w:rPr>
        <w:commentReference w:id="224"/>
      </w:r>
      <w:r>
        <w:t xml:space="preserve">data are a limited and noisy sample of feeding. </w:t>
      </w:r>
      <w:commentRangeStart w:id="225"/>
      <w:r>
        <w:t>A stomach captures only the most recen</w:t>
      </w:r>
      <w:commentRangeEnd w:id="225"/>
      <w:r>
        <w:rPr>
          <w:rStyle w:val="Marquedecommentaire"/>
          <w:sz w:val="24"/>
          <w:szCs w:val="22"/>
        </w:rPr>
        <w:commentReference w:id="225"/>
      </w:r>
      <w:r>
        <w:t>t meals, and that window varies, because gastric evacuation depends on the predator, on temperature, and on prey type</w:t>
      </w:r>
      <w:r w:rsidR="00AD61DD">
        <w:t xml:space="preserve"> </w:t>
      </w:r>
      <w:sdt>
        <w:sdtPr>
          <w:rPr>
            <w:color w:val="000000" w:themeColor="text1"/>
          </w:rPr>
          <w:tag w:val="MENDELEY_CITATION_v3_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"/>
          <w:id w:val="-2119448351"/>
          <w:placeholder>
            <w:docPart w:val="DefaultPlaceholder_-1854013440"/>
          </w:placeholder>
        </w:sdtPr>
        <w:sdtContent>
          <w:r w:rsidR="0019197D" w:rsidRPr="449323CE">
            <w:rPr>
              <w:color w:val="000000" w:themeColor="text1"/>
            </w:rPr>
            <w:t>(Bromley, 1994; dos Santos and Jobling, 1991)</w:t>
          </w:r>
        </w:sdtContent>
      </w:sdt>
      <w:r>
        <w:t>. What a stomach holds also depends on when and where the predator was caught. Feeding varies with season</w:t>
      </w:r>
      <w:r w:rsidR="00AD61DD">
        <w:t xml:space="preserve"> </w:t>
      </w:r>
      <w:sdt>
        <w:sdtPr>
          <w:rPr>
            <w:color w:val="000000" w:themeColor="text1"/>
          </w:rPr>
          <w:tag w:val="MENDELEY_CITATION_v3_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"/>
          <w:id w:val="1260642697"/>
          <w:placeholder>
            <w:docPart w:val="DefaultPlaceholder_-1854013440"/>
          </w:placeholder>
        </w:sdtPr>
        <w:sdtContent>
          <w:r w:rsidR="0019197D" w:rsidRPr="449323CE">
            <w:rPr>
              <w:color w:val="000000" w:themeColor="text1"/>
            </w:rPr>
            <w:t>(Schwalme and Chouinard, 1999)</w:t>
          </w:r>
        </w:sdtContent>
      </w:sdt>
      <w:r>
        <w:t xml:space="preserve"> and among individuals; the survey’s fixed September timing holds the seasonal cycle roughly constant, but the rest remains. Diet reflects locally available prey</w:t>
      </w:r>
      <w:r w:rsidR="00AD61DD">
        <w:t xml:space="preserve"> </w:t>
      </w:r>
      <w:sdt>
        <w:sdtPr>
          <w:rPr>
            <w:color w:val="000000" w:themeColor="text1"/>
          </w:rPr>
          <w:tag w:val="MENDELEY_CITATION_v3_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"/>
          <w:id w:val="-2034409637"/>
          <w:placeholder>
            <w:docPart w:val="DefaultPlaceholder_-1854013440"/>
          </w:placeholder>
        </w:sdtPr>
        <w:sdtContent>
          <w:r w:rsidR="0019197D" w:rsidRPr="449323CE">
            <w:rPr>
              <w:color w:val="000000" w:themeColor="text1"/>
            </w:rPr>
            <w:t>(Hanson, 2018)</w:t>
          </w:r>
        </w:sdtContent>
      </w:sdt>
      <w:r>
        <w:t>, so it carries a spatial signature set by how wide</w:t>
      </w:r>
      <w:del w:id="226" w:author="Landry, Lysandre (DFO/MPO)" w:date="2026-07-08T10:32:00Z" w16du:dateUtc="2026-07-08T13:32:00Z">
        <w:r>
          <w:delText>ly</w:delText>
        </w:r>
      </w:del>
      <w:r>
        <w:t xml:space="preserve"> </w:t>
      </w:r>
      <w:ins w:id="227" w:author="Landry, Lysandre (DFO/MPO)" w:date="2026-07-08T10:32:00Z" w16du:dateUtc="2026-07-08T13:32:00Z">
        <w:r w:rsidR="007738E7">
          <w:t>are</w:t>
        </w:r>
      </w:ins>
      <w:ins w:id="228" w:author="Landry, Lysandre (DFO/MPO)" w:date="2026-07-08T10:33:00Z" w16du:dateUtc="2026-07-08T13:33:00Z">
        <w:r w:rsidR="007738E7">
          <w:t xml:space="preserve"> </w:t>
        </w:r>
      </w:ins>
      <w:r>
        <w:t>the predator</w:t>
      </w:r>
      <w:ins w:id="229" w:author="Landry, Lysandre (DFO/MPO)" w:date="2026-07-08T10:39:00Z" w16du:dateUtc="2026-07-08T13:39:00Z">
        <w:r>
          <w:t xml:space="preserve"> </w:t>
        </w:r>
        <w:r w:rsidR="000C505B">
          <w:t>home</w:t>
        </w:r>
      </w:ins>
      <w:r>
        <w:t xml:space="preserve"> </w:t>
      </w:r>
      <w:r w:rsidRPr="004E306E">
        <w:rPr>
          <w:highlight w:val="cyan"/>
          <w:rPrChange w:id="230" w:author="Landry, Lysandre (DFO/MPO)" w:date="2026-07-08T10:33:00Z" w16du:dateUtc="2026-07-08T13:33:00Z">
            <w:rPr/>
          </w:rPrChange>
        </w:rPr>
        <w:t>ranges.</w:t>
      </w:r>
      <w:r>
        <w:t xml:space="preserve"> Inference also depends on the sampling design: the number of stomachs examined, the </w:t>
      </w:r>
      <w:ins w:id="231" w:author="Landry, Lysandre (DFO/MPO)" w:date="2026-07-08T10:49:00Z" w16du:dateUtc="2026-07-08T13:49:00Z">
        <w:r w:rsidR="0079470F">
          <w:t>dive</w:t>
        </w:r>
      </w:ins>
      <w:ins w:id="232" w:author="Landry, Lysandre (DFO/MPO)" w:date="2026-07-08T10:50:00Z" w16du:dateUtc="2026-07-08T13:50:00Z">
        <w:r w:rsidR="0079470F">
          <w:t xml:space="preserve">rsity of </w:t>
        </w:r>
      </w:ins>
      <w:ins w:id="233" w:author="Landry, Lysandre (DFO/MPO)" w:date="2026-07-08T10:49:00Z" w16du:dateUtc="2026-07-08T13:49:00Z">
        <w:r w:rsidR="007D3FE7">
          <w:t>predator</w:t>
        </w:r>
        <w:r w:rsidR="0079470F">
          <w:t xml:space="preserve"> species and</w:t>
        </w:r>
        <w:r w:rsidR="007D3FE7">
          <w:t xml:space="preserve"> </w:t>
        </w:r>
      </w:ins>
      <w:r>
        <w:t>size classes sampled, and the taxonomic resolution at which prey are classified</w:t>
      </w:r>
      <w:r w:rsidR="00AD61DD">
        <w:t xml:space="preserve"> </w:t>
      </w:r>
      <w:sdt>
        <w:sdtPr>
          <w:rPr>
            <w:color w:val="000000" w:themeColor="text1"/>
          </w:rPr>
          <w:tag w:val="MENDELEY_CITATION_v3_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"/>
          <w:id w:val="1932625142"/>
          <w:placeholder>
            <w:docPart w:val="DefaultPlaceholder_-1854013440"/>
          </w:placeholder>
        </w:sdtPr>
        <w:sdtContent>
          <w:r w:rsidR="0019197D" w:rsidRPr="449323CE">
            <w:rPr>
              <w:color w:val="000000" w:themeColor="text1"/>
            </w:rPr>
            <w:t>(Cortés, 1997)</w:t>
          </w:r>
        </w:sdtContent>
      </w:sdt>
      <w:r>
        <w:t xml:space="preserve">. A single between-year comparison may come out significant when nothing has </w:t>
      </w:r>
      <w:ins w:id="234" w:author="Landry, Lysandre (DFO/MPO)" w:date="2026-07-08T10:50:00Z" w16du:dateUtc="2026-07-08T13:50:00Z">
        <w:r w:rsidR="002671C8">
          <w:t xml:space="preserve">been </w:t>
        </w:r>
      </w:ins>
      <w:r>
        <w:t xml:space="preserve">restructured, or </w:t>
      </w:r>
      <w:ins w:id="235" w:author="Landry, Lysandre (DFO/MPO)" w:date="2026-07-08T10:51:00Z" w16du:dateUtc="2026-07-08T13:51:00Z">
        <w:r w:rsidR="007D5E3D">
          <w:t>be</w:t>
        </w:r>
        <w:r w:rsidR="00BD363E">
          <w:t xml:space="preserve"> non significant when </w:t>
        </w:r>
      </w:ins>
      <w:del w:id="236" w:author="Landry, Lysandre (DFO/MPO)" w:date="2026-07-08T10:51:00Z" w16du:dateUtc="2026-07-08T13:51:00Z">
        <w:r w:rsidDel="00BD363E">
          <w:delText>miss</w:delText>
        </w:r>
        <w:r>
          <w:delText xml:space="preserve"> </w:delText>
        </w:r>
      </w:del>
      <w:r>
        <w:t xml:space="preserve">a change </w:t>
      </w:r>
      <w:del w:id="237" w:author="Landry, Lysandre (DFO/MPO)" w:date="2026-07-08T10:51:00Z" w16du:dateUtc="2026-07-08T13:51:00Z">
        <w:r>
          <w:delText xml:space="preserve">that </w:delText>
        </w:r>
      </w:del>
      <w:r>
        <w:t>is real but modest. No single contrast can be trusted on its own; a between-decade change is convincing only when it forms a clear, repeated pattern that ordinary year-to-year variation does not reproduce.</w:t>
      </w:r>
    </w:p>
    <w:p w14:paraId="14539936" w14:textId="77777777" w:rsidR="003D6F71" w:rsidRDefault="003D6F71" w:rsidP="00C14602">
      <w:pPr>
        <w:jc w:val="both"/>
        <w:rPr>
          <w:ins w:id="238" w:author="Sutton, Jolene (DFO/MPO)" w:date="2026-07-09T08:06:00Z" w16du:dateUtc="2026-07-09T11:06:00Z"/>
        </w:rPr>
      </w:pPr>
    </w:p>
    <w:p w14:paraId="2AAB5FA0" w14:textId="777C5405" w:rsidR="00C14602" w:rsidRDefault="00C14602" w:rsidP="00C14602">
      <w:pPr>
        <w:jc w:val="both"/>
      </w:pPr>
      <w:commentRangeStart w:id="239"/>
      <w:commentRangeStart w:id="240"/>
      <w:r>
        <w:t>Our</w:t>
      </w:r>
      <w:commentRangeEnd w:id="239"/>
      <w:r w:rsidR="00853BA5">
        <w:rPr>
          <w:rStyle w:val="Marquedecommentaire"/>
          <w:sz w:val="24"/>
          <w:szCs w:val="22"/>
        </w:rPr>
        <w:commentReference w:id="239"/>
      </w:r>
      <w:commentRangeEnd w:id="240"/>
      <w:r w:rsidR="007274CD">
        <w:rPr>
          <w:rStyle w:val="Marquedecommentaire"/>
          <w:sz w:val="24"/>
          <w:szCs w:val="22"/>
        </w:rPr>
        <w:commentReference w:id="240"/>
      </w:r>
      <w:r>
        <w:t xml:space="preserve"> aim is to ask how the community reorganization documented for the sGSL</w:t>
      </w:r>
      <w:r w:rsidR="00AD61DD">
        <w:t xml:space="preserve"> </w:t>
      </w:r>
      <w:sdt>
        <w:sdtPr>
          <w:rPr>
            <w:color w:val="000000"/>
          </w:rPr>
          <w:tag w:val="MENDELEY_CITATION_v3_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"/>
          <w:id w:val="-355277489"/>
          <w:placeholder>
            <w:docPart w:val="DefaultPlaceholder_-1854013440"/>
          </w:placeholder>
        </w:sdtPr>
        <w:sdtContent>
          <w:r w:rsidR="0019197D" w:rsidRPr="0019197D">
            <w:rPr>
              <w:color w:val="000000"/>
            </w:rPr>
            <w:t>(Burbank et al., 2025)</w:t>
          </w:r>
        </w:sdtContent>
      </w:sdt>
      <w:r>
        <w:t xml:space="preserve"> is written into the diets of selected fish between the mid-2000s and the late 2010s, while separating regime-scale change from ordinary year-to-year variation.</w:t>
      </w:r>
      <w:r w:rsidR="00987340">
        <w:t xml:space="preserve"> </w:t>
      </w:r>
      <w:r>
        <w:t>We therefore take the predator</w:t>
      </w:r>
      <w:ins w:id="241" w:author="Landry, Lysandre (DFO/MPO)" w:date="2026-07-08T12:59:00Z" w16du:dateUtc="2026-07-08T15:59:00Z">
        <w:r w:rsidR="00903502">
          <w:t xml:space="preserve"> community</w:t>
        </w:r>
      </w:ins>
      <w:r>
        <w:t>-prey</w:t>
      </w:r>
      <w:ins w:id="242" w:author="Landry, Lysandre (DFO/MPO)" w:date="2026-07-08T12:59:00Z" w16du:dateUtc="2026-07-08T15:59:00Z">
        <w:r w:rsidR="00903502">
          <w:t xml:space="preserve"> community</w:t>
        </w:r>
      </w:ins>
      <w:r>
        <w:t xml:space="preserve"> interaction</w:t>
      </w:r>
      <w:ins w:id="243" w:author="Landry, Lysandre (DFO/MPO)" w:date="2026-07-08T12:47:00Z" w16du:dateUtc="2026-07-08T15:47:00Z">
        <w:r w:rsidR="00A76214">
          <w:t>s</w:t>
        </w:r>
      </w:ins>
      <w:del w:id="244" w:author="Landry, Lysandre (DFO/MPO)" w:date="2026-07-08T12:47:00Z" w16du:dateUtc="2026-07-08T15:47:00Z">
        <w:r>
          <w:delText xml:space="preserve">, not the single species, </w:delText>
        </w:r>
      </w:del>
      <w:ins w:id="245" w:author="Landry, Lysandre (DFO/MPO)" w:date="2026-07-17T14:42:00Z" w16du:dateUtc="2026-07-17T17:42:00Z">
        <w:r w:rsidR="00CF3ED9">
          <w:t xml:space="preserve"> </w:t>
        </w:r>
      </w:ins>
      <w:r>
        <w:t xml:space="preserve">as the unit of study, and </w:t>
      </w:r>
      <w:del w:id="246" w:author="Landry, Lysandre (DFO/MPO)" w:date="2026-07-08T12:59:00Z" w16du:dateUtc="2026-07-08T15:59:00Z">
        <w:r>
          <w:delText>read</w:delText>
        </w:r>
        <w:r w:rsidR="00D15FA9">
          <w:delText xml:space="preserve"> </w:delText>
        </w:r>
        <w:r>
          <w:delText xml:space="preserve">feeding across the sGSL fish community </w:delText>
        </w:r>
      </w:del>
      <w:r>
        <w:t xml:space="preserve">as </w:t>
      </w:r>
      <w:del w:id="247" w:author="Landry, Lysandre (DFO/MPO)" w:date="2026-07-08T12:59:00Z" w16du:dateUtc="2026-07-08T15:59:00Z">
        <w:r>
          <w:delText xml:space="preserve">one </w:delText>
        </w:r>
      </w:del>
      <w:ins w:id="248" w:author="Landry, Lysandre (DFO/MPO)" w:date="2026-07-08T12:59:00Z" w16du:dateUtc="2026-07-08T15:59:00Z">
        <w:r w:rsidR="00903502">
          <w:t xml:space="preserve">an </w:t>
        </w:r>
      </w:ins>
      <w:r>
        <w:t xml:space="preserve">ecosystem-scale signal. </w:t>
      </w:r>
      <w:ins w:id="249" w:author="Landry, Lysandre (DFO/MPO)" w:date="2026-07-08T12:48:00Z" w16du:dateUtc="2026-07-08T15:48:00Z">
        <w:r w:rsidR="00D1470C">
          <w:t xml:space="preserve"> </w:t>
        </w:r>
      </w:ins>
      <w:r>
        <w:t xml:space="preserve">The method </w:t>
      </w:r>
      <w:del w:id="250" w:author="Landry, Lysandre (DFO/MPO)" w:date="2026-07-08T13:00:00Z" w16du:dateUtc="2026-07-08T16:00:00Z">
        <w:r>
          <w:delText>is</w:delText>
        </w:r>
        <w:r w:rsidDel="004A528B">
          <w:delText xml:space="preserve"> </w:delText>
        </w:r>
      </w:del>
      <w:ins w:id="251" w:author="Landry, Lysandre (DFO/MPO)" w:date="2026-07-08T13:00:00Z" w16du:dateUtc="2026-07-08T16:00:00Z">
        <w:r w:rsidR="004A528B">
          <w:t>aims</w:t>
        </w:r>
        <w:r>
          <w:t xml:space="preserve"> </w:t>
        </w:r>
      </w:ins>
      <w:ins w:id="252" w:author="Landry, Lysandre (DFO/MPO)" w:date="2026-07-08T11:00:00Z" w16du:dateUtc="2026-07-08T14:00:00Z">
        <w:r w:rsidR="00376067">
          <w:t xml:space="preserve">to </w:t>
        </w:r>
      </w:ins>
      <w:ins w:id="253" w:author="Landry, Lysandre (DFO/MPO)" w:date="2026-07-08T13:01:00Z" w16du:dateUtc="2026-07-08T16:01:00Z">
        <w:r w:rsidR="001E5D84">
          <w:t>document community changes through</w:t>
        </w:r>
      </w:ins>
      <w:ins w:id="254" w:author="Landry, Lysandre (DFO/MPO)" w:date="2026-07-08T11:00:00Z" w16du:dateUtc="2026-07-08T14:00:00Z">
        <w:r w:rsidR="00376067">
          <w:t xml:space="preserve"> a diagnostic framework</w:t>
        </w:r>
        <w:r>
          <w:t xml:space="preserve"> </w:t>
        </w:r>
      </w:ins>
      <w:del w:id="255" w:author="Landry, Lysandre (DFO/MPO)" w:date="2026-07-08T11:02:00Z" w16du:dateUtc="2026-07-08T14:02:00Z">
        <w:r>
          <w:delText xml:space="preserve">comparison: one diagnostic framework, applied unchanged, </w:delText>
        </w:r>
      </w:del>
      <w:del w:id="256" w:author="Landry, Lysandre (DFO/MPO)" w:date="2026-07-08T13:01:00Z" w16du:dateUtc="2026-07-08T16:01:00Z">
        <w:r>
          <w:delText xml:space="preserve">to </w:delText>
        </w:r>
      </w:del>
      <w:ins w:id="257" w:author="Landry, Lysandre (DFO/MPO)" w:date="2026-07-08T13:01:00Z" w16du:dateUtc="2026-07-08T16:01:00Z">
        <w:r w:rsidR="00A15735">
          <w:t xml:space="preserve">that </w:t>
        </w:r>
      </w:ins>
      <w:r>
        <w:t>contrasts within</w:t>
      </w:r>
      <w:ins w:id="258" w:author="Landry, Lysandre (DFO/MPO)" w:date="2026-07-08T12:46:00Z" w16du:dateUtc="2026-07-08T15:46:00Z">
        <w:r>
          <w:t xml:space="preserve"> </w:t>
        </w:r>
        <w:r w:rsidR="001E519B">
          <w:t>and between</w:t>
        </w:r>
      </w:ins>
      <w:r>
        <w:t xml:space="preserve"> each decade</w:t>
      </w:r>
      <w:del w:id="259" w:author="Landry, Lysandre (DFO/MPO)" w:date="2026-07-08T12:46:00Z" w16du:dateUtc="2026-07-08T15:46:00Z">
        <w:r>
          <w:delText xml:space="preserve"> and between the two</w:delText>
        </w:r>
      </w:del>
      <w:del w:id="260" w:author="Landry, Lysandre (DFO/MPO)" w:date="2026-07-08T11:02:00Z" w16du:dateUtc="2026-07-08T14:02:00Z">
        <w:r>
          <w:delText>, each read against the others</w:delText>
        </w:r>
      </w:del>
      <w:r>
        <w:t xml:space="preserve">. The framework </w:t>
      </w:r>
      <w:ins w:id="261" w:author="Landry, Lysandre (DFO/MPO)" w:date="2026-07-08T13:02:00Z">
        <w:r w:rsidR="00B85D71" w:rsidRPr="00B85D71">
          <w:t>us</w:t>
        </w:r>
      </w:ins>
      <w:ins w:id="262" w:author="Landry, Lysandre (DFO/MPO)" w:date="2026-07-08T13:02:00Z" w16du:dateUtc="2026-07-08T16:02:00Z">
        <w:r w:rsidR="00B85D71">
          <w:t>es</w:t>
        </w:r>
      </w:ins>
      <w:ins w:id="263" w:author="Landry, Lysandre (DFO/MPO)" w:date="2026-07-08T13:02:00Z">
        <w:r w:rsidR="00B85D71" w:rsidRPr="00B85D71">
          <w:t xml:space="preserve"> 3 indices (</w:t>
        </w:r>
      </w:ins>
      <w:ins w:id="264" w:author="Landry, Lysandre (DFO/MPO)" w:date="2026-07-08T13:11:00Z" w16du:dateUtc="2026-07-08T16:11:00Z">
        <w:r w:rsidR="003D7950">
          <w:t xml:space="preserve">i.e. </w:t>
        </w:r>
      </w:ins>
      <w:ins w:id="265" w:author="Landry, Lysandre (DFO/MPO)" w:date="2026-07-08T13:10:00Z" w16du:dateUtc="2026-07-08T16:10:00Z">
        <w:r w:rsidR="00C80B89">
          <w:t>diversity</w:t>
        </w:r>
      </w:ins>
      <w:ins w:id="266" w:author="Landry, Lysandre (DFO/MPO)" w:date="2026-07-09T10:47:00Z" w16du:dateUtc="2026-07-09T13:47:00Z">
        <w:r w:rsidR="00AB75D0">
          <w:t>,</w:t>
        </w:r>
      </w:ins>
      <w:ins w:id="267" w:author="Landry, Lysandre (DFO/MPO)" w:date="2026-07-08T13:10:00Z" w16du:dateUtc="2026-07-08T16:10:00Z">
        <w:r w:rsidR="00C80B89">
          <w:t xml:space="preserve"> </w:t>
        </w:r>
      </w:ins>
      <w:ins w:id="268" w:author="Landry, Lysandre (DFO/MPO)" w:date="2026-07-08T13:11:00Z" w16du:dateUtc="2026-07-08T16:11:00Z">
        <w:r w:rsidR="00DE7F0B">
          <w:t>niche breadth</w:t>
        </w:r>
      </w:ins>
      <w:ins w:id="269" w:author="Landry, Lysandre (DFO/MPO)" w:date="2026-07-09T10:47:00Z" w16du:dateUtc="2026-07-09T13:47:00Z">
        <w:r w:rsidR="00AB75D0">
          <w:t xml:space="preserve"> and </w:t>
        </w:r>
      </w:ins>
      <w:ins w:id="270" w:author="Landry, Lysandre (DFO/MPO)" w:date="2026-07-09T11:08:00Z">
        <w:r w:rsidR="00902AF8" w:rsidRPr="00902AF8">
          <w:t>dissimilarity</w:t>
        </w:r>
      </w:ins>
      <w:ins w:id="271" w:author="Landry, Lysandre (DFO/MPO)" w:date="2026-07-08T13:02:00Z">
        <w:r w:rsidR="00B85D71" w:rsidRPr="00B85D71">
          <w:t>)</w:t>
        </w:r>
      </w:ins>
      <w:ins w:id="272" w:author="Landry, Lysandre (DFO/MPO)" w:date="2026-07-08T13:11:00Z" w16du:dateUtc="2026-07-08T16:11:00Z">
        <w:r w:rsidR="008723DB">
          <w:t xml:space="preserve"> to</w:t>
        </w:r>
      </w:ins>
      <w:ins w:id="273" w:author="Landry, Lysandre (DFO/MPO)" w:date="2026-07-08T13:02:00Z">
        <w:r>
          <w:t xml:space="preserve"> </w:t>
        </w:r>
      </w:ins>
      <w:r>
        <w:t xml:space="preserve">sorts </w:t>
      </w:r>
      <w:del w:id="274" w:author="Landry, Lysandre (DFO/MPO)" w:date="2026-07-08T11:03:00Z" w16du:dateUtc="2026-07-08T14:03:00Z">
        <w:r>
          <w:delText>a</w:delText>
        </w:r>
        <w:r w:rsidDel="00D00456">
          <w:delText xml:space="preserve"> </w:delText>
        </w:r>
      </w:del>
      <w:commentRangeStart w:id="275"/>
      <w:ins w:id="276" w:author="Landry, Lysandre (DFO/MPO)" w:date="2026-07-08T11:03:00Z" w16du:dateUtc="2026-07-08T14:03:00Z">
        <w:r w:rsidR="00D00456">
          <w:t>each</w:t>
        </w:r>
        <w:r>
          <w:t xml:space="preserve"> </w:t>
        </w:r>
      </w:ins>
      <w:r>
        <w:t xml:space="preserve">predator’s diet </w:t>
      </w:r>
      <w:commentRangeEnd w:id="275"/>
      <w:r w:rsidR="001F1741">
        <w:rPr>
          <w:rStyle w:val="Marquedecommentaire"/>
          <w:sz w:val="24"/>
          <w:szCs w:val="22"/>
        </w:rPr>
        <w:commentReference w:id="275"/>
      </w:r>
      <w:del w:id="277" w:author="Landry, Lysandre (DFO/MPO)" w:date="2026-07-08T11:35:00Z" w16du:dateUtc="2026-07-08T14:35:00Z">
        <w:r>
          <w:delText xml:space="preserve">change </w:delText>
        </w:r>
      </w:del>
      <w:ins w:id="278" w:author="Landry, Lysandre (DFO/MPO)" w:date="2026-07-08T11:35:00Z" w16du:dateUtc="2026-07-08T14:35:00Z">
        <w:r w:rsidR="00674F75">
          <w:t xml:space="preserve">composition </w:t>
        </w:r>
      </w:ins>
      <w:ins w:id="279" w:author="Landry, Lysandre (DFO/MPO)" w:date="2026-07-08T11:36:00Z" w16du:dateUtc="2026-07-08T14:36:00Z">
        <w:r w:rsidR="009F2D0D">
          <w:t>change</w:t>
        </w:r>
      </w:ins>
      <w:ins w:id="280" w:author="Landry, Lysandre (DFO/MPO)" w:date="2026-07-08T11:35:00Z" w16du:dateUtc="2026-07-08T14:35:00Z">
        <w:r w:rsidR="00674F75">
          <w:t xml:space="preserve"> </w:t>
        </w:r>
      </w:ins>
      <w:r>
        <w:t xml:space="preserve">into </w:t>
      </w:r>
      <w:del w:id="281" w:author="Landry, Lysandre (DFO/MPO)" w:date="2026-07-08T12:40:00Z" w16du:dateUtc="2026-07-08T15:40:00Z">
        <w:r>
          <w:delText xml:space="preserve">a few </w:delText>
        </w:r>
      </w:del>
      <w:r>
        <w:t>interpretable types along a gradient of increasing severity</w:t>
      </w:r>
      <w:ins w:id="282" w:author="Landry, Lysandre (DFO/MPO)" w:date="2026-07-08T13:02:00Z" w16du:dateUtc="2026-07-08T16:02:00Z">
        <w:r w:rsidR="00B85D71">
          <w:t>.</w:t>
        </w:r>
      </w:ins>
      <w:ins w:id="283" w:author="Landry, Lysandre (DFO/MPO)" w:date="2026-07-08T11:37:00Z" w16du:dateUtc="2026-07-08T14:37:00Z">
        <w:r w:rsidR="0070181E">
          <w:t xml:space="preserve"> The gradient</w:t>
        </w:r>
        <w:r w:rsidR="00006CAB">
          <w:t xml:space="preserve"> range</w:t>
        </w:r>
      </w:ins>
      <w:del w:id="284" w:author="Landry, Lysandre (DFO/MPO)" w:date="2026-07-08T11:37:00Z" w16du:dateUtc="2026-07-08T14:37:00Z">
        <w:r>
          <w:delText>,</w:delText>
        </w:r>
      </w:del>
      <w:r>
        <w:t xml:space="preserve"> from stability</w:t>
      </w:r>
      <w:ins w:id="285" w:author="Landry, Lysandre (DFO/MPO)" w:date="2026-07-08T13:15:00Z" w16du:dateUtc="2026-07-08T16:15:00Z">
        <w:r w:rsidR="000E0A8A">
          <w:t xml:space="preserve"> to </w:t>
        </w:r>
        <w:r w:rsidR="00713A0C">
          <w:t>comm</w:t>
        </w:r>
      </w:ins>
      <w:ins w:id="286" w:author="Landry, Lysandre (DFO/MPO)" w:date="2026-07-08T13:16:00Z" w16du:dateUtc="2026-07-08T16:16:00Z">
        <w:r w:rsidR="00713A0C">
          <w:t>unity</w:t>
        </w:r>
      </w:ins>
      <w:ins w:id="287" w:author="Landry, Lysandre (DFO/MPO)" w:date="2026-07-08T13:15:00Z" w16du:dateUtc="2026-07-08T16:15:00Z">
        <w:r w:rsidR="000E0A8A">
          <w:t xml:space="preserve"> reorganisation</w:t>
        </w:r>
      </w:ins>
      <w:ins w:id="288" w:author="Landry, Lysandre (DFO/MPO)" w:date="2026-07-08T13:16:00Z" w16du:dateUtc="2026-07-08T16:16:00Z">
        <w:r w:rsidR="00877388">
          <w:t xml:space="preserve"> through</w:t>
        </w:r>
      </w:ins>
      <w:del w:id="289" w:author="Landry, Lysandre (DFO/MPO)" w:date="2026-07-08T13:16:00Z" w16du:dateUtc="2026-07-08T16:16:00Z">
        <w:r>
          <w:delText xml:space="preserve">, through </w:delText>
        </w:r>
        <w:r w:rsidDel="00570B2F">
          <w:delText>substitution</w:delText>
        </w:r>
        <w:r>
          <w:delText xml:space="preserve"> that leaves diversity and niche breadth unchanged, </w:delText>
        </w:r>
        <w:r w:rsidDel="00877388">
          <w:delText xml:space="preserve">to </w:delText>
        </w:r>
      </w:del>
      <w:ins w:id="290" w:author="Landry, Lysandre (DFO/MPO)" w:date="2026-07-08T13:16:00Z" w16du:dateUtc="2026-07-08T16:16:00Z">
        <w:r>
          <w:t xml:space="preserve"> </w:t>
        </w:r>
      </w:ins>
      <w:r>
        <w:t>multi-</w:t>
      </w:r>
      <w:del w:id="291" w:author="Landry, Lysandre (DFO/MPO)" w:date="2026-07-08T13:12:00Z" w16du:dateUtc="2026-07-08T16:12:00Z">
        <w:r>
          <w:delText xml:space="preserve">axis </w:delText>
        </w:r>
      </w:del>
      <w:ins w:id="292" w:author="Landry, Lysandre (DFO/MPO)" w:date="2026-07-08T13:12:00Z" w16du:dateUtc="2026-07-08T16:12:00Z">
        <w:r w:rsidR="00551EDE">
          <w:t xml:space="preserve">indices </w:t>
        </w:r>
      </w:ins>
      <w:r>
        <w:t>change</w:t>
      </w:r>
      <w:del w:id="293" w:author="Landry, Lysandre (DFO/MPO)" w:date="2026-07-08T13:12:00Z" w16du:dateUtc="2026-07-08T16:12:00Z">
        <w:r>
          <w:delText xml:space="preserve"> in which composition turns over and one or both of those axes shift with it</w:delText>
        </w:r>
      </w:del>
      <w:r>
        <w:t xml:space="preserve"> (Section 2.3). We test the classification across prey taxonomic resolution</w:t>
      </w:r>
      <w:ins w:id="294" w:author="Landry, Lysandre (DFO/MPO)" w:date="2026-07-08T13:17:00Z" w16du:dateUtc="2026-07-08T16:17:00Z">
        <w:r w:rsidR="00021093">
          <w:t>s</w:t>
        </w:r>
      </w:ins>
      <w:r>
        <w:t xml:space="preserve"> and in two dietary currencies, biomass and frequency of occurrence</w:t>
      </w:r>
      <w:r w:rsidR="00AD61DD">
        <w:t xml:space="preserve"> </w:t>
      </w:r>
      <w:sdt>
        <w:sdtPr>
          <w:rPr>
            <w:color w:val="000000"/>
          </w:rPr>
          <w:tag w:val="MENDELEY_CITATION_v3_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"/>
          <w:id w:val="-1767379003"/>
          <w:placeholder>
            <w:docPart w:val="DefaultPlaceholder_-1854013440"/>
          </w:placeholder>
        </w:sdtPr>
        <w:sdtContent>
          <w:r w:rsidR="0019197D" w:rsidRPr="0019197D">
            <w:rPr>
              <w:color w:val="000000"/>
            </w:rPr>
            <w:t>(Baker et al., 2014)</w:t>
          </w:r>
        </w:sdtContent>
      </w:sdt>
      <w:r w:rsidR="00AD61DD">
        <w:t>.</w:t>
      </w:r>
    </w:p>
    <w:p w14:paraId="0B80534C" w14:textId="3E8096BB" w:rsidR="00C14602" w:rsidRDefault="00C14602" w:rsidP="00C14602">
      <w:pPr>
        <w:jc w:val="both"/>
      </w:pPr>
      <w:commentRangeStart w:id="295"/>
      <w:commentRangeStart w:id="296"/>
      <w:r>
        <w:t xml:space="preserve">Three questions structure the analysis. First, within each decade, how </w:t>
      </w:r>
      <w:del w:id="297" w:author="Landry, Lysandre (DFO/MPO)" w:date="2026-07-08T13:19:00Z" w16du:dateUtc="2026-07-08T16:19:00Z">
        <w:r>
          <w:delText>is</w:delText>
        </w:r>
        <w:r w:rsidR="000812E3">
          <w:delText xml:space="preserve"> </w:delText>
        </w:r>
      </w:del>
      <w:r>
        <w:t>diet</w:t>
      </w:r>
      <w:ins w:id="298" w:author="Landry, Lysandre (DFO/MPO)" w:date="2026-07-08T13:19:00Z" w16du:dateUtc="2026-07-08T16:19:00Z">
        <w:r w:rsidR="000812E3">
          <w:t>s</w:t>
        </w:r>
      </w:ins>
      <w:r>
        <w:t xml:space="preserve"> </w:t>
      </w:r>
      <w:del w:id="299" w:author="Landry, Lysandre (DFO/MPO)" w:date="2026-07-08T11:34:00Z" w16du:dateUtc="2026-07-08T14:34:00Z">
        <w:r>
          <w:delText>change</w:delText>
        </w:r>
        <w:r w:rsidDel="00084D7E">
          <w:delText xml:space="preserve"> </w:delText>
        </w:r>
      </w:del>
      <w:ins w:id="300" w:author="Landry, Lysandre (DFO/MPO)" w:date="2026-07-08T11:34:00Z" w16du:dateUtc="2026-07-08T14:34:00Z">
        <w:r w:rsidR="00084D7E">
          <w:t>composition</w:t>
        </w:r>
        <w:r>
          <w:t xml:space="preserve"> </w:t>
        </w:r>
      </w:ins>
      <w:del w:id="301" w:author="Landry, Lysandre (DFO/MPO)" w:date="2026-07-08T11:32:00Z" w16du:dateUtc="2026-07-08T14:32:00Z">
        <w:r>
          <w:delText xml:space="preserve">distributed </w:delText>
        </w:r>
      </w:del>
      <w:ins w:id="302" w:author="Landry, Lysandre (DFO/MPO)" w:date="2026-07-08T13:18:00Z" w16du:dateUtc="2026-07-08T16:18:00Z">
        <w:r w:rsidR="00E63962">
          <w:t xml:space="preserve">change </w:t>
        </w:r>
      </w:ins>
      <w:r>
        <w:t xml:space="preserve">among predators, and does that </w:t>
      </w:r>
      <w:del w:id="303" w:author="Landry, Lysandre (DFO/MPO)" w:date="2026-07-08T11:32:00Z" w16du:dateUtc="2026-07-08T14:32:00Z">
        <w:r>
          <w:delText xml:space="preserve">distribution </w:delText>
        </w:r>
      </w:del>
      <w:r>
        <w:t xml:space="preserve">differ between the mid-2000s and the late 2010s? Second, how does the </w:t>
      </w:r>
      <w:del w:id="304" w:author="Landry, Lysandre (DFO/MPO)" w:date="2026-07-08T11:32:00Z" w16du:dateUtc="2026-07-08T14:32:00Z">
        <w:r>
          <w:delText>picture</w:delText>
        </w:r>
        <w:r w:rsidDel="00801592">
          <w:delText xml:space="preserve"> </w:delText>
        </w:r>
      </w:del>
      <w:ins w:id="305" w:author="Landry, Lysandre (DFO/MPO)" w:date="2026-07-08T11:32:00Z" w16du:dateUtc="2026-07-08T14:32:00Z">
        <w:r w:rsidR="00801592">
          <w:t xml:space="preserve">diets </w:t>
        </w:r>
      </w:ins>
      <w:ins w:id="306" w:author="Landry, Lysandre (DFO/MPO)" w:date="2026-07-08T13:20:00Z">
        <w:r w:rsidR="001F6CD3" w:rsidRPr="001F6CD3">
          <w:t>composition</w:t>
        </w:r>
      </w:ins>
      <w:ins w:id="307" w:author="Landry, Lysandre (DFO/MPO)" w:date="2026-07-08T11:32:00Z" w16du:dateUtc="2026-07-08T14:32:00Z">
        <w:r>
          <w:t xml:space="preserve"> </w:t>
        </w:r>
      </w:ins>
      <w:r>
        <w:t xml:space="preserve">change when the two decades are contrasted directly? Third, is any between-decade signal organized spatially across the sGSL, and consistent across the two currencies? Answering them turns the broad expectation that a reorganized community must feed differently into a specific, testable account of where fish diets changed, how widely, and in what form. The framework </w:t>
      </w:r>
      <w:ins w:id="308" w:author="Landry, Lysandre (DFO/MPO)" w:date="2026-07-08T13:23:00Z" w16du:dateUtc="2026-07-08T16:23:00Z">
        <w:r w:rsidR="005A7ABA">
          <w:t>could</w:t>
        </w:r>
        <w:r>
          <w:t xml:space="preserve"> </w:t>
        </w:r>
      </w:ins>
      <w:r>
        <w:t xml:space="preserve">also </w:t>
      </w:r>
      <w:ins w:id="309" w:author="Landry, Lysandre (DFO/MPO)" w:date="2026-07-08T13:23:00Z" w16du:dateUtc="2026-07-08T16:23:00Z">
        <w:r w:rsidR="005A7ABA">
          <w:t xml:space="preserve">be </w:t>
        </w:r>
      </w:ins>
      <w:del w:id="310" w:author="Landry, Lysandre (DFO/MPO)" w:date="2026-07-08T13:23:00Z" w16du:dateUtc="2026-07-08T16:23:00Z">
        <w:r>
          <w:delText xml:space="preserve">transfers </w:delText>
        </w:r>
      </w:del>
      <w:ins w:id="311" w:author="Landry, Lysandre (DFO/MPO)" w:date="2026-07-08T13:23:00Z" w16du:dateUtc="2026-07-08T16:23:00Z">
        <w:r w:rsidR="005A7ABA">
          <w:t xml:space="preserve">transferable </w:t>
        </w:r>
      </w:ins>
      <w:r>
        <w:t>to other systems with long-term diet records.</w:t>
      </w:r>
      <w:commentRangeEnd w:id="295"/>
      <w:r w:rsidR="003A2576">
        <w:rPr>
          <w:rStyle w:val="Marquedecommentaire"/>
          <w:sz w:val="24"/>
          <w:szCs w:val="22"/>
        </w:rPr>
        <w:commentReference w:id="295"/>
      </w:r>
      <w:commentRangeEnd w:id="296"/>
      <w:r w:rsidR="008B21F1">
        <w:rPr>
          <w:rStyle w:val="Marquedecommentaire"/>
          <w:sz w:val="24"/>
          <w:szCs w:val="22"/>
        </w:rPr>
        <w:commentReference w:id="296"/>
      </w:r>
    </w:p>
    <w:p w14:paraId="550839BD" w14:textId="77777777" w:rsidR="00C14602" w:rsidRPr="00C14602" w:rsidRDefault="00C14602" w:rsidP="00C14602">
      <w:pPr>
        <w:pStyle w:val="Titre1"/>
        <w:rPr>
          <w:lang w:val="en-US"/>
        </w:rPr>
      </w:pPr>
      <w:r w:rsidRPr="00C14602">
        <w:rPr>
          <w:lang w:val="en-US"/>
        </w:rPr>
        <w:lastRenderedPageBreak/>
        <w:t>2. Material and methods</w:t>
      </w:r>
    </w:p>
    <w:p w14:paraId="379BEB2A" w14:textId="77777777" w:rsidR="00C14602" w:rsidRPr="00C14602" w:rsidRDefault="00C14602" w:rsidP="00C14602">
      <w:pPr>
        <w:pStyle w:val="Titre2"/>
        <w:rPr>
          <w:lang w:val="en-US"/>
        </w:rPr>
      </w:pPr>
      <w:r w:rsidRPr="00C14602">
        <w:rPr>
          <w:lang w:val="en-US"/>
        </w:rPr>
        <w:t>2.1 Study area, survey, and diet data</w:t>
      </w:r>
    </w:p>
    <w:p w14:paraId="734AA297" w14:textId="225E9C09" w:rsidR="00456E25" w:rsidDel="00FC3F8D" w:rsidRDefault="00C14602" w:rsidP="00FC3F8D">
      <w:pPr>
        <w:jc w:val="both"/>
        <w:rPr>
          <w:del w:id="312" w:author="Sutton, Jolene (DFO/MPO)" w:date="2026-07-09T13:00:00Z" w16du:dateUtc="2026-07-09T16:00:00Z"/>
        </w:rPr>
      </w:pPr>
      <w:r>
        <w:t xml:space="preserve">The </w:t>
      </w:r>
      <w:del w:id="313" w:author="Sutton, Jolene (DFO/MPO)" w:date="2026-07-09T09:25:00Z" w16du:dateUtc="2026-07-09T12:25:00Z">
        <w:r w:rsidDel="00073605">
          <w:delText>southern Gulf of St Lawrence (</w:delText>
        </w:r>
      </w:del>
      <w:r>
        <w:t>sGSL</w:t>
      </w:r>
      <w:ins w:id="314" w:author="Sutton, Jolene (DFO/MPO)" w:date="2026-07-09T09:26:00Z" w16du:dateUtc="2026-07-09T12:26:00Z">
        <w:r w:rsidR="00180BF8">
          <w:t xml:space="preserve"> </w:t>
        </w:r>
        <w:r w:rsidR="007E4EA2">
          <w:t>includes most of</w:t>
        </w:r>
      </w:ins>
      <w:del w:id="315" w:author="Sutton, Jolene (DFO/MPO)" w:date="2026-07-09T09:26:00Z" w16du:dateUtc="2026-07-09T12:26:00Z">
        <w:r w:rsidR="003B0C75" w:rsidRPr="003B0C75" w:rsidDel="007E4EA2">
          <w:delText>;</w:delText>
        </w:r>
      </w:del>
      <w:r w:rsidR="003B0C75" w:rsidRPr="003B0C75">
        <w:t xml:space="preserve"> </w:t>
      </w:r>
      <w:r w:rsidR="00EF465E">
        <w:t xml:space="preserve">NAFO </w:t>
      </w:r>
      <w:r w:rsidR="003B0C75" w:rsidRPr="003B0C75">
        <w:t>Division 4T</w:t>
      </w:r>
      <w:del w:id="316" w:author="Landry, Lysandre (DFO/MPO)" w:date="2026-07-09T10:03:00Z" w16du:dateUtc="2026-07-09T13:03:00Z">
        <w:r>
          <w:delText>)</w:delText>
        </w:r>
      </w:del>
      <w:r w:rsidR="003B0C75" w:rsidRPr="003B0C75">
        <w:t xml:space="preserve"> </w:t>
      </w:r>
      <w:commentRangeStart w:id="317"/>
      <w:r w:rsidR="003B0C75" w:rsidRPr="003B0C75">
        <w:t xml:space="preserve">lies south of the Laurentian Channel </w:t>
      </w:r>
      <w:commentRangeEnd w:id="317"/>
      <w:r w:rsidR="00D27FF1" w:rsidRPr="003B0C75">
        <w:rPr>
          <w:rStyle w:val="Marquedecommentaire"/>
          <w:sz w:val="24"/>
          <w:szCs w:val="22"/>
        </w:rPr>
        <w:commentReference w:id="317"/>
      </w:r>
      <w:r w:rsidR="003B0C75" w:rsidRPr="003B0C75">
        <w:t>and is bordered by Quebec</w:t>
      </w:r>
      <w:r>
        <w:t xml:space="preserve">, New Brunswick, Nova Scotia and Prince Edward Island. </w:t>
      </w:r>
      <w:r w:rsidR="00723970">
        <w:t>Diet</w:t>
      </w:r>
      <w:r>
        <w:t xml:space="preserve"> data come</w:t>
      </w:r>
      <w:r w:rsidR="00723970" w:rsidRPr="00723970">
        <w:t xml:space="preserve"> from the September research-vessel (RV) bottom-trawl survey</w:t>
      </w:r>
      <w:r w:rsidR="00723970">
        <w:t xml:space="preserve">. </w:t>
      </w:r>
      <w:r>
        <w:t xml:space="preserve">The survey follows a depth-stratified random design </w:t>
      </w:r>
      <w:r w:rsidR="00723970" w:rsidRPr="00723970">
        <w:t>covering roughly 20 to 350 m</w:t>
      </w:r>
      <w:r w:rsidR="009B121F">
        <w:t xml:space="preserve"> </w:t>
      </w:r>
      <w:sdt>
        <w:sdtPr>
          <w:rPr>
            <w:color w:val="000000"/>
          </w:rPr>
          <w:tag w:val="MENDELEY_CITATION_v3_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"/>
          <w:id w:val="-62950315"/>
          <w:placeholder>
            <w:docPart w:val="DefaultPlaceholder_-1854013440"/>
          </w:placeholder>
        </w:sdtPr>
        <w:sdtContent>
          <w:r w:rsidR="0019197D" w:rsidRPr="0019197D">
            <w:rPr>
              <w:color w:val="000000"/>
            </w:rPr>
            <w:t>(Hurlbut and Clay, 1990)</w:t>
          </w:r>
        </w:sdtContent>
      </w:sdt>
      <w:r w:rsidR="009B121F">
        <w:t xml:space="preserve"> </w:t>
      </w:r>
      <w:r>
        <w:t>and is carried out mainly in September, with a few tows in August or October in some years</w:t>
      </w:r>
      <w:r w:rsidR="00061A8E">
        <w:t xml:space="preserve"> (</w:t>
      </w:r>
      <w:r w:rsidR="00061A8E" w:rsidRPr="00061A8E">
        <w:rPr>
          <w:b/>
          <w:bCs/>
        </w:rPr>
        <w:t>Figure 1</w:t>
      </w:r>
      <w:r w:rsidR="00061A8E">
        <w:t>)</w:t>
      </w:r>
      <w:r>
        <w:t xml:space="preserve">. </w:t>
      </w:r>
    </w:p>
    <w:p w14:paraId="64AF7644" w14:textId="220887F5" w:rsidR="00C14602" w:rsidRDefault="00456E25" w:rsidP="00FC3F8D">
      <w:pPr>
        <w:jc w:val="both"/>
      </w:pPr>
      <w:del w:id="318" w:author="Sutton, Jolene (DFO/MPO)" w:date="2026-07-09T13:00:00Z" w16du:dateUtc="2026-07-09T16:00:00Z">
        <w:r w:rsidRPr="00456E25" w:rsidDel="00FC3F8D">
          <w:delText xml:space="preserve">Each stomach was assigned to one of four southern-Gulf ecoregions of the </w:delText>
        </w:r>
      </w:del>
      <w:ins w:id="319" w:author="Landry, Lysandre (DFO/MPO)" w:date="2026-07-08T13:29:00Z" w16du:dateUtc="2026-07-08T16:29:00Z">
        <w:del w:id="320" w:author="Sutton, Jolene (DFO/MPO)" w:date="2026-07-09T13:00:00Z" w16du:dateUtc="2026-07-09T16:00:00Z">
          <w:r w:rsidR="007E0718" w:rsidDel="00FC3F8D">
            <w:delText>Gulf of St. Law</w:delText>
          </w:r>
          <w:r w:rsidR="009B1C68" w:rsidDel="00FC3F8D">
            <w:delText>rence Ecosystem</w:delText>
          </w:r>
          <w:r w:rsidR="00B5156F" w:rsidDel="00FC3F8D">
            <w:delText xml:space="preserve"> Appro</w:delText>
          </w:r>
        </w:del>
      </w:ins>
      <w:ins w:id="321" w:author="Landry, Lysandre (DFO/MPO)" w:date="2026-07-08T13:30:00Z" w16du:dateUtc="2026-07-08T16:30:00Z">
        <w:del w:id="322" w:author="Sutton, Jolene (DFO/MPO)" w:date="2026-07-09T13:00:00Z" w16du:dateUtc="2026-07-09T16:00:00Z">
          <w:r w:rsidR="00521127" w:rsidDel="00FC3F8D">
            <w:delText>a</w:delText>
          </w:r>
        </w:del>
      </w:ins>
      <w:ins w:id="323" w:author="Landry, Lysandre (DFO/MPO)" w:date="2026-07-08T13:29:00Z" w16du:dateUtc="2026-07-08T16:29:00Z">
        <w:del w:id="324" w:author="Sutton, Jolene (DFO/MPO)" w:date="2026-07-09T13:00:00Z" w16du:dateUtc="2026-07-09T16:00:00Z">
          <w:r w:rsidR="00B5156F" w:rsidDel="00FC3F8D">
            <w:delText>ch</w:delText>
          </w:r>
          <w:r w:rsidR="00521127" w:rsidDel="00FC3F8D">
            <w:delText xml:space="preserve"> </w:delText>
          </w:r>
        </w:del>
      </w:ins>
      <w:ins w:id="325" w:author="Landry, Lysandre (DFO/MPO)" w:date="2026-07-08T13:30:00Z" w16du:dateUtc="2026-07-08T16:30:00Z">
        <w:del w:id="326" w:author="Sutton, Jolene (DFO/MPO)" w:date="2026-07-09T13:00:00Z" w16du:dateUtc="2026-07-09T16:00:00Z">
          <w:r w:rsidR="00521127" w:rsidDel="00FC3F8D">
            <w:delText>(</w:delText>
          </w:r>
        </w:del>
      </w:ins>
      <w:del w:id="327" w:author="Sutton, Jolene (DFO/MPO)" w:date="2026-07-09T13:00:00Z" w16du:dateUtc="2026-07-09T16:00:00Z">
        <w:r w:rsidRPr="00456E25" w:rsidDel="00FC3F8D">
          <w:delText>GSLEA</w:delText>
        </w:r>
      </w:del>
      <w:ins w:id="328" w:author="Landry, Lysandre (DFO/MPO)" w:date="2026-07-08T13:30:00Z" w16du:dateUtc="2026-07-08T16:30:00Z">
        <w:del w:id="329" w:author="Sutton, Jolene (DFO/MPO)" w:date="2026-07-09T13:00:00Z" w16du:dateUtc="2026-07-09T16:00:00Z">
          <w:r w:rsidR="00521127" w:rsidDel="00FC3F8D">
            <w:delText>)</w:delText>
          </w:r>
        </w:del>
      </w:ins>
      <w:del w:id="330" w:author="Sutton, Jolene (DFO/MPO)" w:date="2026-07-09T13:00:00Z" w16du:dateUtc="2026-07-09T16:00:00Z">
        <w:r w:rsidRPr="00456E25" w:rsidDel="00FC3F8D">
          <w:delText xml:space="preserve"> framework</w:delText>
        </w:r>
        <w:r w:rsidDel="00FC3F8D">
          <w:delText xml:space="preserve"> </w:delText>
        </w:r>
      </w:del>
      <w:customXmlDelRangeStart w:id="331" w:author="Sutton, Jolene (DFO/MPO)" w:date="2026-07-09T13:00:00Z"/>
      <w:sdt>
        <w:sdtPr>
          <w:rPr>
            <w:color w:val="000000"/>
          </w:rPr>
          <w:tag w:val="MENDELEY_CITATION_v3_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"/>
          <w:id w:val="-195167006"/>
          <w:placeholder>
            <w:docPart w:val="DefaultPlaceholder_-1854013440"/>
          </w:placeholder>
        </w:sdtPr>
        <w:sdtContent>
          <w:customXmlDelRangeEnd w:id="331"/>
          <w:del w:id="332" w:author="Sutton, Jolene (DFO/MPO)" w:date="2026-07-09T13:00:00Z" w16du:dateUtc="2026-07-09T16:00:00Z">
            <w:r w:rsidR="0019197D" w:rsidRPr="0019197D" w:rsidDel="00FC3F8D">
              <w:rPr>
                <w:color w:val="000000"/>
              </w:rPr>
              <w:delText>(Duplisea et al., 2024, 2020)</w:delText>
            </w:r>
          </w:del>
          <w:customXmlDelRangeStart w:id="333" w:author="Sutton, Jolene (DFO/MPO)" w:date="2026-07-09T13:00:00Z"/>
        </w:sdtContent>
      </w:sdt>
      <w:customXmlDelRangeEnd w:id="333"/>
      <w:del w:id="334" w:author="Sutton, Jolene (DFO/MPO)" w:date="2026-07-09T13:00:00Z" w16du:dateUtc="2026-07-09T16:00:00Z">
        <w:r w:rsidDel="00FC3F8D">
          <w:delText>,</w:delText>
        </w:r>
        <w:r w:rsidRPr="00456E25" w:rsidDel="00FC3F8D">
          <w:delText xml:space="preserve"> Baie des Chaleurs, the Northumberland Strait, the Magdalen Shallows and the Central sGSL</w:delText>
        </w:r>
        <w:r w:rsidDel="00FC3F8D">
          <w:delText>,</w:delText>
        </w:r>
        <w:r w:rsidRPr="00456E25" w:rsidDel="00FC3F8D">
          <w:delText xml:space="preserve"> </w:delText>
        </w:r>
      </w:del>
      <w:del w:id="335" w:author="Sutton, Jolene (DFO/MPO)" w:date="2026-07-09T12:57:00Z" w16du:dateUtc="2026-07-09T15:57:00Z">
        <w:r w:rsidRPr="00456E25" w:rsidDel="004F3A1E">
          <w:delText xml:space="preserve">from </w:delText>
        </w:r>
      </w:del>
      <w:del w:id="336" w:author="Sutton, Jolene (DFO/MPO)" w:date="2026-07-09T13:00:00Z" w16du:dateUtc="2026-07-09T16:00:00Z">
        <w:r w:rsidRPr="00456E25" w:rsidDel="00FC3F8D">
          <w:delText>its capture position</w:delText>
        </w:r>
        <w:r w:rsidR="00061A8E" w:rsidDel="00FC3F8D">
          <w:delText xml:space="preserve"> (</w:delText>
        </w:r>
        <w:r w:rsidR="00061A8E" w:rsidRPr="00061A8E" w:rsidDel="00FC3F8D">
          <w:rPr>
            <w:b/>
            <w:bCs/>
          </w:rPr>
          <w:delText>Figure 2</w:delText>
        </w:r>
        <w:r w:rsidR="00061A8E" w:rsidDel="00FC3F8D">
          <w:delText>)</w:delText>
        </w:r>
        <w:r w:rsidR="00C14602" w:rsidDel="00FC3F8D">
          <w:delText>.</w:delText>
        </w:r>
        <w:r w:rsidR="00B93E21" w:rsidDel="00FC3F8D">
          <w:delText xml:space="preserve"> </w:delText>
        </w:r>
      </w:del>
      <w:r w:rsidR="00C14602">
        <w:t>T</w:t>
      </w:r>
      <w:r w:rsidR="003E64C4">
        <w:t>wo</w:t>
      </w:r>
      <w:r w:rsidR="00C14602">
        <w:t xml:space="preserve"> vessels were used over the period that brackets this study: the CCGS Alfred Needler (2004-2005), and the CCGS Teleost (2006 onward). The change from the Needler to the Teleost in 2006</w:t>
      </w:r>
      <w:del w:id="337" w:author="Landry, Lysandre (DFO/MPO)" w:date="2026-07-08T13:40:00Z" w16du:dateUtc="2026-07-08T16:40:00Z">
        <w:r w:rsidR="00C14602">
          <w:delText xml:space="preserve">, </w:delText>
        </w:r>
      </w:del>
      <w:ins w:id="338" w:author="Landry, Lysandre (DFO/MPO)" w:date="2026-07-08T13:40:00Z" w16du:dateUtc="2026-07-08T16:40:00Z">
        <w:r w:rsidR="00D34DB9">
          <w:t xml:space="preserve"> was </w:t>
        </w:r>
      </w:ins>
      <w:r w:rsidR="00C14602">
        <w:t>calibrated by comparative fishing in 2004-2005</w:t>
      </w:r>
      <w:r w:rsidR="009B121F">
        <w:t xml:space="preserve"> </w:t>
      </w:r>
      <w:sdt>
        <w:sdtPr>
          <w:rPr>
            <w:color w:val="000000"/>
          </w:rPr>
          <w:tag w:val="MENDELEY_CITATION_v3_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"/>
          <w:id w:val="931852471"/>
          <w:placeholder>
            <w:docPart w:val="DefaultPlaceholder_-1854013440"/>
          </w:placeholder>
        </w:sdtPr>
        <w:sdtContent>
          <w:r w:rsidR="0019197D" w:rsidRPr="0019197D">
            <w:rPr>
              <w:color w:val="000000"/>
            </w:rPr>
            <w:t>(Benoît, 2006; Benoît and Swain, 2003)</w:t>
          </w:r>
        </w:sdtContent>
      </w:sdt>
      <w:del w:id="339" w:author="Landry, Lysandre (DFO/MPO)" w:date="2026-07-08T13:40:00Z" w16du:dateUtc="2026-07-08T16:40:00Z">
        <w:r w:rsidR="00C14602">
          <w:delText>, falls inside our earlier window</w:delText>
        </w:r>
      </w:del>
      <w:r w:rsidR="00B93E21">
        <w:t>. T</w:t>
      </w:r>
      <w:r w:rsidR="00C14602">
        <w:t>he 2004-2005 surveys were made by the Needler and the 2006 survey by the Teleost, whereas the 2018-2019 surveys were made by the Teleost alone.</w:t>
      </w:r>
    </w:p>
    <w:p w14:paraId="6E744335" w14:textId="55A4B511" w:rsidR="003E64C4" w:rsidRDefault="00C14602" w:rsidP="00AC6A6B">
      <w:pPr>
        <w:jc w:val="both"/>
      </w:pPr>
      <w:r>
        <w:t xml:space="preserve">At each fishing set the catch was processed under standard survey procedures, and a subsample of each </w:t>
      </w:r>
      <w:commentRangeStart w:id="340"/>
      <w:r>
        <w:t xml:space="preserve">focal </w:t>
      </w:r>
      <w:r w:rsidR="003E64C4">
        <w:t>fish</w:t>
      </w:r>
      <w:r>
        <w:t xml:space="preserve"> </w:t>
      </w:r>
      <w:commentRangeEnd w:id="340"/>
      <w:r w:rsidR="00AC6A6B">
        <w:rPr>
          <w:rStyle w:val="Marquedecommentaire"/>
          <w:sz w:val="24"/>
          <w:szCs w:val="22"/>
        </w:rPr>
        <w:commentReference w:id="340"/>
      </w:r>
      <w:r>
        <w:t xml:space="preserve">was retained for diet analysis by </w:t>
      </w:r>
      <w:commentRangeStart w:id="341"/>
      <w:r>
        <w:t>stratified-random sampling across the length range of the catch</w:t>
      </w:r>
      <w:commentRangeEnd w:id="341"/>
      <w:r w:rsidR="00AC6A6B">
        <w:rPr>
          <w:rStyle w:val="Marquedecommentaire"/>
          <w:sz w:val="24"/>
          <w:szCs w:val="22"/>
        </w:rPr>
        <w:commentReference w:id="341"/>
      </w:r>
      <w:r>
        <w:t xml:space="preserve">. For each </w:t>
      </w:r>
      <w:ins w:id="342" w:author="Landry, Lysandre (DFO/MPO)" w:date="2026-07-09T12:13:00Z" w16du:dateUtc="2026-07-09T15:13:00Z">
        <w:r w:rsidR="00DF321F">
          <w:t>predator</w:t>
        </w:r>
        <w:r>
          <w:t xml:space="preserve"> </w:t>
        </w:r>
      </w:ins>
      <w:r>
        <w:t xml:space="preserve">fish, </w:t>
      </w:r>
      <w:del w:id="343" w:author="Landry, Lysandre (DFO/MPO)" w:date="2026-07-09T12:13:00Z" w16du:dateUtc="2026-07-09T15:13:00Z">
        <w:r>
          <w:delText>predator identity</w:delText>
        </w:r>
      </w:del>
      <w:ins w:id="344" w:author="Landry, Lysandre (DFO/MPO)" w:date="2026-07-09T12:13:00Z" w16du:dateUtc="2026-07-09T15:13:00Z">
        <w:r w:rsidR="004A34B6">
          <w:t xml:space="preserve">taxonomic </w:t>
        </w:r>
        <w:r w:rsidR="00274D4C">
          <w:t>identification</w:t>
        </w:r>
      </w:ins>
      <w:r>
        <w:t xml:space="preserve"> and somatic length were recorded before the stomach was excised and frozen.</w:t>
      </w:r>
      <w:r w:rsidR="00837156">
        <w:t xml:space="preserve"> </w:t>
      </w:r>
      <w:r>
        <w:t>Stomach contents were processed under the standard DFO diet protocol</w:t>
      </w:r>
      <w:ins w:id="345" w:author="Landry, Lysandre (DFO/MPO)" w:date="2026-07-08T13:49:00Z" w16du:dateUtc="2026-07-08T16:49:00Z">
        <w:r w:rsidR="00E15F01">
          <w:t xml:space="preserve"> (REF</w:t>
        </w:r>
      </w:ins>
      <w:ins w:id="346" w:author="Landry, Lysandre (DFO/MPO)" w:date="2026-07-09T10:10:00Z" w16du:dateUtc="2026-07-09T13:10:00Z">
        <w:r w:rsidR="004E7A21">
          <w:t>)</w:t>
        </w:r>
      </w:ins>
      <w:del w:id="347" w:author="Landry, Lysandre (DFO/MPO)" w:date="2026-07-09T10:10:00Z" w16du:dateUtc="2026-07-09T13:10:00Z">
        <w:r w:rsidR="003B6917" w:rsidDel="004E7A21">
          <w:delText>.</w:delText>
        </w:r>
        <w:r w:rsidR="003B6917">
          <w:delText xml:space="preserve"> </w:delText>
        </w:r>
      </w:del>
      <w:r>
        <w:t>Each stomach was thawed and its contents identified to the lowest practical taxonomic level</w:t>
      </w:r>
      <w:r w:rsidR="00817E38">
        <w:t xml:space="preserve"> </w:t>
      </w:r>
      <w:r w:rsidR="00817E38" w:rsidRPr="00817E38">
        <w:t>following the prey-identification guide of Darcy et al.</w:t>
      </w:r>
      <w:r w:rsidR="00870B8A">
        <w:t xml:space="preserve"> </w:t>
      </w:r>
      <w:sdt>
        <w:sdtPr>
          <w:rPr>
            <w:color w:val="000000"/>
          </w:rPr>
          <w:tag w:val="MENDELEY_CITATION_v3_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"/>
          <w:id w:val="930392519"/>
          <w:placeholder>
            <w:docPart w:val="DefaultPlaceholder_-1854013440"/>
          </w:placeholder>
        </w:sdtPr>
        <w:sdtContent>
          <w:r w:rsidR="0019197D" w:rsidRPr="0019197D">
            <w:rPr>
              <w:color w:val="000000"/>
            </w:rPr>
            <w:t>(2024)</w:t>
          </w:r>
        </w:sdtContent>
      </w:sdt>
      <w:r w:rsidRPr="00817E38">
        <w:t xml:space="preserve">, </w:t>
      </w:r>
      <w:r>
        <w:t xml:space="preserve">and </w:t>
      </w:r>
      <w:r>
        <w:lastRenderedPageBreak/>
        <w:t xml:space="preserve">the mass of each prey taxon recorded. </w:t>
      </w:r>
      <w:r w:rsidR="003E64C4" w:rsidRPr="003E64C4">
        <w:t xml:space="preserve">Data are organised as one record per prey item, nested within stomach, set, survey and region; set records carry the survey covariates (date, </w:t>
      </w:r>
      <w:ins w:id="348" w:author="Landry, Lysandre (DFO/MPO)" w:date="2026-07-08T13:50:00Z" w16du:dateUtc="2026-07-08T16:50:00Z">
        <w:r w:rsidR="00043B0B">
          <w:t xml:space="preserve">geographic </w:t>
        </w:r>
      </w:ins>
      <w:r w:rsidR="003E64C4" w:rsidRPr="003E64C4">
        <w:t>position, depth, bottom temperature, bottom salinity and vessel</w:t>
      </w:r>
      <w:commentRangeStart w:id="349"/>
      <w:r w:rsidR="003E64C4" w:rsidRPr="003E64C4">
        <w:t>).</w:t>
      </w:r>
      <w:del w:id="350" w:author="Landry, Lysandre (DFO/MPO)" w:date="2026-07-08T13:51:00Z" w16du:dateUtc="2026-07-08T16:51:00Z">
        <w:r w:rsidR="003E64C4">
          <w:delText xml:space="preserve"> </w:delText>
        </w:r>
      </w:del>
      <w:ins w:id="351" w:author="Sutton, Jolene (DFO/MPO)" w:date="2026-07-09T13:01:00Z" w16du:dateUtc="2026-07-09T16:01:00Z">
        <w:r w:rsidR="00BD7FC7">
          <w:t xml:space="preserve"> </w:t>
        </w:r>
      </w:ins>
      <w:ins w:id="352" w:author="Sutton, Jolene (DFO/MPO)" w:date="2026-07-09T13:00:00Z">
        <w:r w:rsidR="00AC6A6B" w:rsidRPr="00AC6A6B">
          <w:t xml:space="preserve">Each stomach was assigned to one of four southern-Gulf ecoregions of the Gulf of St. Lawrence Ecosystem Approach (GSLEA) framework </w:t>
        </w:r>
      </w:ins>
      <w:customXmlInsRangeStart w:id="353" w:author="Sutton, Jolene (DFO/MPO)" w:date="2026-07-09T13:00:00Z"/>
      <w:sdt>
        <w:sdtPr>
          <w:tag w:val="MENDELEY_CITATION_v3_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"/>
          <w:id w:val="-656381013"/>
          <w:placeholder>
            <w:docPart w:val="931FCE2427E3429C875474B056D2E7D1"/>
          </w:placeholder>
        </w:sdtPr>
        <w:sdtContent>
          <w:customXmlInsRangeEnd w:id="353"/>
          <w:ins w:id="354" w:author="Sutton, Jolene (DFO/MPO)" w:date="2026-07-09T13:00:00Z">
            <w:r w:rsidR="00AC6A6B" w:rsidRPr="00AC6A6B">
              <w:t>(Duplisea et al., 2024, 2020)</w:t>
            </w:r>
          </w:ins>
          <w:customXmlInsRangeStart w:id="355" w:author="Sutton, Jolene (DFO/MPO)" w:date="2026-07-09T13:00:00Z"/>
        </w:sdtContent>
      </w:sdt>
      <w:customXmlInsRangeEnd w:id="355"/>
      <w:ins w:id="356" w:author="Sutton, Jolene (DFO/MPO)" w:date="2026-07-09T13:00:00Z">
        <w:r w:rsidR="00AC6A6B" w:rsidRPr="00AC6A6B">
          <w:t>, Baie des Chaleurs, the Northumberland Strait, the Magdalen Shallows and the Central sGSL, according to its capture position (</w:t>
        </w:r>
        <w:r w:rsidR="00AC6A6B" w:rsidRPr="00AC6A6B">
          <w:rPr>
            <w:b/>
            <w:bCs/>
          </w:rPr>
          <w:t>Figure 2</w:t>
        </w:r>
        <w:r w:rsidR="00AC6A6B" w:rsidRPr="00AC6A6B">
          <w:t>).</w:t>
        </w:r>
      </w:ins>
      <w:commentRangeEnd w:id="349"/>
      <w:r w:rsidR="00596BAE">
        <w:rPr>
          <w:rStyle w:val="Marquedecommentaire"/>
          <w:sz w:val="24"/>
          <w:szCs w:val="22"/>
        </w:rPr>
        <w:commentReference w:id="349"/>
      </w:r>
    </w:p>
    <w:p w14:paraId="74D18213" w14:textId="77777777" w:rsidR="00C14602" w:rsidRPr="00C14602" w:rsidRDefault="00C14602" w:rsidP="00C14602">
      <w:pPr>
        <w:pStyle w:val="Titre2"/>
        <w:rPr>
          <w:lang w:val="en-US"/>
        </w:rPr>
      </w:pPr>
      <w:r w:rsidRPr="00C14602">
        <w:rPr>
          <w:lang w:val="en-US"/>
        </w:rPr>
        <w:t>2.2 Data preparation and contrast design</w:t>
      </w:r>
    </w:p>
    <w:p w14:paraId="5EA02C51" w14:textId="5DAAA65E" w:rsidR="003E64C4" w:rsidRDefault="00C14602" w:rsidP="00C14602">
      <w:pPr>
        <w:jc w:val="both"/>
      </w:pPr>
      <w:commentRangeStart w:id="357"/>
      <w:del w:id="358" w:author="Turcotte, François (DFO/MPO)" w:date="2026-07-09T16:27:00Z" w16du:dateUtc="2026-07-09T16:27:54Z">
        <w:r>
          <w:delText>Records were drawn from the DFO Gulf Region stomach-content database</w:delText>
        </w:r>
      </w:del>
      <w:del w:id="359" w:author="Landry, Lysandre (DFO/MPO)" w:date="2026-07-08T14:04:00Z" w16du:dateUtc="2026-07-08T17:04:00Z">
        <w:r>
          <w:delText xml:space="preserve"> and harmonised: synonyms unified to accepted names, ambiguous legacy codes raised to a defensible parent rank, implausible records removed</w:delText>
        </w:r>
      </w:del>
      <w:del w:id="360" w:author="Landry, Lysandre (DFO/MPO)" w:date="2026-07-08T13:53:00Z" w16du:dateUtc="2026-07-08T16:53:00Z">
        <w:r>
          <w:delText xml:space="preserve"> </w:delText>
        </w:r>
      </w:del>
      <w:commentRangeEnd w:id="357"/>
      <w:del w:id="361" w:author="Landry, Lysandre (DFO/MPO)" w:date="2026-07-08T14:04:00Z" w16du:dateUtc="2026-07-08T17:04:00Z">
        <w:r w:rsidR="006D6A60">
          <w:rPr>
            <w:rStyle w:val="Marquedecommentaire"/>
            <w:sz w:val="24"/>
            <w:szCs w:val="22"/>
          </w:rPr>
          <w:commentReference w:id="357"/>
        </w:r>
      </w:del>
      <w:del w:id="362" w:author="Landry, Lysandre (DFO/MPO)" w:date="2026-07-08T13:53:00Z" w16du:dateUtc="2026-07-08T16:53:00Z">
        <w:r>
          <w:delText>(content mass exceeding stomach mass, missing set, prey mass incompatible with predator size), and predator lengths checked against reference maxima</w:delText>
        </w:r>
      </w:del>
      <w:ins w:id="363" w:author="Landry, Lysandre (DFO/MPO)" w:date="2026-07-08T13:53:00Z" w16du:dateUtc="2026-07-08T16:53:00Z">
        <w:r w:rsidR="00396A7D">
          <w:t>.</w:t>
        </w:r>
      </w:ins>
      <w:r>
        <w:t xml:space="preserve">. A stomach was counted as empty </w:t>
      </w:r>
      <w:commentRangeStart w:id="364"/>
      <w:del w:id="365" w:author="Landry, Lysandre (DFO/MPO)" w:date="2026-07-08T14:06:00Z" w16du:dateUtc="2026-07-08T17:06:00Z">
        <w:r>
          <w:delText xml:space="preserve">only </w:delText>
        </w:r>
      </w:del>
      <w:commentRangeEnd w:id="364"/>
      <w:r w:rsidR="004F109F">
        <w:rPr>
          <w:rStyle w:val="Marquedecommentaire"/>
          <w:sz w:val="24"/>
          <w:szCs w:val="22"/>
        </w:rPr>
        <w:commentReference w:id="364"/>
      </w:r>
      <w:r>
        <w:t>when all of its records were non-nutritional (</w:t>
      </w:r>
      <w:ins w:id="366" w:author="Landry, Lysandre (DFO/MPO)" w:date="2026-07-08T13:53:00Z" w16du:dateUtc="2026-07-08T16:53:00Z">
        <w:r w:rsidR="00796BDA">
          <w:t xml:space="preserve">i.e. </w:t>
        </w:r>
      </w:ins>
      <w:r>
        <w:t>parasites, abiotic material, debris)</w:t>
      </w:r>
      <w:del w:id="367" w:author="Sutton, Jolene (DFO/MPO)" w:date="2026-07-09T13:04:00Z" w16du:dateUtc="2026-07-09T16:04:00Z">
        <w:r w:rsidDel="00174DB7">
          <w:delText>, replacing the database’s inconsistent</w:delText>
        </w:r>
      </w:del>
      <w:ins w:id="368" w:author="Landry, Lysandre (DFO/MPO)" w:date="2026-07-08T14:05:00Z" w16du:dateUtc="2026-07-08T17:05:00Z">
        <w:del w:id="369" w:author="Sutton, Jolene (DFO/MPO)" w:date="2026-07-09T13:04:00Z" w16du:dateUtc="2026-07-09T16:04:00Z">
          <w:r w:rsidR="00FE438F" w:rsidDel="00174DB7">
            <w:delText>records</w:delText>
          </w:r>
        </w:del>
      </w:ins>
      <w:del w:id="370" w:author="Sutton, Jolene (DFO/MPO)" w:date="2026-07-09T13:04:00Z" w16du:dateUtc="2026-07-09T16:04:00Z">
        <w:r w:rsidDel="00174DB7">
          <w:delText xml:space="preserve"> </w:delText>
        </w:r>
      </w:del>
      <w:ins w:id="371" w:author="Landry, Lysandre (DFO/MPO)" w:date="2026-07-08T13:56:00Z" w16du:dateUtc="2026-07-08T16:56:00Z">
        <w:del w:id="372" w:author="Sutton, Jolene (DFO/MPO)" w:date="2026-07-09T13:04:00Z" w16du:dateUtc="2026-07-09T16:04:00Z">
          <w:r w:rsidR="00F5497F" w:rsidDel="00174DB7">
            <w:delText>with</w:delText>
          </w:r>
        </w:del>
      </w:ins>
      <w:ins w:id="373" w:author="Landry, Lysandre (DFO/MPO)" w:date="2026-07-08T13:55:00Z" w16du:dateUtc="2026-07-08T16:55:00Z">
        <w:del w:id="374" w:author="Sutton, Jolene (DFO/MPO)" w:date="2026-07-09T13:04:00Z" w16du:dateUtc="2026-07-09T16:04:00Z">
          <w:r w:rsidR="00EC38A3" w:rsidDel="00174DB7">
            <w:delText xml:space="preserve"> </w:delText>
          </w:r>
        </w:del>
      </w:ins>
      <w:del w:id="375" w:author="Sutton, Jolene (DFO/MPO)" w:date="2026-07-09T13:04:00Z" w16du:dateUtc="2026-07-09T16:04:00Z">
        <w:r w:rsidDel="00174DB7">
          <w:delText>empty flag</w:delText>
        </w:r>
      </w:del>
      <w:ins w:id="376" w:author="Landry, Lysandre (DFO/MPO)" w:date="2026-07-08T14:05:00Z" w16du:dateUtc="2026-07-08T17:05:00Z">
        <w:del w:id="377" w:author="Sutton, Jolene (DFO/MPO)" w:date="2026-07-09T13:04:00Z" w16du:dateUtc="2026-07-09T16:04:00Z">
          <w:r w:rsidR="00801648" w:rsidDel="00174DB7">
            <w:delText>s</w:delText>
          </w:r>
        </w:del>
      </w:ins>
      <w:r w:rsidR="003E64C4">
        <w:t>.</w:t>
      </w:r>
    </w:p>
    <w:p w14:paraId="3B8DD9AF" w14:textId="050D17E8" w:rsidR="00C14602" w:rsidRDefault="00C14602" w:rsidP="00B41CF2">
      <w:pPr>
        <w:jc w:val="both"/>
      </w:pPr>
      <w:r>
        <w:t>Following the principle that diets can be characterized and compared only when each group is adequately sampled</w:t>
      </w:r>
      <w:r w:rsidR="00061CB9">
        <w:t xml:space="preserve"> </w:t>
      </w:r>
      <w:sdt>
        <w:sdtPr>
          <w:rPr>
            <w:color w:val="000000"/>
          </w:rPr>
          <w:tag w:val="MENDELEY_CITATION_v3_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"/>
          <w:id w:val="-1010827256"/>
          <w:placeholder>
            <w:docPart w:val="DefaultPlaceholder_-1854013440"/>
          </w:placeholder>
        </w:sdtPr>
        <w:sdtContent>
          <w:r w:rsidR="0019197D" w:rsidRPr="0019197D">
            <w:rPr>
              <w:color w:val="000000"/>
            </w:rPr>
            <w:t>(Bizzarro et al., 2007; Ferry and Cailliet, 1996)</w:t>
          </w:r>
        </w:sdtContent>
      </w:sdt>
      <w:r>
        <w:t xml:space="preserve">, we required each predator species to have at least 90 stomachs over the whole study and at least 10 in each </w:t>
      </w:r>
      <w:commentRangeStart w:id="378"/>
      <w:r>
        <w:t xml:space="preserve">period </w:t>
      </w:r>
      <w:commentRangeEnd w:id="378"/>
      <w:r w:rsidR="008B5655">
        <w:rPr>
          <w:rStyle w:val="Marquedecommentaire"/>
          <w:sz w:val="24"/>
          <w:szCs w:val="22"/>
        </w:rPr>
        <w:commentReference w:id="378"/>
      </w:r>
      <w:r>
        <w:t xml:space="preserve">compared. </w:t>
      </w:r>
      <w:commentRangeStart w:id="379"/>
      <w:commentRangeStart w:id="380"/>
      <w:r>
        <w:t xml:space="preserve">Each predator was assigned a size class relative to its length at maturity (juvenile, adult, or a single pooled class) </w:t>
      </w:r>
      <w:commentRangeEnd w:id="379"/>
      <w:r w:rsidR="00D72FD8">
        <w:rPr>
          <w:rStyle w:val="Marquedecommentaire"/>
          <w:sz w:val="24"/>
          <w:szCs w:val="22"/>
        </w:rPr>
        <w:commentReference w:id="379"/>
      </w:r>
      <w:commentRangeEnd w:id="380"/>
      <w:r w:rsidR="002C19AE">
        <w:rPr>
          <w:rStyle w:val="Marquedecommentaire"/>
          <w:sz w:val="24"/>
          <w:szCs w:val="22"/>
        </w:rPr>
        <w:commentReference w:id="380"/>
      </w:r>
      <w:r>
        <w:t>to control for ontogenetic shifts</w:t>
      </w:r>
      <w:r w:rsidR="00061CB9">
        <w:t xml:space="preserve"> </w:t>
      </w:r>
      <w:sdt>
        <w:sdtPr>
          <w:rPr>
            <w:color w:val="000000"/>
          </w:rPr>
          <w:tag w:val="MENDELEY_CITATION_v3_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"/>
          <w:id w:val="1987125761"/>
          <w:placeholder>
            <w:docPart w:val="DefaultPlaceholder_-1854013440"/>
          </w:placeholder>
        </w:sdtPr>
        <w:sdtContent>
          <w:r w:rsidR="0019197D" w:rsidRPr="0019197D">
            <w:rPr>
              <w:color w:val="000000"/>
            </w:rPr>
            <w:t>(Scharf et al., 2000)</w:t>
          </w:r>
        </w:sdtContent>
      </w:sdt>
      <w:r>
        <w:t xml:space="preserve">. </w:t>
      </w:r>
      <w:commentRangeStart w:id="381"/>
      <w:r>
        <w:t xml:space="preserve">Ecoregions were assigned by a nearest-feature spatial join (R package sf; </w:t>
      </w:r>
      <w:sdt>
        <w:sdtPr>
          <w:rPr>
            <w:color w:val="000000"/>
          </w:rPr>
          <w:tag w:val="MENDELEY_CITATION_v3_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"/>
          <w:id w:val="-419721588"/>
          <w:placeholder>
            <w:docPart w:val="DefaultPlaceholder_-1854013440"/>
          </w:placeholder>
        </w:sdtPr>
        <w:sdtContent>
          <w:r w:rsidR="0019197D" w:rsidRPr="0019197D">
            <w:rPr>
              <w:color w:val="000000"/>
            </w:rPr>
            <w:t>Pebesma, 2018)</w:t>
          </w:r>
        </w:sdtContent>
      </w:sdt>
      <w:commentRangeEnd w:id="381"/>
      <w:r w:rsidR="008B5655">
        <w:rPr>
          <w:rStyle w:val="Marquedecommentaire"/>
          <w:sz w:val="24"/>
          <w:szCs w:val="22"/>
        </w:rPr>
        <w:commentReference w:id="381"/>
      </w:r>
      <w:del w:id="382" w:author="Sutton, Jolene (DFO/MPO)" w:date="2026-07-09T13:08:00Z" w16du:dateUtc="2026-07-09T16:08:00Z">
        <w:r w:rsidDel="00E131AD">
          <w:delText xml:space="preserve"> and strata read from set metadata</w:delText>
        </w:r>
      </w:del>
      <w:r>
        <w:t xml:space="preserve">. The retained data comprised 40 demersal and pelagic fish predators across 59 predator × size-class cells, </w:t>
      </w:r>
      <w:del w:id="383" w:author="Landry, Lysandre (DFO/MPO)" w:date="2026-07-08T13:59:00Z" w16du:dateUtc="2026-07-08T16:59:00Z">
        <w:r>
          <w:delText>totalling</w:delText>
        </w:r>
      </w:del>
      <w:ins w:id="384" w:author="Landry, Lysandre (DFO/MPO)" w:date="2026-07-08T13:59:00Z" w16du:dateUtc="2026-07-08T16:59:00Z">
        <w:r w:rsidR="00607F89">
          <w:t>totaling</w:t>
        </w:r>
      </w:ins>
      <w:r>
        <w:t xml:space="preserve"> 11,505 stomachs in 2004-2006 and 4,194 in 2018-2019 (</w:t>
      </w:r>
      <w:r w:rsidRPr="00086C2B">
        <w:rPr>
          <w:b/>
          <w:highlight w:val="yellow"/>
          <w:rPrChange w:id="385" w:author="Landry, Lysandre (DFO/MPO)" w:date="2026-07-08T14:01:00Z" w16du:dateUtc="2026-07-08T17:01:00Z">
            <w:rPr>
              <w:b/>
              <w:bCs/>
            </w:rPr>
          </w:rPrChange>
        </w:rPr>
        <w:t xml:space="preserve">Table </w:t>
      </w:r>
      <w:r w:rsidR="00B41CF2" w:rsidRPr="00086C2B">
        <w:rPr>
          <w:b/>
          <w:highlight w:val="yellow"/>
          <w:rPrChange w:id="386" w:author="Landry, Lysandre (DFO/MPO)" w:date="2026-07-08T14:01:00Z" w16du:dateUtc="2026-07-08T17:01:00Z">
            <w:rPr>
              <w:b/>
              <w:bCs/>
            </w:rPr>
          </w:rPrChange>
        </w:rPr>
        <w:t>S</w:t>
      </w:r>
      <w:r w:rsidRPr="00086C2B">
        <w:rPr>
          <w:b/>
          <w:highlight w:val="yellow"/>
          <w:rPrChange w:id="387" w:author="Landry, Lysandre (DFO/MPO)" w:date="2026-07-08T14:01:00Z" w16du:dateUtc="2026-07-08T17:01:00Z">
            <w:rPr>
              <w:b/>
              <w:bCs/>
            </w:rPr>
          </w:rPrChange>
        </w:rPr>
        <w:t>1</w:t>
      </w:r>
      <w:r>
        <w:t>).</w:t>
      </w:r>
    </w:p>
    <w:p w14:paraId="0C8CCD13" w14:textId="10919008" w:rsidR="003E64C4" w:rsidRDefault="00C14602" w:rsidP="00C14602">
      <w:pPr>
        <w:jc w:val="both"/>
      </w:pPr>
      <w:r>
        <w:t xml:space="preserve">Prey </w:t>
      </w:r>
      <w:del w:id="388" w:author="Sutton, Jolene (DFO/MPO)" w:date="2026-07-09T13:08:00Z" w16du:dateUtc="2026-07-09T16:08:00Z">
        <w:r w:rsidDel="00447EF5">
          <w:delText xml:space="preserve">are </w:delText>
        </w:r>
      </w:del>
      <w:ins w:id="389" w:author="Sutton, Jolene (DFO/MPO)" w:date="2026-07-09T13:08:00Z" w16du:dateUtc="2026-07-09T16:08:00Z">
        <w:r w:rsidR="00447EF5">
          <w:t xml:space="preserve">were </w:t>
        </w:r>
      </w:ins>
      <w:r>
        <w:t xml:space="preserve">identified to uneven taxonomic depth, since identifiability declines as digestion progresses </w:t>
      </w:r>
      <w:sdt>
        <w:sdtPr>
          <w:rPr>
            <w:color w:val="000000"/>
          </w:rPr>
          <w:tag w:val="MENDELEY_CITATION_v3_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"/>
          <w:id w:val="901798035"/>
          <w:placeholder>
            <w:docPart w:val="DefaultPlaceholder_-1854013440"/>
          </w:placeholder>
        </w:sdtPr>
        <w:sdtContent>
          <w:r w:rsidR="0019197D" w:rsidRPr="0019197D">
            <w:rPr>
              <w:color w:val="000000"/>
            </w:rPr>
            <w:t>(Buckland et al., 2017; Chipps and Garvey, 2007; Hyslop, 1980)</w:t>
          </w:r>
        </w:sdtContent>
      </w:sdt>
      <w:r>
        <w:t xml:space="preserve">. </w:t>
      </w:r>
      <w:r w:rsidR="003E64C4" w:rsidRPr="003E64C4">
        <w:t xml:space="preserve">Prey names and </w:t>
      </w:r>
      <w:r w:rsidR="003E64C4" w:rsidRPr="003E64C4">
        <w:lastRenderedPageBreak/>
        <w:t xml:space="preserve">legacy codes were </w:t>
      </w:r>
      <w:del w:id="390" w:author="Landry, Lysandre (DFO/MPO)" w:date="2026-07-09T10:27:00Z" w16du:dateUtc="2026-07-09T13:27:00Z">
        <w:r w:rsidR="003E64C4" w:rsidRPr="003E64C4">
          <w:delText xml:space="preserve">matched </w:delText>
        </w:r>
      </w:del>
      <w:ins w:id="391" w:author="Landry, Lysandre (DFO/MPO)" w:date="2026-07-09T10:27:00Z" w16du:dateUtc="2026-07-09T13:27:00Z">
        <w:r w:rsidR="004B7B0C">
          <w:t>validated with</w:t>
        </w:r>
      </w:ins>
      <w:del w:id="392" w:author="Landry, Lysandre (DFO/MPO)" w:date="2026-07-09T10:27:00Z" w16du:dateUtc="2026-07-09T13:27:00Z">
        <w:r w:rsidR="003E64C4" w:rsidRPr="003E64C4">
          <w:delText>to</w:delText>
        </w:r>
      </w:del>
      <w:r w:rsidR="003E64C4" w:rsidRPr="003E64C4">
        <w:t xml:space="preserve"> the World Register of Marine Species</w:t>
      </w:r>
      <w:r w:rsidR="00025F26">
        <w:t xml:space="preserve"> </w:t>
      </w:r>
      <w:sdt>
        <w:sdtPr>
          <w:rPr>
            <w:color w:val="000000"/>
          </w:rPr>
          <w:tag w:val="MENDELEY_CITATION_v3_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"/>
          <w:id w:val="879285429"/>
          <w:placeholder>
            <w:docPart w:val="DefaultPlaceholder_-1854013440"/>
          </w:placeholder>
        </w:sdtPr>
        <w:sdtContent>
          <w:r w:rsidR="0019197D" w:rsidRPr="0019197D">
            <w:rPr>
              <w:color w:val="000000"/>
            </w:rPr>
            <w:t>(WoRMS Editorial Board, 2023)</w:t>
          </w:r>
        </w:sdtContent>
      </w:sdt>
      <w:r w:rsidR="006157A4" w:rsidRPr="006157A4">
        <w:t xml:space="preserve"> using the R packages </w:t>
      </w:r>
      <w:r w:rsidR="00A84283">
        <w:t xml:space="preserve">worms </w:t>
      </w:r>
      <w:sdt>
        <w:sdtPr>
          <w:rPr>
            <w:color w:val="000000"/>
          </w:rPr>
          <w:tag w:val="MENDELEY_CITATION_v3_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
          <w:id w:val="958378922"/>
          <w:placeholder>
            <w:docPart w:val="DefaultPlaceholder_-1854013440"/>
          </w:placeholder>
        </w:sdtPr>
        <w:sdtContent>
          <w:r w:rsidR="0019197D" w:rsidRPr="0019197D">
            <w:rPr>
              <w:color w:val="000000"/>
            </w:rPr>
            <w:t>(Chamberlain and Vanhoorne, 2023)</w:t>
          </w:r>
        </w:sdtContent>
      </w:sdt>
      <w:r w:rsidR="006157A4" w:rsidRPr="006157A4">
        <w:t xml:space="preserve"> and taxize</w:t>
      </w:r>
      <w:r w:rsidR="00A84283">
        <w:t xml:space="preserve"> </w:t>
      </w:r>
      <w:sdt>
        <w:sdtPr>
          <w:rPr>
            <w:color w:val="000000"/>
          </w:rPr>
          <w:tag w:val="MENDELEY_CITATION_v3_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"/>
          <w:id w:val="-1783649429"/>
          <w:placeholder>
            <w:docPart w:val="DefaultPlaceholder_-1854013440"/>
          </w:placeholder>
        </w:sdtPr>
        <w:sdtContent>
          <w:r w:rsidR="0019197D" w:rsidRPr="0019197D">
            <w:rPr>
              <w:color w:val="000000"/>
            </w:rPr>
            <w:t>(Chamberlain and Szöcs, 2013)</w:t>
          </w:r>
        </w:sdtContent>
      </w:sdt>
      <w:r w:rsidR="003E64C4" w:rsidRPr="006157A4">
        <w:t>, keeping</w:t>
      </w:r>
      <w:r w:rsidR="003E64C4" w:rsidRPr="003E64C4">
        <w:t xml:space="preserve"> the full classification hierarchy and the lowest reliable rank for each item. Egg and larval records</w:t>
      </w:r>
      <w:ins w:id="393" w:author="Sutton, Jolene (DFO/MPO)" w:date="2026-07-10T11:01:00Z" w16du:dateUtc="2026-07-10T14:01:00Z">
        <w:r w:rsidR="00A2742E">
          <w:t xml:space="preserve"> we assigned life stages, so that </w:t>
        </w:r>
      </w:ins>
      <w:r w:rsidR="003E64C4" w:rsidRPr="003E64C4">
        <w:t xml:space="preserve"> </w:t>
      </w:r>
      <w:del w:id="394" w:author="Sutton, Jolene (DFO/MPO)" w:date="2026-07-10T11:01:00Z" w16du:dateUtc="2026-07-10T14:01:00Z">
        <w:r w:rsidR="003E64C4" w:rsidRPr="003E64C4" w:rsidDel="008A3D72">
          <w:delText xml:space="preserve">were rewritten to their taxon of origin, with life stage stored separately, so </w:delText>
        </w:r>
      </w:del>
      <w:r w:rsidR="003E64C4" w:rsidRPr="003E64C4">
        <w:t xml:space="preserve">early life stages </w:t>
      </w:r>
      <w:del w:id="395" w:author="Sutton, Jolene (DFO/MPO)" w:date="2026-07-10T11:01:00Z" w16du:dateUtc="2026-07-10T14:01:00Z">
        <w:r w:rsidR="003E64C4" w:rsidRPr="003E64C4" w:rsidDel="008A3D72">
          <w:delText xml:space="preserve">counted </w:delText>
        </w:r>
      </w:del>
      <w:ins w:id="396" w:author="Sutton, Jolene (DFO/MPO)" w:date="2026-07-10T11:01:00Z" w16du:dateUtc="2026-07-10T14:01:00Z">
        <w:r w:rsidR="008A3D72">
          <w:t>were considered to be</w:t>
        </w:r>
        <w:r w:rsidR="008A3D72" w:rsidRPr="003E64C4">
          <w:t xml:space="preserve"> </w:t>
        </w:r>
      </w:ins>
      <w:del w:id="397" w:author="Sutton, Jolene (DFO/MPO)" w:date="2026-07-10T11:01:00Z" w16du:dateUtc="2026-07-10T14:01:00Z">
        <w:r w:rsidR="003E64C4" w:rsidRPr="003E64C4" w:rsidDel="008A3D72">
          <w:delText xml:space="preserve">as </w:delText>
        </w:r>
      </w:del>
      <w:r w:rsidR="003E64C4" w:rsidRPr="003E64C4">
        <w:t>distinct prey.</w:t>
      </w:r>
      <w:del w:id="398" w:author="Landry, Lysandre (DFO/MPO)" w:date="2026-07-08T14:08:00Z" w16du:dateUtc="2026-07-08T17:08:00Z">
        <w:r w:rsidR="003E64C4" w:rsidRPr="003E64C4">
          <w:delText xml:space="preserve"> </w:delText>
        </w:r>
      </w:del>
    </w:p>
    <w:p w14:paraId="4BE4E5DE" w14:textId="28E7113D" w:rsidR="00C14602" w:rsidRDefault="00C14602" w:rsidP="00C14602">
      <w:pPr>
        <w:jc w:val="both"/>
      </w:pPr>
      <w:r>
        <w:t>Forcing such data onto a single fixed rank distorts the contrast</w:t>
      </w:r>
      <w:r w:rsidR="00A84283">
        <w:t xml:space="preserve"> </w:t>
      </w:r>
      <w:sdt>
        <w:sdtPr>
          <w:rPr>
            <w:color w:val="000000"/>
          </w:rPr>
          <w:tag w:val="MENDELEY_CITATION_v3_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"/>
          <w:id w:val="-727148359"/>
          <w:placeholder>
            <w:docPart w:val="DefaultPlaceholder_-1854013440"/>
          </w:placeholder>
        </w:sdtPr>
        <w:sdtContent>
          <w:r w:rsidR="0019197D" w:rsidRPr="0019197D">
            <w:rPr>
              <w:color w:val="000000"/>
            </w:rPr>
            <w:t>(Amundsen and Sánchez-Hernández, 2019; Pombo et al., 2013)</w:t>
          </w:r>
        </w:sdtContent>
      </w:sdt>
      <w:r>
        <w:t xml:space="preserve">, so we aggregated by a data-driven rule: each record </w:t>
      </w:r>
      <w:del w:id="399" w:author="Sutton, Jolene (DFO/MPO)" w:date="2026-07-10T11:02:00Z" w16du:dateUtc="2026-07-10T14:02:00Z">
        <w:r w:rsidDel="000F7C96">
          <w:delText xml:space="preserve">is </w:delText>
        </w:r>
      </w:del>
      <w:ins w:id="400" w:author="Sutton, Jolene (DFO/MPO)" w:date="2026-07-10T11:02:00Z" w16du:dateUtc="2026-07-10T14:02:00Z">
        <w:r w:rsidR="000F7C96">
          <w:t xml:space="preserve">was </w:t>
        </w:r>
      </w:ins>
      <w:r>
        <w:t xml:space="preserve">kept at its finest level, or walked up the taxonomic tree until it </w:t>
      </w:r>
      <w:del w:id="401" w:author="Sutton, Jolene (DFO/MPO)" w:date="2026-07-10T11:02:00Z" w16du:dateUtc="2026-07-10T14:02:00Z">
        <w:r w:rsidDel="000F7C96">
          <w:delText xml:space="preserve">reaches </w:delText>
        </w:r>
      </w:del>
      <w:ins w:id="402" w:author="Sutton, Jolene (DFO/MPO)" w:date="2026-07-10T11:02:00Z" w16du:dateUtc="2026-07-10T14:02:00Z">
        <w:r w:rsidR="000F7C96">
          <w:t xml:space="preserve">reached </w:t>
        </w:r>
      </w:ins>
      <w:r>
        <w:t xml:space="preserve">a node present in at least </w:t>
      </w:r>
      <w:commentRangeStart w:id="403"/>
      <w:r>
        <w:t xml:space="preserve">x stomachs and q = 2 predator </w:t>
      </w:r>
      <w:commentRangeEnd w:id="403"/>
      <w:r w:rsidR="00EA4F48">
        <w:rPr>
          <w:rStyle w:val="Marquedecommentaire"/>
          <w:sz w:val="24"/>
          <w:szCs w:val="22"/>
        </w:rPr>
        <w:commentReference w:id="403"/>
      </w:r>
      <w:r>
        <w:t xml:space="preserve">species, then labelled with an “other” qualifier (e.g. Polychaeta other). Because x is arbitrary, we applied the rule at every x from 10 to 1000 in steps of 10 (about 100 resolutions) and </w:t>
      </w:r>
      <w:del w:id="404" w:author="Sutton, Jolene (DFO/MPO)" w:date="2026-07-10T11:02:00Z" w16du:dateUtc="2026-07-10T14:02:00Z">
        <w:r w:rsidDel="008437E8">
          <w:delText xml:space="preserve">report </w:delText>
        </w:r>
      </w:del>
      <w:ins w:id="405" w:author="Sutton, Jolene (DFO/MPO)" w:date="2026-07-10T11:02:00Z" w16du:dateUtc="2026-07-10T14:02:00Z">
        <w:r w:rsidR="008437E8">
          <w:t xml:space="preserve">recorded </w:t>
        </w:r>
      </w:ins>
      <w:r>
        <w:t>each frequency as the mean across resolutions, with its spread as the uncertainty (the error bars throughout; Appendix A). Aggregation collapsed the raw prey list from roughly 138 categories at the finest resolution to about 36 at the coarsest (</w:t>
      </w:r>
      <w:r w:rsidRPr="003C25AD">
        <w:rPr>
          <w:b/>
          <w:bCs/>
        </w:rPr>
        <w:t>Fig</w:t>
      </w:r>
      <w:r w:rsidR="003C25AD" w:rsidRPr="003C25AD">
        <w:rPr>
          <w:b/>
          <w:bCs/>
        </w:rPr>
        <w:t xml:space="preserve">ure </w:t>
      </w:r>
      <w:r w:rsidR="004D3AE9">
        <w:rPr>
          <w:b/>
          <w:bCs/>
        </w:rPr>
        <w:t>3</w:t>
      </w:r>
      <w:r>
        <w:t>).</w:t>
      </w:r>
    </w:p>
    <w:p w14:paraId="33090107" w14:textId="5454483B" w:rsidR="003E64C4" w:rsidRDefault="00C14602" w:rsidP="00C14602">
      <w:pPr>
        <w:jc w:val="both"/>
      </w:pPr>
      <w:r>
        <w:t xml:space="preserve">We compared a </w:t>
      </w:r>
      <w:commentRangeStart w:id="406"/>
      <w:r>
        <w:t xml:space="preserve">2000s </w:t>
      </w:r>
      <w:r w:rsidRPr="006B4898">
        <w:rPr>
          <w:highlight w:val="yellow"/>
          <w:rPrChange w:id="407" w:author="Landry, Lysandre (DFO/MPO)" w:date="2026-07-09T12:44:00Z" w16du:dateUtc="2026-07-09T15:44:00Z">
            <w:rPr/>
          </w:rPrChange>
        </w:rPr>
        <w:t>baseline</w:t>
      </w:r>
      <w:r>
        <w:t xml:space="preserve"> (2004-2006) with a 2010s period (2018-2019)</w:t>
      </w:r>
      <w:commentRangeEnd w:id="406"/>
      <w:r w:rsidR="00F1214B">
        <w:rPr>
          <w:rStyle w:val="Marquedecommentaire"/>
          <w:sz w:val="24"/>
          <w:szCs w:val="22"/>
        </w:rPr>
        <w:commentReference w:id="406"/>
      </w:r>
      <w:r>
        <w:t xml:space="preserve">, reading change within each </w:t>
      </w:r>
      <w:commentRangeStart w:id="408"/>
      <w:del w:id="409" w:author="Landry, Lysandre (DFO/MPO)" w:date="2026-07-09T10:28:00Z" w16du:dateUtc="2026-07-09T13:28:00Z">
        <w:r>
          <w:delText xml:space="preserve">window </w:delText>
        </w:r>
      </w:del>
      <w:ins w:id="410" w:author="Landry, Lysandre (DFO/MPO)" w:date="2026-07-09T10:28:00Z" w16du:dateUtc="2026-07-09T13:28:00Z">
        <w:r w:rsidR="004D7764">
          <w:t>per</w:t>
        </w:r>
      </w:ins>
      <w:ins w:id="411" w:author="Landry, Lysandre (DFO/MPO)" w:date="2026-07-09T10:29:00Z" w16du:dateUtc="2026-07-09T13:29:00Z">
        <w:r w:rsidR="004D7764">
          <w:t>iod (P)</w:t>
        </w:r>
      </w:ins>
      <w:ins w:id="412" w:author="Landry, Lysandre (DFO/MPO)" w:date="2026-07-09T10:28:00Z" w16du:dateUtc="2026-07-09T13:28:00Z">
        <w:r w:rsidR="004D7764">
          <w:t xml:space="preserve"> </w:t>
        </w:r>
      </w:ins>
      <w:commentRangeEnd w:id="408"/>
      <w:r w:rsidR="009C59B0">
        <w:rPr>
          <w:rStyle w:val="Marquedecommentaire"/>
          <w:sz w:val="24"/>
          <w:szCs w:val="22"/>
        </w:rPr>
        <w:commentReference w:id="408"/>
      </w:r>
      <w:r>
        <w:t>against change between them. Three within-decade contrasts measure year-to-year variation: P1a (2004 vs 2006), P1b (2004-2005 vs 2006) and P2 (2018 vs 2019). Two measure decadal change: PTa (2004-2006 vs 2018-2019) and the single-year step PTb (2006 vs 2018). The headline reading rests on P1a, P2 and PTa, with P1b and PTb as robustness variants.</w:t>
      </w:r>
    </w:p>
    <w:p w14:paraId="3FE139D1" w14:textId="77777777" w:rsidR="00C14602" w:rsidRPr="00C14602" w:rsidRDefault="00C14602" w:rsidP="00C14602">
      <w:pPr>
        <w:pStyle w:val="Titre2"/>
        <w:rPr>
          <w:lang w:val="en-US"/>
        </w:rPr>
      </w:pPr>
      <w:r w:rsidRPr="00C14602">
        <w:rPr>
          <w:lang w:val="en-US"/>
        </w:rPr>
        <w:lastRenderedPageBreak/>
        <w:t>2.3 Quantifying dietary change</w:t>
      </w:r>
    </w:p>
    <w:p w14:paraId="68B9882C" w14:textId="3762B81A" w:rsidR="00303CAA" w:rsidRDefault="00C14602" w:rsidP="00C14602">
      <w:pPr>
        <w:jc w:val="both"/>
      </w:pPr>
      <w:commentRangeStart w:id="413"/>
      <w:r>
        <w:t>Diet change can arise from a change in which prey are eaten, in how evenly the prey set is used, or in how specialised individual predators are, and these need not move together</w:t>
      </w:r>
      <w:r w:rsidR="00C90CE5">
        <w:t xml:space="preserve"> </w:t>
      </w:r>
      <w:sdt>
        <w:sdtPr>
          <w:rPr>
            <w:color w:val="000000"/>
          </w:rPr>
          <w:tag w:val="MENDELEY_CITATION_v3_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"/>
          <w:id w:val="-752971328"/>
          <w:placeholder>
            <w:docPart w:val="DefaultPlaceholder_-1854013440"/>
          </w:placeholder>
        </w:sdtPr>
        <w:sdtContent>
          <w:r w:rsidR="0019197D" w:rsidRPr="0019197D">
            <w:rPr>
              <w:color w:val="000000"/>
            </w:rPr>
            <w:t>(Cortés, 1997)</w:t>
          </w:r>
        </w:sdtContent>
      </w:sdt>
      <w:r>
        <w:t>.</w:t>
      </w:r>
      <w:r w:rsidR="003E64C4">
        <w:t xml:space="preserve"> </w:t>
      </w:r>
      <w:commentRangeEnd w:id="413"/>
      <w:r w:rsidR="00A16952" w:rsidRPr="003E64C4">
        <w:rPr>
          <w:rStyle w:val="Marquedecommentaire"/>
          <w:sz w:val="24"/>
          <w:szCs w:val="22"/>
        </w:rPr>
        <w:commentReference w:id="413"/>
      </w:r>
      <w:r w:rsidR="003E64C4" w:rsidRPr="003E64C4">
        <w:t>Diet was quantified in two currencies, percentage prey biomass (%W)</w:t>
      </w:r>
      <w:ins w:id="414" w:author="Sutton, Jolene (DFO/MPO)" w:date="2026-07-09T13:19:00Z" w16du:dateUtc="2026-07-09T16:19:00Z">
        <w:r w:rsidR="00042C4F">
          <w:t>,</w:t>
        </w:r>
      </w:ins>
      <w:r w:rsidR="003E64C4" w:rsidRPr="003E64C4">
        <w:t xml:space="preserve"> and percentage frequency of occurrence (%O).</w:t>
      </w:r>
      <w:r>
        <w:t xml:space="preserve"> We decomposed each between-period contrast into three </w:t>
      </w:r>
      <w:del w:id="415" w:author="Landry, Lysandre (DFO/MPO)" w:date="2026-07-09T10:46:00Z" w16du:dateUtc="2026-07-09T13:46:00Z">
        <w:r>
          <w:delText>signals</w:delText>
        </w:r>
      </w:del>
      <w:ins w:id="416" w:author="Landry, Lysandre (DFO/MPO)" w:date="2026-07-09T10:46:00Z" w16du:dateUtc="2026-07-09T13:46:00Z">
        <w:r w:rsidR="009D381A">
          <w:t>indices</w:t>
        </w:r>
      </w:ins>
      <w:r>
        <w:t>, assemblage diversity, individual niche breadth</w:t>
      </w:r>
      <w:ins w:id="417" w:author="Sutton, Jolene (DFO/MPO)" w:date="2026-07-09T13:21:00Z" w16du:dateUtc="2026-07-09T16:21:00Z">
        <w:r w:rsidR="00E425E4">
          <w:t>,</w:t>
        </w:r>
      </w:ins>
      <w:r>
        <w:t xml:space="preserve"> and </w:t>
      </w:r>
      <w:ins w:id="418" w:author="Landry, Lysandre (DFO/MPO)" w:date="2026-07-09T11:08:00Z">
        <w:r w:rsidR="00902AF8" w:rsidRPr="00902AF8">
          <w:t>dissimilarity</w:t>
        </w:r>
      </w:ins>
      <w:ins w:id="419" w:author="Landry, Lysandre (DFO/MPO)" w:date="2026-07-09T10:46:00Z" w16du:dateUtc="2026-07-09T13:46:00Z">
        <w:r w:rsidR="001C307A">
          <w:t xml:space="preserve"> in </w:t>
        </w:r>
      </w:ins>
      <w:r>
        <w:t>prey composition, computed separately for biomass and occurrence.</w:t>
      </w:r>
      <w:r w:rsidR="00303CAA">
        <w:t xml:space="preserve"> </w:t>
      </w:r>
    </w:p>
    <w:p w14:paraId="27D90AAC" w14:textId="77777777" w:rsidR="00540D8A" w:rsidRDefault="00C14602" w:rsidP="00C14602">
      <w:pPr>
        <w:jc w:val="both"/>
        <w:rPr>
          <w:ins w:id="420" w:author="Sutton, Jolene (DFO/MPO)" w:date="2026-07-09T13:22:00Z" w16du:dateUtc="2026-07-09T16:22:00Z"/>
        </w:rPr>
      </w:pPr>
      <w:r w:rsidRPr="00540D8A">
        <w:rPr>
          <w:rStyle w:val="Titre3Car"/>
          <w:rPrChange w:id="421" w:author="Sutton, Jolene (DFO/MPO)" w:date="2026-07-09T13:22:00Z" w16du:dateUtc="2026-07-09T16:22:00Z">
            <w:rPr/>
          </w:rPrChange>
        </w:rPr>
        <w:t>Diversity</w:t>
      </w:r>
      <w:del w:id="422" w:author="Sutton, Jolene (DFO/MPO)" w:date="2026-07-09T13:22:00Z" w16du:dateUtc="2026-07-09T16:22:00Z">
        <w:r w:rsidDel="00540D8A">
          <w:delText>.</w:delText>
        </w:r>
      </w:del>
      <w:r>
        <w:t xml:space="preserve"> </w:t>
      </w:r>
    </w:p>
    <w:p w14:paraId="009C18B2" w14:textId="2E55ACF5" w:rsidR="00C14602" w:rsidRDefault="00C14602" w:rsidP="00C14602">
      <w:pPr>
        <w:jc w:val="both"/>
      </w:pPr>
      <w:r>
        <w:t>Shannon H′</w:t>
      </w:r>
      <w:r w:rsidR="002F2C96">
        <w:t xml:space="preserve"> </w:t>
      </w:r>
      <w:sdt>
        <w:sdtPr>
          <w:rPr>
            <w:color w:val="000000"/>
          </w:rPr>
          <w:tag w:val="MENDELEY_CITATION_v3_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"/>
          <w:id w:val="-69971281"/>
          <w:placeholder>
            <w:docPart w:val="DefaultPlaceholder_-1854013440"/>
          </w:placeholder>
        </w:sdtPr>
        <w:sdtContent>
          <w:r w:rsidR="0019197D" w:rsidRPr="0019197D">
            <w:rPr>
              <w:color w:val="000000"/>
            </w:rPr>
            <w:t>(Shannon and Weaver, 1949)</w:t>
          </w:r>
        </w:sdtContent>
      </w:sdt>
      <w:r>
        <w:t xml:space="preserve"> was computed on pooled prey shares (p_j, the share of prey j in pooled occurrence or biomass):</w:t>
      </w:r>
    </w:p>
    <w:p w14:paraId="7F6C1451" w14:textId="50E258BB" w:rsidR="00C14602" w:rsidRPr="00FB41BE" w:rsidRDefault="00C14602" w:rsidP="00FB41BE">
      <w:pPr>
        <w:tabs>
          <w:tab w:val="center" w:pos="4680"/>
          <w:tab w:val="right" w:pos="9360"/>
        </w:tabs>
        <w:spacing w:before="120" w:after="120"/>
      </w:pPr>
      <w:r w:rsidRPr="00FB41BE">
        <w:tab/>
      </w:r>
      <m:oMath>
        <m:r>
          <w:rPr>
            <w:rFonts w:ascii="Cambria Math" w:hAnsi="Cambria Math"/>
          </w:rPr>
          <m:t>H</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r>
          <w:rPr>
            <w:rFonts w:ascii="Cambria Math" w:hAnsi="Cambria Math"/>
          </w:rPr>
          <m:t> </m:t>
        </m:r>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j</m:t>
            </m:r>
          </m:sub>
        </m:sSub>
      </m:oMath>
      <w:r w:rsidRPr="00FB41BE">
        <w:tab/>
        <w:t>(1)</w:t>
      </w:r>
    </w:p>
    <w:p w14:paraId="70545558" w14:textId="641F5D03" w:rsidR="00C14602" w:rsidRPr="00FB41BE" w:rsidRDefault="00FB41BE" w:rsidP="00FB41BE">
      <w:pPr>
        <w:jc w:val="both"/>
      </w:pPr>
      <w:del w:id="423" w:author="Sutton, Jolene (DFO/MPO)" w:date="2026-07-10T10:43:00Z" w16du:dateUtc="2026-07-10T13:43:00Z">
        <w:r w:rsidRPr="00FB41BE" w:rsidDel="00382E6E">
          <w:delText xml:space="preserve">For interpretation, exp(H′) is reported as the effective number of prey categories </w:delText>
        </w:r>
      </w:del>
      <w:customXmlDelRangeStart w:id="424" w:author="Sutton, Jolene (DFO/MPO)" w:date="2026-07-10T10:43:00Z"/>
      <w:sdt>
        <w:sdtPr>
          <w:rPr>
            <w:color w:val="000000"/>
          </w:rPr>
          <w:tag w:val="MENDELEY_CITATION_v3_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"/>
          <w:id w:val="779918417"/>
          <w:placeholder>
            <w:docPart w:val="DefaultPlaceholder_-1854013440"/>
          </w:placeholder>
        </w:sdtPr>
        <w:sdtContent>
          <w:customXmlDelRangeEnd w:id="424"/>
          <w:del w:id="425" w:author="Sutton, Jolene (DFO/MPO)" w:date="2026-07-10T10:43:00Z" w16du:dateUtc="2026-07-10T13:43:00Z">
            <w:r w:rsidR="0019197D" w:rsidRPr="0019197D" w:rsidDel="00382E6E">
              <w:rPr>
                <w:color w:val="000000"/>
              </w:rPr>
              <w:delText>(Hill, 1973; Jost, 2006)</w:delText>
            </w:r>
          </w:del>
          <w:customXmlDelRangeStart w:id="426" w:author="Sutton, Jolene (DFO/MPO)" w:date="2026-07-10T10:43:00Z"/>
        </w:sdtContent>
      </w:sdt>
      <w:customXmlDelRangeEnd w:id="426"/>
      <w:del w:id="427" w:author="Sutton, Jolene (DFO/MPO)" w:date="2026-07-10T10:43:00Z" w16du:dateUtc="2026-07-10T13:43:00Z">
        <w:r w:rsidRPr="00FB41BE" w:rsidDel="00382E6E">
          <w:rPr>
            <w:color w:val="000000"/>
          </w:rPr>
          <w:delText>; it is a transformation of H′ and is not tested separately</w:delText>
        </w:r>
        <w:r w:rsidR="00C14602" w:rsidRPr="00FB41BE" w:rsidDel="00382E6E">
          <w:delText xml:space="preserve">. </w:delText>
        </w:r>
      </w:del>
      <w:r w:rsidR="00C14602" w:rsidRPr="00FB41BE">
        <w:t>Periods were compared by the</w:t>
      </w:r>
      <w:r w:rsidR="00243BE7" w:rsidRPr="00FB41BE">
        <w:t xml:space="preserve"> Hutcheson</w:t>
      </w:r>
      <w:r w:rsidR="00C14602" w:rsidRPr="00FB41BE">
        <w:t xml:space="preserve"> </w:t>
      </w:r>
      <w:sdt>
        <w:sdtPr>
          <w:rPr>
            <w:color w:val="000000"/>
          </w:rPr>
          <w:tag w:val="MENDELEY_CITATION_v3_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"/>
          <w:id w:val="976957068"/>
          <w:placeholder>
            <w:docPart w:val="DefaultPlaceholder_-1854013440"/>
          </w:placeholder>
        </w:sdtPr>
        <w:sdtContent>
          <w:r w:rsidR="0019197D" w:rsidRPr="0019197D">
            <w:rPr>
              <w:color w:val="000000"/>
            </w:rPr>
            <w:t>(1970)</w:t>
          </w:r>
        </w:sdtContent>
      </w:sdt>
      <w:r w:rsidR="00C14602" w:rsidRPr="00FB41BE">
        <w:t xml:space="preserve"> t-test, with the variance of H′ and the test statistic given by</w:t>
      </w:r>
    </w:p>
    <w:p w14:paraId="6E5B0854" w14:textId="77777777" w:rsidR="00C14602" w:rsidRDefault="00C14602" w:rsidP="00C14602">
      <w:pPr>
        <w:tabs>
          <w:tab w:val="center" w:pos="4680"/>
          <w:tab w:val="right" w:pos="9360"/>
        </w:tabs>
        <w:spacing w:before="120" w:after="120" w:line="240" w:lineRule="auto"/>
      </w:pPr>
      <w:r>
        <w:tab/>
      </w:r>
      <m:oMath>
        <m:r>
          <m:rPr>
            <m:sty m:val="p"/>
          </m:rPr>
          <w:rPr>
            <w:rFonts w:ascii="Cambria Math" w:hAnsi="Cambria Math"/>
          </w:rPr>
          <m:t>Var</m:t>
        </m:r>
        <m:d>
          <m:dPr>
            <m:ctrlPr>
              <w:rPr>
                <w:rFonts w:ascii="Cambria Math" w:hAnsi="Cambria Math"/>
              </w:rPr>
            </m:ctrlPr>
          </m:dPr>
          <m:e>
            <m:r>
              <w:rPr>
                <w:rFonts w:ascii="Cambria Math" w:hAnsi="Cambria Math"/>
              </w:rPr>
              <m:t>H</m:t>
            </m:r>
            <m:r>
              <m:rPr>
                <m:sty m:val="p"/>
              </m:rPr>
              <w:rPr>
                <w:rFonts w:ascii="Cambria Math" w:hAnsi="Cambria Math"/>
              </w:rPr>
              <m:t>'</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r>
              <w:rPr>
                <w:rFonts w:ascii="Cambria Math" w:hAnsi="Cambria Math"/>
              </w:rPr>
              <m:t> </m:t>
            </m:r>
            <m:sSup>
              <m:sSupPr>
                <m:ctrlPr>
                  <w:rPr>
                    <w:rFonts w:ascii="Cambria Math" w:hAnsi="Cambria Math"/>
                  </w:rPr>
                </m:ctrlPr>
              </m:sSupPr>
              <m:e>
                <m:d>
                  <m:dPr>
                    <m:ctrlPr>
                      <w:rPr>
                        <w:rFonts w:ascii="Cambria Math" w:hAnsi="Cambria Math"/>
                      </w:rPr>
                    </m:ctrlPr>
                  </m:dPr>
                  <m:e>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j</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H</m:t>
                    </m:r>
                    <m:r>
                      <m:rPr>
                        <m:sty m:val="p"/>
                      </m:rPr>
                      <w:rPr>
                        <w:rFonts w:ascii="Cambria Math" w:hAnsi="Cambria Math"/>
                      </w:rPr>
                      <m:t>'</m:t>
                    </m:r>
                  </m:e>
                </m:d>
              </m:e>
              <m:sup>
                <m:r>
                  <w:rPr>
                    <w:rFonts w:ascii="Cambria Math" w:hAnsi="Cambria Math"/>
                  </w:rPr>
                  <m:t>2</m:t>
                </m:r>
              </m:sup>
            </m:sSup>
          </m:num>
          <m:den>
            <m:r>
              <w:rPr>
                <w:rFonts w:ascii="Cambria Math" w:hAnsi="Cambria Math"/>
              </w:rPr>
              <m:t>n</m:t>
            </m:r>
          </m:den>
        </m:f>
        <m:r>
          <m:rPr>
            <m:sty m:val="p"/>
          </m:rPr>
          <w:rPr>
            <w:rFonts w:ascii="Cambria Math" w:hAnsi="Cambria Math"/>
          </w:rPr>
          <m:t>+</m:t>
        </m:r>
        <m:f>
          <m:fPr>
            <m:ctrlPr>
              <w:rPr>
                <w:rFonts w:ascii="Cambria Math" w:hAnsi="Cambria Math"/>
              </w:rPr>
            </m:ctrlPr>
          </m:fPr>
          <m:num>
            <m:r>
              <w:rPr>
                <w:rFonts w:ascii="Cambria Math" w:hAnsi="Cambria Math"/>
              </w:rPr>
              <m:t>S</m:t>
            </m:r>
            <m:r>
              <m:rPr>
                <m:sty m:val="p"/>
              </m:rPr>
              <w:rPr>
                <w:rFonts w:ascii="Cambria Math" w:hAnsi="Cambria Math"/>
              </w:rPr>
              <m:t>-</m:t>
            </m:r>
            <m:r>
              <w:rPr>
                <w:rFonts w:ascii="Cambria Math" w:hAnsi="Cambria Math"/>
              </w:rPr>
              <m:t>1</m:t>
            </m:r>
          </m:num>
          <m:den>
            <m:r>
              <w:rPr>
                <w:rFonts w:ascii="Cambria Math" w:hAnsi="Cambria Math"/>
              </w:rPr>
              <m:t>2</m:t>
            </m:r>
            <m:sSup>
              <m:sSupPr>
                <m:ctrlPr>
                  <w:rPr>
                    <w:rFonts w:ascii="Cambria Math" w:hAnsi="Cambria Math"/>
                  </w:rPr>
                </m:ctrlPr>
              </m:sSupPr>
              <m:e>
                <m:r>
                  <w:rPr>
                    <w:rFonts w:ascii="Cambria Math" w:hAnsi="Cambria Math"/>
                  </w:rPr>
                  <m:t>n</m:t>
                </m:r>
              </m:e>
              <m:sup>
                <m:r>
                  <w:rPr>
                    <w:rFonts w:ascii="Cambria Math" w:hAnsi="Cambria Math"/>
                  </w:rPr>
                  <m:t>2</m:t>
                </m:r>
              </m:sup>
            </m:sSup>
          </m:den>
        </m:f>
      </m:oMath>
      <w:r>
        <w:tab/>
        <w:t>(2)</w:t>
      </w:r>
    </w:p>
    <w:p w14:paraId="355B65FE" w14:textId="77777777" w:rsidR="00C14602" w:rsidRDefault="00C14602" w:rsidP="00C14602">
      <w:pPr>
        <w:tabs>
          <w:tab w:val="center" w:pos="4680"/>
          <w:tab w:val="right" w:pos="9360"/>
        </w:tabs>
        <w:spacing w:before="120" w:after="120" w:line="240" w:lineRule="auto"/>
      </w:pPr>
      <w:r>
        <w:tab/>
      </w:r>
      <m:oMath>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H</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H</m:t>
            </m:r>
            <m:sSub>
              <m:sSubPr>
                <m:ctrlPr>
                  <w:rPr>
                    <w:rFonts w:ascii="Cambria Math" w:hAnsi="Cambria Math"/>
                  </w:rPr>
                </m:ctrlPr>
              </m:sSubPr>
              <m:e>
                <m:r>
                  <m:rPr>
                    <m:sty m:val="p"/>
                  </m:rPr>
                  <w:rPr>
                    <w:rFonts w:ascii="Cambria Math" w:hAnsi="Cambria Math"/>
                  </w:rPr>
                  <m:t>'</m:t>
                </m:r>
              </m:e>
              <m:sub>
                <m:r>
                  <w:rPr>
                    <w:rFonts w:ascii="Cambria Math" w:hAnsi="Cambria Math"/>
                  </w:rPr>
                  <m:t>1</m:t>
                </m:r>
              </m:sub>
            </m:sSub>
          </m:num>
          <m:den>
            <m:rad>
              <m:radPr>
                <m:degHide m:val="1"/>
                <m:ctrlPr>
                  <w:rPr>
                    <w:rFonts w:ascii="Cambria Math" w:hAnsi="Cambria Math"/>
                  </w:rPr>
                </m:ctrlPr>
              </m:radPr>
              <m:deg/>
              <m:e>
                <m:r>
                  <m:rPr>
                    <m:sty m:val="p"/>
                  </m:rPr>
                  <w:rPr>
                    <w:rFonts w:ascii="Cambria Math" w:hAnsi="Cambria Math"/>
                  </w:rPr>
                  <m:t>Var</m:t>
                </m:r>
                <m:d>
                  <m:dPr>
                    <m:ctrlPr>
                      <w:rPr>
                        <w:rFonts w:ascii="Cambria Math" w:hAnsi="Cambria Math"/>
                      </w:rPr>
                    </m:ctrlPr>
                  </m:dPr>
                  <m:e>
                    <m:r>
                      <w:rPr>
                        <w:rFonts w:ascii="Cambria Math" w:hAnsi="Cambria Math"/>
                      </w:rPr>
                      <m:t>H</m:t>
                    </m:r>
                    <m:sSub>
                      <m:sSubPr>
                        <m:ctrlPr>
                          <w:rPr>
                            <w:rFonts w:ascii="Cambria Math" w:hAnsi="Cambria Math"/>
                          </w:rPr>
                        </m:ctrlPr>
                      </m:sSubPr>
                      <m:e>
                        <m:r>
                          <m:rPr>
                            <m:sty m:val="p"/>
                          </m:rPr>
                          <w:rPr>
                            <w:rFonts w:ascii="Cambria Math" w:hAnsi="Cambria Math"/>
                          </w:rPr>
                          <m:t>'</m:t>
                        </m:r>
                      </m:e>
                      <m:sub>
                        <m:r>
                          <w:rPr>
                            <w:rFonts w:ascii="Cambria Math" w:hAnsi="Cambria Math"/>
                          </w:rPr>
                          <m:t>1</m:t>
                        </m:r>
                      </m:sub>
                    </m:sSub>
                  </m:e>
                </m:d>
                <m:r>
                  <m:rPr>
                    <m:sty m:val="p"/>
                  </m:rPr>
                  <w:rPr>
                    <w:rFonts w:ascii="Cambria Math" w:hAnsi="Cambria Math"/>
                  </w:rPr>
                  <m:t>+Var</m:t>
                </m:r>
                <m:d>
                  <m:dPr>
                    <m:ctrlPr>
                      <w:rPr>
                        <w:rFonts w:ascii="Cambria Math" w:hAnsi="Cambria Math"/>
                      </w:rPr>
                    </m:ctrlPr>
                  </m:dPr>
                  <m:e>
                    <m:r>
                      <w:rPr>
                        <w:rFonts w:ascii="Cambria Math" w:hAnsi="Cambria Math"/>
                      </w:rPr>
                      <m:t>H</m:t>
                    </m:r>
                    <m:sSub>
                      <m:sSubPr>
                        <m:ctrlPr>
                          <w:rPr>
                            <w:rFonts w:ascii="Cambria Math" w:hAnsi="Cambria Math"/>
                          </w:rPr>
                        </m:ctrlPr>
                      </m:sSubPr>
                      <m:e>
                        <m:r>
                          <m:rPr>
                            <m:sty m:val="p"/>
                          </m:rPr>
                          <w:rPr>
                            <w:rFonts w:ascii="Cambria Math" w:hAnsi="Cambria Math"/>
                          </w:rPr>
                          <m:t>'</m:t>
                        </m:r>
                      </m:e>
                      <m:sub>
                        <m:r>
                          <w:rPr>
                            <w:rFonts w:ascii="Cambria Math" w:hAnsi="Cambria Math"/>
                          </w:rPr>
                          <m:t>2</m:t>
                        </m:r>
                      </m:sub>
                    </m:sSub>
                  </m:e>
                </m:d>
              </m:e>
            </m:rad>
          </m:den>
        </m:f>
      </m:oMath>
      <w:r>
        <w:tab/>
        <w:t>(3)</w:t>
      </w:r>
    </w:p>
    <w:p w14:paraId="0E649545" w14:textId="02803966" w:rsidR="00C14602" w:rsidRDefault="00C14602" w:rsidP="00C14602">
      <w:pPr>
        <w:jc w:val="both"/>
      </w:pPr>
      <w:r>
        <w:t>on Welch-Satterthwaite degrees of freedom; the diversity signal is significant when p &lt; α (α = 0.05).</w:t>
      </w:r>
      <w:r w:rsidR="00DC0787">
        <w:t xml:space="preserve"> </w:t>
      </w:r>
      <w:r w:rsidR="00DC0787" w:rsidRPr="00DC0787">
        <w:t xml:space="preserve">For both currencies the stomach </w:t>
      </w:r>
      <w:del w:id="428" w:author="Sutton, Jolene (DFO/MPO)" w:date="2026-07-10T10:44:00Z" w16du:dateUtc="2026-07-10T13:44:00Z">
        <w:r w:rsidR="00DC0787" w:rsidRPr="00DC0787" w:rsidDel="00935C11">
          <w:delText xml:space="preserve">is </w:delText>
        </w:r>
      </w:del>
      <w:ins w:id="429" w:author="Sutton, Jolene (DFO/MPO)" w:date="2026-07-10T10:44:00Z" w16du:dateUtc="2026-07-10T13:44:00Z">
        <w:r w:rsidR="00935C11">
          <w:t>was</w:t>
        </w:r>
        <w:r w:rsidR="00935C11" w:rsidRPr="00DC0787">
          <w:t xml:space="preserve"> </w:t>
        </w:r>
      </w:ins>
      <w:r w:rsidR="00DC0787" w:rsidRPr="00DC0787">
        <w:t>treated as the sampling unit (N = number of stomachs) when computing the variance of H′.</w:t>
      </w:r>
    </w:p>
    <w:p w14:paraId="2965E306" w14:textId="2D9A7B43" w:rsidR="002B62F6" w:rsidRDefault="00C14602" w:rsidP="00C14602">
      <w:pPr>
        <w:jc w:val="both"/>
        <w:rPr>
          <w:ins w:id="430" w:author="Sutton, Jolene (DFO/MPO)" w:date="2026-07-09T13:23:00Z" w16du:dateUtc="2026-07-09T16:23:00Z"/>
        </w:rPr>
      </w:pPr>
      <w:r w:rsidRPr="002B62F6">
        <w:rPr>
          <w:rStyle w:val="Titre3Car"/>
          <w:rPrChange w:id="431" w:author="Sutton, Jolene (DFO/MPO)" w:date="2026-07-09T13:23:00Z" w16du:dateUtc="2026-07-09T16:23:00Z">
            <w:rPr/>
          </w:rPrChange>
        </w:rPr>
        <w:t>Niche breadth</w:t>
      </w:r>
      <w:del w:id="432" w:author="Sutton, Jolene (DFO/MPO)" w:date="2026-07-09T13:23:00Z" w16du:dateUtc="2026-07-09T16:23:00Z">
        <w:r w:rsidDel="002B62F6">
          <w:delText xml:space="preserve">. </w:delText>
        </w:r>
      </w:del>
    </w:p>
    <w:p w14:paraId="43BF434B" w14:textId="7CC840AB" w:rsidR="00C14602" w:rsidRDefault="00C14602" w:rsidP="00C14602">
      <w:pPr>
        <w:jc w:val="both"/>
      </w:pPr>
      <w:r>
        <w:t>For each stomach i, the raw Levins index (the reciprocal Simpson concentration)</w:t>
      </w:r>
    </w:p>
    <w:p w14:paraId="1B857C2D" w14:textId="77777777" w:rsidR="00C14602" w:rsidRDefault="00C14602" w:rsidP="00C14602">
      <w:pPr>
        <w:tabs>
          <w:tab w:val="center" w:pos="4680"/>
          <w:tab w:val="right" w:pos="9360"/>
        </w:tabs>
        <w:spacing w:before="120" w:after="120" w:line="240" w:lineRule="auto"/>
      </w:pPr>
      <w:r>
        <w:tab/>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ij</m:t>
                    </m:r>
                  </m:sub>
                  <m:sup>
                    <m:r>
                      <w:rPr>
                        <w:rFonts w:ascii="Cambria Math" w:hAnsi="Cambria Math"/>
                      </w:rPr>
                      <m:t>2</m:t>
                    </m:r>
                  </m:sup>
                </m:sSubSup>
              </m:e>
            </m:nary>
          </m:den>
        </m:f>
      </m:oMath>
      <w:r>
        <w:tab/>
        <w:t>(4)</w:t>
      </w:r>
    </w:p>
    <w:p w14:paraId="6AF97B59" w14:textId="5EE41D7D" w:rsidR="00C14602" w:rsidRDefault="00C14602" w:rsidP="00C14602">
      <w:pPr>
        <w:jc w:val="both"/>
      </w:pPr>
      <w:r>
        <w:lastRenderedPageBreak/>
        <w:t>was standardised to Bs ∈ [0,1]</w:t>
      </w:r>
      <w:r w:rsidR="002F2C96">
        <w:t xml:space="preserve"> </w:t>
      </w:r>
      <w:sdt>
        <w:sdtPr>
          <w:rPr>
            <w:color w:val="000000"/>
          </w:rPr>
          <w:tag w:val="MENDELEY_CITATION_v3_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"/>
          <w:id w:val="1149163687"/>
          <w:placeholder>
            <w:docPart w:val="DefaultPlaceholder_-1854013440"/>
          </w:placeholder>
        </w:sdtPr>
        <w:sdtContent>
          <w:r w:rsidR="0019197D" w:rsidRPr="0019197D">
            <w:rPr>
              <w:color w:val="000000"/>
            </w:rPr>
            <w:t>(Hurlbert, 1978; Levins, 1968)</w:t>
          </w:r>
        </w:sdtContent>
      </w:sdt>
      <w:r>
        <w:t>:</w:t>
      </w:r>
    </w:p>
    <w:p w14:paraId="7FFDFD97" w14:textId="77777777" w:rsidR="00C14602" w:rsidRDefault="00C14602" w:rsidP="00C14602">
      <w:pPr>
        <w:tabs>
          <w:tab w:val="center" w:pos="4680"/>
          <w:tab w:val="right" w:pos="9360"/>
        </w:tabs>
        <w:spacing w:before="120" w:after="120" w:line="240" w:lineRule="auto"/>
      </w:pPr>
      <w:r>
        <w:tab/>
      </w:r>
      <m:oMath>
        <m:sSub>
          <m:sSubPr>
            <m:ctrlPr>
              <w:rPr>
                <w:rFonts w:ascii="Cambria Math" w:hAnsi="Cambria Math"/>
              </w:rPr>
            </m:ctrlPr>
          </m:sSubPr>
          <m:e>
            <m:r>
              <w:rPr>
                <w:rFonts w:ascii="Cambria Math" w:hAnsi="Cambria Math"/>
              </w:rPr>
              <m:t>B</m:t>
            </m:r>
          </m:e>
          <m:sub>
            <m:r>
              <w:rPr>
                <w:rFonts w:ascii="Cambria Math" w:hAnsi="Cambria Math"/>
              </w:rPr>
              <m:t>s</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1</m:t>
            </m:r>
          </m:den>
        </m:f>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ab/>
        <w:t>(5)</w:t>
      </w:r>
    </w:p>
    <w:p w14:paraId="4DF67839" w14:textId="7E9BCA72" w:rsidR="00C14602" w:rsidRDefault="00C14602" w:rsidP="00C14602">
      <w:pPr>
        <w:jc w:val="both"/>
      </w:pPr>
      <w:r>
        <w:t>where Si is the number of prey categories in stomach i. The index runs from 0 for a pure specialist to 1 for a generalist using encountered prey evenly; stomachs with fewer than two prey categories were set to Bs = 0 by convention. The between-period change in mean Bs was tested by a percentile bootstrap of the difference in means (R = 999;</w:t>
      </w:r>
      <w:r w:rsidR="002F2C96">
        <w:t xml:space="preserve"> </w:t>
      </w:r>
      <w:sdt>
        <w:sdtPr>
          <w:rPr>
            <w:color w:val="000000" w:themeColor="text1"/>
          </w:rPr>
          <w:tag w:val="MENDELEY_CITATION_v3_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"/>
          <w:id w:val="-37977584"/>
          <w:placeholder>
            <w:docPart w:val="DefaultPlaceholder_-1854013440"/>
          </w:placeholder>
        </w:sdtPr>
        <w:sdtContent>
          <w:r w:rsidR="0019197D" w:rsidRPr="0844D11D">
            <w:rPr>
              <w:color w:val="000000" w:themeColor="text1"/>
            </w:rPr>
            <w:t>Efron &amp; Tibshirani, 1993)</w:t>
          </w:r>
        </w:sdtContent>
      </w:sdt>
      <w:r>
        <w:t>, significant when the 95% interval excluded zero.</w:t>
      </w:r>
    </w:p>
    <w:p w14:paraId="599E3AF4" w14:textId="77ED48C3" w:rsidR="002B62F6" w:rsidRDefault="00C14602" w:rsidP="00C14602">
      <w:pPr>
        <w:jc w:val="both"/>
        <w:rPr>
          <w:ins w:id="433" w:author="Sutton, Jolene (DFO/MPO)" w:date="2026-07-09T13:23:00Z" w16du:dateUtc="2026-07-09T16:23:00Z"/>
        </w:rPr>
      </w:pPr>
      <w:r w:rsidRPr="002B62F6">
        <w:rPr>
          <w:rStyle w:val="Titre3Car"/>
          <w:rPrChange w:id="434" w:author="Sutton, Jolene (DFO/MPO)" w:date="2026-07-09T13:23:00Z" w16du:dateUtc="2026-07-09T16:23:00Z">
            <w:rPr/>
          </w:rPrChange>
        </w:rPr>
        <w:t>Composition</w:t>
      </w:r>
      <w:del w:id="435" w:author="Sutton, Jolene (DFO/MPO)" w:date="2026-07-09T13:23:00Z" w16du:dateUtc="2026-07-09T16:23:00Z">
        <w:r w:rsidDel="002B62F6">
          <w:delText xml:space="preserve">. </w:delText>
        </w:r>
      </w:del>
    </w:p>
    <w:p w14:paraId="036F11FB" w14:textId="68106FCF" w:rsidR="00C14602" w:rsidRDefault="00C14602" w:rsidP="00C14602">
      <w:pPr>
        <w:jc w:val="both"/>
      </w:pPr>
      <w:r>
        <w:t>In both currencies, square-root-transformed set × prey matrices</w:t>
      </w:r>
      <w:r w:rsidR="002F2C96">
        <w:t xml:space="preserve"> </w:t>
      </w:r>
      <w:sdt>
        <w:sdtPr>
          <w:rPr>
            <w:color w:val="000000"/>
          </w:rPr>
          <w:tag w:val="MENDELEY_CITATION_v3_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"/>
          <w:id w:val="1001701639"/>
          <w:placeholder>
            <w:docPart w:val="DefaultPlaceholder_-1854013440"/>
          </w:placeholder>
        </w:sdtPr>
        <w:sdtContent>
          <w:r w:rsidR="0019197D" w:rsidRPr="0019197D">
            <w:rPr>
              <w:color w:val="000000"/>
            </w:rPr>
            <w:t>(Clarke and Warwick, 2001)</w:t>
          </w:r>
        </w:sdtContent>
      </w:sdt>
      <w:r w:rsidR="002F2C96">
        <w:t xml:space="preserve"> </w:t>
      </w:r>
      <w:r>
        <w:t>were compared by the Bray-Curtis dissimilarity</w:t>
      </w:r>
      <w:r w:rsidR="002F2C96">
        <w:t xml:space="preserve"> </w:t>
      </w:r>
      <w:sdt>
        <w:sdtPr>
          <w:rPr>
            <w:color w:val="000000"/>
          </w:rPr>
          <w:tag w:val="MENDELEY_CITATION_v3_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"/>
          <w:id w:val="1248230872"/>
          <w:placeholder>
            <w:docPart w:val="DefaultPlaceholder_-1854013440"/>
          </w:placeholder>
        </w:sdtPr>
        <w:sdtContent>
          <w:r w:rsidR="0019197D" w:rsidRPr="0019197D">
            <w:rPr>
              <w:color w:val="000000"/>
            </w:rPr>
            <w:t>(Bray and Curtis, 1957; Legendre and Legendre, 2012)</w:t>
          </w:r>
        </w:sdtContent>
      </w:sdt>
      <w:r>
        <w:t>:</w:t>
      </w:r>
    </w:p>
    <w:p w14:paraId="5711738B" w14:textId="77777777" w:rsidR="00C14602" w:rsidRDefault="00C14602" w:rsidP="00C14602">
      <w:pPr>
        <w:tabs>
          <w:tab w:val="center" w:pos="4680"/>
          <w:tab w:val="right" w:pos="9360"/>
        </w:tabs>
        <w:spacing w:before="120" w:after="120" w:line="240" w:lineRule="auto"/>
      </w:pPr>
      <w:r>
        <w:tab/>
      </w:r>
      <m:oMath>
        <m:sSubSup>
          <m:sSubSupPr>
            <m:ctrlPr>
              <w:rPr>
                <w:rFonts w:ascii="Cambria Math" w:hAnsi="Cambria Math"/>
              </w:rPr>
            </m:ctrlPr>
          </m:sSubSupPr>
          <m:e>
            <m:r>
              <w:rPr>
                <w:rFonts w:ascii="Cambria Math" w:hAnsi="Cambria Math"/>
              </w:rPr>
              <m:t>d</m:t>
            </m:r>
          </m:e>
          <m:sub>
            <m:r>
              <w:rPr>
                <w:rFonts w:ascii="Cambria Math" w:hAnsi="Cambria Math"/>
              </w:rPr>
              <m:t>jk</m:t>
            </m:r>
          </m:sub>
          <m:sup>
            <m:r>
              <m:rPr>
                <m:sty m:val="p"/>
              </m:rPr>
              <w:rPr>
                <w:rFonts w:ascii="Cambria Math" w:hAnsi="Cambria Math"/>
              </w:rPr>
              <m:t>BC</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ik</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ik</m:t>
                        </m:r>
                      </m:sub>
                    </m:sSub>
                  </m:e>
                </m:d>
              </m:e>
            </m:nary>
          </m:den>
        </m:f>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ab/>
        <w:t>(6)</w:t>
      </w:r>
    </w:p>
    <w:p w14:paraId="538A7F86" w14:textId="578ED255" w:rsidR="00C14602" w:rsidRDefault="00C14602" w:rsidP="00C14602">
      <w:pPr>
        <w:jc w:val="both"/>
      </w:pPr>
      <w:r>
        <w:t xml:space="preserve">tested by PERMANOVA </w:t>
      </w:r>
      <w:sdt>
        <w:sdtPr>
          <w:rPr>
            <w:color w:val="000000"/>
          </w:rPr>
          <w:tag w:val="MENDELEY_CITATION_v3_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"/>
          <w:id w:val="-670557156"/>
          <w:placeholder>
            <w:docPart w:val="DefaultPlaceholder_-1854013440"/>
          </w:placeholder>
        </w:sdtPr>
        <w:sdtContent>
          <w:r w:rsidR="0019197D" w:rsidRPr="0019197D">
            <w:rPr>
              <w:color w:val="000000"/>
            </w:rPr>
            <w:t>(Anderson, 2001</w:t>
          </w:r>
        </w:sdtContent>
      </w:sdt>
      <w:r>
        <w:t>; R = 999, vegan), significant at p &lt; 0.05 with a trend band at 0.05 ≤ p &lt; 0.10.</w:t>
      </w:r>
      <w:r w:rsidR="009B1D2E">
        <w:t xml:space="preserve"> </w:t>
      </w:r>
      <w:r w:rsidR="009B1D2E" w:rsidRPr="009B1D2E">
        <w:t xml:space="preserve">Because PERMANOVA can also respond to differences in dispersion, not only to shifts in location, homogeneity of dispersions was checked for each contrast with PERMDISP </w:t>
      </w:r>
      <w:sdt>
        <w:sdtPr>
          <w:rPr>
            <w:color w:val="000000"/>
          </w:rPr>
          <w:tag w:val="MENDELEY_CITATION_v3_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"/>
          <w:id w:val="-649751318"/>
          <w:placeholder>
            <w:docPart w:val="DefaultPlaceholder_-1854013440"/>
          </w:placeholder>
        </w:sdtPr>
        <w:sdtContent>
          <w:r w:rsidR="0019197D" w:rsidRPr="0019197D">
            <w:rPr>
              <w:color w:val="000000"/>
            </w:rPr>
            <w:t>(Anderson, 2006</w:t>
          </w:r>
        </w:sdtContent>
      </w:sdt>
      <w:r w:rsidR="009B1D2E">
        <w:t xml:space="preserve">; </w:t>
      </w:r>
      <w:r w:rsidR="009B1D2E" w:rsidRPr="009B1D2E">
        <w:t>distance to the group spatial median, R = 999). Contrasts that were significant with heterogeneous dispersions were flagged and interpreted with caution, since the</w:t>
      </w:r>
      <w:ins w:id="436" w:author="Sutton, Jolene (DFO/MPO)" w:date="2026-07-10T10:46:00Z" w16du:dateUtc="2026-07-10T13:46:00Z">
        <w:r w:rsidR="00243E80">
          <w:t>se</w:t>
        </w:r>
      </w:ins>
      <w:r w:rsidR="009B1D2E" w:rsidRPr="009B1D2E">
        <w:t xml:space="preserve"> result</w:t>
      </w:r>
      <w:ins w:id="437" w:author="Sutton, Jolene (DFO/MPO)" w:date="2026-07-10T10:46:00Z" w16du:dateUtc="2026-07-10T13:46:00Z">
        <w:r w:rsidR="00243E80">
          <w:t>s</w:t>
        </w:r>
      </w:ins>
      <w:r w:rsidR="009B1D2E" w:rsidRPr="009B1D2E">
        <w:t xml:space="preserve"> may </w:t>
      </w:r>
      <w:del w:id="438" w:author="Sutton, Jolene (DFO/MPO)" w:date="2026-07-10T10:46:00Z" w16du:dateUtc="2026-07-10T13:46:00Z">
        <w:r w:rsidR="009B1D2E" w:rsidRPr="009B1D2E" w:rsidDel="00243E80">
          <w:delText xml:space="preserve">then </w:delText>
        </w:r>
      </w:del>
      <w:r w:rsidR="009B1D2E" w:rsidRPr="009B1D2E">
        <w:t>partly reflect dispersion rather than a true compositional shift.</w:t>
      </w:r>
    </w:p>
    <w:p w14:paraId="034B2454" w14:textId="61669771" w:rsidR="00C14602" w:rsidRDefault="00C14602" w:rsidP="00C14602">
      <w:pPr>
        <w:jc w:val="both"/>
      </w:pPr>
      <w:r>
        <w:t xml:space="preserve">Each signal </w:t>
      </w:r>
      <w:del w:id="439" w:author="Sutton, Jolene (DFO/MPO)" w:date="2026-07-09T13:25:00Z" w16du:dateUtc="2026-07-09T16:25:00Z">
        <w:r w:rsidDel="00CC0980">
          <w:delText xml:space="preserve">is </w:delText>
        </w:r>
      </w:del>
      <w:ins w:id="440" w:author="Sutton, Jolene (DFO/MPO)" w:date="2026-07-09T13:25:00Z" w16du:dateUtc="2026-07-09T16:25:00Z">
        <w:r w:rsidR="00CC0980">
          <w:t xml:space="preserve">was </w:t>
        </w:r>
      </w:ins>
      <w:r>
        <w:t xml:space="preserve">tested at its natural unit. </w:t>
      </w:r>
      <w:ins w:id="441" w:author="Sutton, Jolene (DFO/MPO)" w:date="2026-07-10T10:46:00Z" w16du:dateUtc="2026-07-10T13:46:00Z">
        <w:r w:rsidR="00171570">
          <w:t>For c</w:t>
        </w:r>
      </w:ins>
      <w:del w:id="442" w:author="Sutton, Jolene (DFO/MPO)" w:date="2026-07-10T10:46:00Z" w16du:dateUtc="2026-07-10T13:46:00Z">
        <w:r w:rsidDel="00171570">
          <w:delText>C</w:delText>
        </w:r>
      </w:del>
      <w:r>
        <w:t>omposition</w:t>
      </w:r>
      <w:ins w:id="443" w:author="Sutton, Jolene (DFO/MPO)" w:date="2026-07-10T10:46:00Z" w16du:dateUtc="2026-07-10T13:46:00Z">
        <w:r w:rsidR="00171570">
          <w:t>, we</w:t>
        </w:r>
      </w:ins>
      <w:r>
        <w:t xml:space="preserve"> use</w:t>
      </w:r>
      <w:ins w:id="444" w:author="Sutton, Jolene (DFO/MPO)" w:date="2026-07-09T13:25:00Z" w16du:dateUtc="2026-07-09T16:25:00Z">
        <w:r w:rsidR="00CC0980">
          <w:t>d</w:t>
        </w:r>
      </w:ins>
      <w:del w:id="445" w:author="Sutton, Jolene (DFO/MPO)" w:date="2026-07-09T13:25:00Z" w16du:dateUtc="2026-07-09T16:25:00Z">
        <w:r w:rsidDel="00CC0980">
          <w:delText>s</w:delText>
        </w:r>
      </w:del>
      <w:r>
        <w:t xml:space="preserve"> the trawl set as the replicate, since stomachs from one tow are not independent</w:t>
      </w:r>
      <w:r w:rsidR="002F2C96">
        <w:t xml:space="preserve"> </w:t>
      </w:r>
      <w:sdt>
        <w:sdtPr>
          <w:rPr>
            <w:color w:val="000000"/>
          </w:rPr>
          <w:tag w:val="MENDELEY_CITATION_v3_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"/>
          <w:id w:val="1971939158"/>
          <w:placeholder>
            <w:docPart w:val="DefaultPlaceholder_-1854013440"/>
          </w:placeholder>
        </w:sdtPr>
        <w:sdtContent>
          <w:r w:rsidR="0019197D" w:rsidRPr="0019197D">
            <w:rPr>
              <w:color w:val="000000"/>
            </w:rPr>
            <w:t>(Hurlbert, 1984; Pennington and Vølstad, 1994)</w:t>
          </w:r>
        </w:sdtContent>
      </w:sdt>
      <w:r>
        <w:t xml:space="preserve">; </w:t>
      </w:r>
      <w:commentRangeStart w:id="446"/>
      <w:commentRangeStart w:id="447"/>
      <w:r>
        <w:t xml:space="preserve">diversity is a single pooled value per period, compared through its analytic variance; niche breadth is an individual trait, so the stomach </w:t>
      </w:r>
      <w:del w:id="448" w:author="Sutton, Jolene (DFO/MPO)" w:date="2026-07-10T10:47:00Z" w16du:dateUtc="2026-07-10T13:47:00Z">
        <w:r w:rsidDel="00DF01E9">
          <w:delText xml:space="preserve">is </w:delText>
        </w:r>
      </w:del>
      <w:ins w:id="449" w:author="Sutton, Jolene (DFO/MPO)" w:date="2026-07-10T10:47:00Z" w16du:dateUtc="2026-07-10T13:47:00Z">
        <w:r w:rsidR="00DF01E9">
          <w:t xml:space="preserve">was </w:t>
        </w:r>
      </w:ins>
      <w:r>
        <w:t>its unit.</w:t>
      </w:r>
      <w:commentRangeEnd w:id="446"/>
      <w:r w:rsidR="00A65E34">
        <w:rPr>
          <w:rStyle w:val="Marquedecommentaire"/>
          <w:sz w:val="24"/>
          <w:szCs w:val="22"/>
        </w:rPr>
        <w:commentReference w:id="446"/>
      </w:r>
      <w:commentRangeEnd w:id="447"/>
      <w:r w:rsidR="00642B34">
        <w:rPr>
          <w:rStyle w:val="Marquedecommentaire"/>
          <w:sz w:val="24"/>
          <w:szCs w:val="22"/>
        </w:rPr>
        <w:commentReference w:id="447"/>
      </w:r>
    </w:p>
    <w:p w14:paraId="74BD6C86" w14:textId="06678584" w:rsidR="00C14602" w:rsidRDefault="00C14602" w:rsidP="00C14602">
      <w:pPr>
        <w:jc w:val="both"/>
      </w:pPr>
      <w:r>
        <w:t xml:space="preserve">Each contrast scores composition (C), Shannon diversity (H′) and standardised niche breadth (Bs) as </w:t>
      </w:r>
      <w:ins w:id="450" w:author="Sutton, Jolene (DFO/MPO)" w:date="2026-07-10T10:47:00Z" w16du:dateUtc="2026-07-10T13:47:00Z">
        <w:r w:rsidR="00E83B58">
          <w:t xml:space="preserve">either </w:t>
        </w:r>
      </w:ins>
      <w:r>
        <w:t>significant (1) or not (0)</w:t>
      </w:r>
      <w:r w:rsidR="00DC0787">
        <w:t>.</w:t>
      </w:r>
      <w:r>
        <w:t xml:space="preserve"> </w:t>
      </w:r>
      <w:r w:rsidR="00DC0787" w:rsidRPr="00DC0787">
        <w:t xml:space="preserve">These three binary signals define a 2³ space of eight base states. </w:t>
      </w:r>
      <w:r w:rsidR="00DC0787" w:rsidRPr="00DC0787">
        <w:lastRenderedPageBreak/>
        <w:t xml:space="preserve">Within the all-stable state, the composition trend band (0.05 ≤ p &lt; 0.10) further separates contrasts showing an incipient compositional signal, giving nine interpretive categories in total </w:t>
      </w:r>
      <w:r w:rsidR="00DC0787" w:rsidRPr="00217BFB">
        <w:rPr>
          <w:b/>
          <w:bCs/>
        </w:rPr>
        <w:t>(</w:t>
      </w:r>
      <w:r w:rsidR="00217BFB" w:rsidRPr="00217BFB">
        <w:rPr>
          <w:b/>
          <w:bCs/>
        </w:rPr>
        <w:t xml:space="preserve">Figure </w:t>
      </w:r>
      <w:r w:rsidR="0028626F">
        <w:rPr>
          <w:b/>
          <w:bCs/>
        </w:rPr>
        <w:t>4</w:t>
      </w:r>
      <w:r w:rsidR="00217BFB" w:rsidRPr="00217BFB">
        <w:rPr>
          <w:b/>
          <w:bCs/>
        </w:rPr>
        <w:t xml:space="preserve"> </w:t>
      </w:r>
      <w:r w:rsidR="00217BFB">
        <w:t xml:space="preserve">and </w:t>
      </w:r>
      <w:r w:rsidR="00DC0787" w:rsidRPr="00217BFB">
        <w:rPr>
          <w:b/>
          <w:bCs/>
        </w:rPr>
        <w:t xml:space="preserve">Table </w:t>
      </w:r>
      <w:r w:rsidR="005C51B1">
        <w:rPr>
          <w:b/>
          <w:bCs/>
        </w:rPr>
        <w:t>1</w:t>
      </w:r>
      <w:r w:rsidR="00DC0787" w:rsidRPr="00DC0787">
        <w:t>).</w:t>
      </w:r>
      <w:r w:rsidR="00217BFB">
        <w:t xml:space="preserve"> </w:t>
      </w:r>
      <w:r>
        <w:t>For interpretation we collapse</w:t>
      </w:r>
      <w:ins w:id="451" w:author="Sutton, Jolene (DFO/MPO)" w:date="2026-07-10T10:48:00Z" w16du:dateUtc="2026-07-10T13:48:00Z">
        <w:r w:rsidR="00833D41">
          <w:t>d</w:t>
        </w:r>
      </w:ins>
      <w:r>
        <w:t xml:space="preserve"> the eight states onto four families, asking two </w:t>
      </w:r>
      <w:ins w:id="452" w:author="Akia, Sosthene (DFO/MPO)" w:date="2026-07-10T14:46:00Z" w16du:dateUtc="2026-07-10T17:46:00Z">
        <w:r w:rsidR="001D6A37">
          <w:t>nmi</w:t>
        </w:r>
      </w:ins>
      <w:r>
        <w:t xml:space="preserve">questions: did the prey set </w:t>
      </w:r>
      <w:commentRangeStart w:id="453"/>
      <w:commentRangeStart w:id="454"/>
      <w:r>
        <w:t>turn</w:t>
      </w:r>
      <w:del w:id="455" w:author="Landry, Lysandre (DFO/MPO)" w:date="2026-07-09T11:36:00Z" w16du:dateUtc="2026-07-09T14:36:00Z">
        <w:r>
          <w:delText xml:space="preserve"> </w:delText>
        </w:r>
      </w:del>
      <w:r>
        <w:t>over</w:t>
      </w:r>
      <w:commentRangeEnd w:id="453"/>
      <w:r w:rsidR="00F10D31">
        <w:rPr>
          <w:rStyle w:val="Marquedecommentaire"/>
          <w:sz w:val="24"/>
          <w:szCs w:val="22"/>
        </w:rPr>
        <w:commentReference w:id="453"/>
      </w:r>
      <w:commentRangeEnd w:id="454"/>
      <w:r w:rsidR="00554F3D">
        <w:rPr>
          <w:rStyle w:val="Marquedecommentaire"/>
          <w:sz w:val="24"/>
          <w:szCs w:val="22"/>
        </w:rPr>
        <w:commentReference w:id="454"/>
      </w:r>
      <w:r>
        <w:t xml:space="preserve"> (composition), and did the functional structure of the diet change (H′ and/or Bs)?</w:t>
      </w:r>
    </w:p>
    <w:p w14:paraId="5B4B5F41" w14:textId="77777777" w:rsidR="00A02F73" w:rsidRDefault="00C14602" w:rsidP="00C14602">
      <w:pPr>
        <w:jc w:val="both"/>
      </w:pPr>
      <w:commentRangeStart w:id="456"/>
      <w:r>
        <w:t xml:space="preserve">Stability (C = 0): no turnover and no functional change. The predator eats the same prey, in the same proportions, with the same individual breadth. </w:t>
      </w:r>
    </w:p>
    <w:p w14:paraId="282F81A7" w14:textId="0F4B6AC2" w:rsidR="003E64C4" w:rsidRDefault="00C14602" w:rsidP="00C14602">
      <w:pPr>
        <w:jc w:val="both"/>
      </w:pPr>
      <w:r>
        <w:t>Substitution (C = 1; H′ and Bs non-significant): prey identities turn over while diversity and breadth hold, a like-for-like replacement within functional space that a diversity- or breadth-based summary would miss. Functional change (C = 0; H′ and/or Bs significant): the prey set holds but its internal use shifts; the predator works the same prey list differently.</w:t>
      </w:r>
      <w:del w:id="457" w:author="Landry, Lysandre (DFO/MPO)" w:date="2026-07-09T11:38:00Z" w16du:dateUtc="2026-07-09T14:38:00Z">
        <w:r>
          <w:delText xml:space="preserve"> </w:delText>
        </w:r>
      </w:del>
    </w:p>
    <w:p w14:paraId="74C6352B" w14:textId="43582926" w:rsidR="00C14602" w:rsidRDefault="00C14602" w:rsidP="00C14602">
      <w:pPr>
        <w:jc w:val="both"/>
      </w:pPr>
      <w:r>
        <w:t>Reorganisation (C = 1; H′ and/or Bs significant): turnover with functional change; the predator changes which prey it eats and reshapes how concentrated or diverse the diet is.</w:t>
      </w:r>
      <w:commentRangeEnd w:id="456"/>
      <w:r w:rsidR="004A1A1F">
        <w:rPr>
          <w:rStyle w:val="Marquedecommentaire"/>
          <w:sz w:val="24"/>
          <w:szCs w:val="22"/>
        </w:rPr>
        <w:commentReference w:id="456"/>
      </w:r>
    </w:p>
    <w:p w14:paraId="72F2A110" w14:textId="652A2ADA" w:rsidR="00C14602" w:rsidRDefault="00C14602" w:rsidP="00C14602">
      <w:pPr>
        <w:jc w:val="both"/>
      </w:pPr>
      <w:commentRangeStart w:id="458"/>
      <w:r>
        <w:t>Two operational labels sit outside the four families.</w:t>
      </w:r>
      <w:commentRangeEnd w:id="458"/>
      <w:r w:rsidR="00490FD1">
        <w:rPr>
          <w:rStyle w:val="Marquedecommentaire"/>
          <w:sz w:val="24"/>
          <w:szCs w:val="22"/>
        </w:rPr>
        <w:commentReference w:id="458"/>
      </w:r>
      <w:r>
        <w:t xml:space="preserve"> </w:t>
      </w:r>
      <w:commentRangeStart w:id="459"/>
      <w:r w:rsidR="00217BFB">
        <w:t>The</w:t>
      </w:r>
      <w:r>
        <w:t xml:space="preserve"> Emerging Shift (composition significant only at the trend level, both functional signals non-significant) is treated as incipient stability and folded into Stability.</w:t>
      </w:r>
      <w:commentRangeEnd w:id="459"/>
      <w:r w:rsidR="00490FD1">
        <w:rPr>
          <w:rStyle w:val="Marquedecommentaire"/>
          <w:sz w:val="24"/>
          <w:szCs w:val="22"/>
        </w:rPr>
        <w:commentReference w:id="459"/>
      </w:r>
      <w:r>
        <w:t xml:space="preserve"> An Inconclusive label </w:t>
      </w:r>
      <w:del w:id="460" w:author="Sutton, Jolene (DFO/MPO)" w:date="2026-07-10T11:06:00Z" w16du:dateUtc="2026-07-10T14:06:00Z">
        <w:r w:rsidDel="00C30DA9">
          <w:delText xml:space="preserve">is </w:delText>
        </w:r>
      </w:del>
      <w:ins w:id="461" w:author="Sutton, Jolene (DFO/MPO)" w:date="2026-07-10T11:06:00Z" w16du:dateUtc="2026-07-10T14:06:00Z">
        <w:r w:rsidR="00C30DA9">
          <w:t xml:space="preserve">was </w:t>
        </w:r>
      </w:ins>
      <w:r>
        <w:t xml:space="preserve">assigned where a signal cannot be computed, for example a cell with fewer than NMIN = </w:t>
      </w:r>
      <w:r w:rsidR="00A02F73">
        <w:t>5</w:t>
      </w:r>
      <w:r>
        <w:t xml:space="preserve"> valid stomachs with prey in either period at the resolution considered</w:t>
      </w:r>
      <w:del w:id="462" w:author="Sutton, Jolene (DFO/MPO)" w:date="2026-07-10T11:18:00Z" w16du:dateUtc="2026-07-10T14:18:00Z">
        <w:r w:rsidDel="00D75BE9">
          <w:delText>; it is a coverage flag, not a diet outcome, held outside the four families and reported separately</w:delText>
        </w:r>
      </w:del>
      <w:r w:rsidR="004C11C1">
        <w:t xml:space="preserve"> (</w:t>
      </w:r>
      <w:r w:rsidR="004C11C1" w:rsidRPr="004C11C1">
        <w:rPr>
          <w:b/>
          <w:bCs/>
        </w:rPr>
        <w:t xml:space="preserve">Figure </w:t>
      </w:r>
      <w:r w:rsidR="009836A3">
        <w:rPr>
          <w:b/>
          <w:bCs/>
        </w:rPr>
        <w:t>4</w:t>
      </w:r>
      <w:r w:rsidR="004C11C1">
        <w:t>)</w:t>
      </w:r>
      <w:r>
        <w:t>.</w:t>
      </w:r>
    </w:p>
    <w:p w14:paraId="722FB099" w14:textId="6B362585" w:rsidR="008742E1" w:rsidRDefault="00C14602" w:rsidP="00C14602">
      <w:pPr>
        <w:jc w:val="both"/>
      </w:pPr>
      <w:r>
        <w:t xml:space="preserve">The pipeline </w:t>
      </w:r>
      <w:del w:id="463" w:author="Sutton, Jolene (DFO/MPO)" w:date="2026-07-10T10:51:00Z" w16du:dateUtc="2026-07-10T13:51:00Z">
        <w:r w:rsidDel="007D24CE">
          <w:delText xml:space="preserve">runs </w:delText>
        </w:r>
      </w:del>
      <w:ins w:id="464" w:author="Sutton, Jolene (DFO/MPO)" w:date="2026-07-10T10:51:00Z" w16du:dateUtc="2026-07-10T13:51:00Z">
        <w:r w:rsidR="007D24CE">
          <w:t xml:space="preserve">was executed </w:t>
        </w:r>
      </w:ins>
      <w:r>
        <w:t xml:space="preserve">over a fully crossed design (predator × size class × ecoregion or stratum), plus a pooled All-sGSL mode with no spatial split, and was </w:t>
      </w:r>
      <w:del w:id="465" w:author="Sutton, Jolene (DFO/MPO)" w:date="2026-07-10T10:52:00Z" w16du:dateUtc="2026-07-10T13:52:00Z">
        <w:r w:rsidDel="00717E64">
          <w:delText xml:space="preserve">read </w:delText>
        </w:r>
      </w:del>
      <w:ins w:id="466" w:author="Sutton, Jolene (DFO/MPO)" w:date="2026-07-10T10:52:00Z" w16du:dateUtc="2026-07-10T13:52:00Z">
        <w:r w:rsidR="00717E64">
          <w:t xml:space="preserve">applied </w:t>
        </w:r>
      </w:ins>
      <w:r>
        <w:t xml:space="preserve">at three nested scales: pooled across the Gulf (Tier 1), by ecoregion (Tier 2), and by survey stratum (Tier 3). A </w:t>
      </w:r>
      <w:r>
        <w:lastRenderedPageBreak/>
        <w:t xml:space="preserve">cell was retained at a given resolution only if both periods held at least NMIN = </w:t>
      </w:r>
      <w:r w:rsidR="00A02F73">
        <w:t>5</w:t>
      </w:r>
      <w:r>
        <w:t xml:space="preserve"> distinct stomachs with valid prey.</w:t>
      </w:r>
    </w:p>
    <w:p w14:paraId="3F18EB63" w14:textId="31963541" w:rsidR="00E81EE2" w:rsidRDefault="00E81EE2" w:rsidP="00E81EE2">
      <w:pPr>
        <w:jc w:val="both"/>
      </w:pPr>
      <w:r>
        <w:t>In addition to these per-cell signals, the overall period effect was tested on the whole dataset by PERMANOVA on square-root-transformed Bray-Curtis dissimilarities (D ~ period × ecoregion + size</w:t>
      </w:r>
      <w:r w:rsidR="00983412">
        <w:t>_</w:t>
      </w:r>
      <w:r>
        <w:t xml:space="preserve">class; 999 permutations), with homogeneity of multivariate dispersion checked by PERMDISP. </w:t>
      </w:r>
      <w:commentRangeStart w:id="467"/>
      <w:r>
        <w:t>This aggregate test is indicative only, intended to give an overall view of the change patterns across all prey combined; it pools predators, sizes and areas and does not account for the biases this aggregation introduces (uneven sampling across cells, unequal stomach numbers, and taxonomic imbalance among predators), and is therefore not used to draw inference at the predator or cell level.</w:t>
      </w:r>
      <w:commentRangeEnd w:id="467"/>
      <w:r w:rsidR="00535D3E">
        <w:rPr>
          <w:rStyle w:val="Marquedecommentaire"/>
          <w:sz w:val="24"/>
          <w:szCs w:val="22"/>
        </w:rPr>
        <w:commentReference w:id="467"/>
      </w:r>
    </w:p>
    <w:p w14:paraId="37AB7346" w14:textId="77777777" w:rsidR="00C14602" w:rsidRPr="00C14602" w:rsidRDefault="00C14602" w:rsidP="00C14602">
      <w:pPr>
        <w:pStyle w:val="Titre1"/>
        <w:rPr>
          <w:lang w:val="en-US"/>
        </w:rPr>
      </w:pPr>
      <w:r w:rsidRPr="00C14602">
        <w:rPr>
          <w:lang w:val="en-US"/>
        </w:rPr>
        <w:t>3. Results</w:t>
      </w:r>
    </w:p>
    <w:p w14:paraId="47720551" w14:textId="3DCB2A9D" w:rsidR="00C14602" w:rsidRDefault="00C14602" w:rsidP="00C14602">
      <w:pPr>
        <w:jc w:val="both"/>
      </w:pPr>
      <w:r>
        <w:t xml:space="preserve">Across the 40 fish predators and 59 predator × size-class cells, each contrast was </w:t>
      </w:r>
      <w:commentRangeStart w:id="468"/>
      <w:r>
        <w:t xml:space="preserve">read </w:t>
      </w:r>
      <w:commentRangeEnd w:id="468"/>
      <w:r w:rsidR="00A56129">
        <w:rPr>
          <w:rStyle w:val="Marquedecommentaire"/>
          <w:sz w:val="24"/>
          <w:szCs w:val="22"/>
        </w:rPr>
        <w:commentReference w:id="468"/>
      </w:r>
      <w:r>
        <w:t xml:space="preserve">in both currencies (biomass and frequency of occurrence) and summarised by the four families: Stability, Substitution, Functional change, and Reorganisation. We present the </w:t>
      </w:r>
      <w:del w:id="469" w:author="Sutton, Jolene (DFO/MPO)" w:date="2026-07-10T11:25:00Z" w16du:dateUtc="2026-07-10T14:25:00Z">
        <w:r w:rsidDel="00C979B6">
          <w:delText>reading in three steps</w:delText>
        </w:r>
      </w:del>
      <w:ins w:id="470" w:author="Sutton, Jolene (DFO/MPO)" w:date="2026-07-10T11:25:00Z" w16du:dateUtc="2026-07-10T14:25:00Z">
        <w:r w:rsidR="00C979B6">
          <w:t xml:space="preserve">results at three spatial </w:t>
        </w:r>
        <w:r w:rsidR="00D42F61">
          <w:t>s</w:t>
        </w:r>
        <w:r w:rsidR="00C979B6">
          <w:t>cales</w:t>
        </w:r>
      </w:ins>
      <w:r>
        <w:t xml:space="preserve">: </w:t>
      </w:r>
      <w:del w:id="471" w:author="Sutton, Jolene (DFO/MPO)" w:date="2026-07-10T11:25:00Z" w16du:dateUtc="2026-07-10T14:25:00Z">
        <w:r w:rsidDel="00D42F61">
          <w:delText xml:space="preserve">the pooled, </w:delText>
        </w:r>
      </w:del>
      <w:r>
        <w:t>sGSL-wide</w:t>
      </w:r>
      <w:ins w:id="472" w:author="Sutton, Jolene (DFO/MPO)" w:date="2026-07-10T11:25:00Z" w16du:dateUtc="2026-07-10T14:25:00Z">
        <w:r w:rsidR="00D42F61">
          <w:t>,</w:t>
        </w:r>
      </w:ins>
      <w:del w:id="473" w:author="Sutton, Jolene (DFO/MPO)" w:date="2026-07-10T11:25:00Z" w16du:dateUtc="2026-07-10T14:25:00Z">
        <w:r w:rsidDel="00D42F61">
          <w:delText xml:space="preserve"> picture;</w:delText>
        </w:r>
        <w:r w:rsidDel="003F30C7">
          <w:delText xml:space="preserve"> the two finer scales, </w:delText>
        </w:r>
      </w:del>
      <w:ins w:id="474" w:author="Sutton, Jolene (DFO/MPO)" w:date="2026-07-10T11:26:00Z" w16du:dateUtc="2026-07-10T14:26:00Z">
        <w:r w:rsidR="003F30C7">
          <w:t xml:space="preserve"> by </w:t>
        </w:r>
      </w:ins>
      <w:r>
        <w:t>ecoregion</w:t>
      </w:r>
      <w:ins w:id="475" w:author="Sutton, Jolene (DFO/MPO)" w:date="2026-07-10T11:25:00Z" w16du:dateUtc="2026-07-10T14:25:00Z">
        <w:r w:rsidR="003F30C7">
          <w:t>,</w:t>
        </w:r>
      </w:ins>
      <w:r>
        <w:t xml:space="preserve"> and </w:t>
      </w:r>
      <w:ins w:id="476" w:author="Sutton, Jolene (DFO/MPO)" w:date="2026-07-10T11:26:00Z" w16du:dateUtc="2026-07-10T14:26:00Z">
        <w:r w:rsidR="003F30C7">
          <w:t xml:space="preserve">by </w:t>
        </w:r>
      </w:ins>
      <w:r>
        <w:t xml:space="preserve">survey stratum; </w:t>
      </w:r>
      <w:commentRangeStart w:id="477"/>
      <w:r>
        <w:t>and a synthesis across scales</w:t>
      </w:r>
      <w:commentRangeEnd w:id="477"/>
      <w:r w:rsidR="003F30C7">
        <w:rPr>
          <w:rStyle w:val="Marquedecommentaire"/>
          <w:sz w:val="24"/>
          <w:szCs w:val="22"/>
        </w:rPr>
        <w:commentReference w:id="477"/>
      </w:r>
      <w:r>
        <w:t>.</w:t>
      </w:r>
    </w:p>
    <w:p w14:paraId="7C42D9CD" w14:textId="6FF0D6B4" w:rsidR="00C14602" w:rsidRPr="00C14602" w:rsidRDefault="00C14602" w:rsidP="00C14602">
      <w:pPr>
        <w:pStyle w:val="Titre2"/>
        <w:rPr>
          <w:lang w:val="en-US"/>
        </w:rPr>
      </w:pPr>
      <w:r w:rsidRPr="00C14602">
        <w:rPr>
          <w:lang w:val="en-US"/>
        </w:rPr>
        <w:t xml:space="preserve">3.1 </w:t>
      </w:r>
      <w:ins w:id="478" w:author="Sutton, Jolene (DFO/MPO)" w:date="2026-07-10T11:27:00Z" w16du:dateUtc="2026-07-10T14:27:00Z">
        <w:r w:rsidR="00BC5842" w:rsidRPr="00BC5842">
          <w:rPr>
            <w:lang w:val="en-US"/>
          </w:rPr>
          <w:t>sGSL-wide</w:t>
        </w:r>
      </w:ins>
      <w:del w:id="479" w:author="Sutton, Jolene (DFO/MPO)" w:date="2026-07-10T11:27:00Z" w16du:dateUtc="2026-07-10T14:27:00Z">
        <w:r w:rsidRPr="00C14602" w:rsidDel="00BC5842">
          <w:rPr>
            <w:lang w:val="en-US"/>
          </w:rPr>
          <w:delText>General (pooled scale)</w:delText>
        </w:r>
      </w:del>
    </w:p>
    <w:p w14:paraId="2BAA8476" w14:textId="58406989" w:rsidR="00C14602" w:rsidRDefault="00C14602" w:rsidP="00C14602">
      <w:pPr>
        <w:jc w:val="both"/>
      </w:pPr>
      <w:r>
        <w:t>Both within-decade contrasts were dominated by Stability (</w:t>
      </w:r>
      <w:r w:rsidRPr="00087E81">
        <w:rPr>
          <w:b/>
          <w:bCs/>
        </w:rPr>
        <w:t>Fig</w:t>
      </w:r>
      <w:r w:rsidR="00087E81" w:rsidRPr="00087E81">
        <w:rPr>
          <w:b/>
          <w:bCs/>
        </w:rPr>
        <w:t xml:space="preserve">ure </w:t>
      </w:r>
      <w:r w:rsidR="009836A3">
        <w:rPr>
          <w:b/>
          <w:bCs/>
        </w:rPr>
        <w:t>5</w:t>
      </w:r>
      <w:r>
        <w:t xml:space="preserve">). </w:t>
      </w:r>
      <w:commentRangeStart w:id="480"/>
      <w:r>
        <w:t xml:space="preserve">P2 </w:t>
      </w:r>
      <w:commentRangeEnd w:id="480"/>
      <w:r w:rsidR="00444710">
        <w:rPr>
          <w:rStyle w:val="Marquedecommentaire"/>
          <w:sz w:val="24"/>
          <w:szCs w:val="22"/>
        </w:rPr>
        <w:commentReference w:id="480"/>
      </w:r>
      <w:r>
        <w:t>was the more stable, with Stability at 59.1% in biomass and 61.5% in occurrence</w:t>
      </w:r>
      <w:ins w:id="481" w:author="Sutton, Jolene (DFO/MPO)" w:date="2026-07-10T11:30:00Z" w16du:dateUtc="2026-07-10T14:30:00Z">
        <w:r w:rsidR="00890646">
          <w:t>.</w:t>
        </w:r>
      </w:ins>
      <w:del w:id="482" w:author="Sutton, Jolene (DFO/MPO)" w:date="2026-07-10T11:30:00Z" w16du:dateUtc="2026-07-10T14:30:00Z">
        <w:r w:rsidDel="00890646">
          <w:delText>;</w:delText>
        </w:r>
      </w:del>
      <w:r>
        <w:t xml:space="preserve"> </w:t>
      </w:r>
      <w:ins w:id="483" w:author="Sutton, Jolene (DFO/MPO)" w:date="2026-07-10T11:30:00Z" w16du:dateUtc="2026-07-10T14:30:00Z">
        <w:r w:rsidR="00890646">
          <w:t>T</w:t>
        </w:r>
      </w:ins>
      <w:del w:id="484" w:author="Sutton, Jolene (DFO/MPO)" w:date="2026-07-10T11:30:00Z" w16du:dateUtc="2026-07-10T14:30:00Z">
        <w:r w:rsidDel="00890646">
          <w:delText>t</w:delText>
        </w:r>
      </w:del>
      <w:r>
        <w:t xml:space="preserve">he non-stable cells were spread thinly across Functional change (16.8% and 17.2%), Reorganisation (13.9% and 8.2%) and Substitution (10.3% and 13.1%). P1a was less stable: Stability 39.1% and 38.2%, with Substitution the leading non-stable outcome (27.1% and 29.4%), then Reorganisation (18.5% and 14.9%) and Functional change (15.4% and 17.5%). Functional change was a steady minority in both contrasts, </w:t>
      </w:r>
      <w:del w:id="485" w:author="Sutton, Jolene (DFO/MPO)" w:date="2026-07-10T11:30:00Z" w16du:dateUtc="2026-07-10T14:30:00Z">
        <w:r w:rsidDel="00E5245E">
          <w:lastRenderedPageBreak/>
          <w:delText xml:space="preserve">so </w:delText>
        </w:r>
      </w:del>
      <w:ins w:id="486" w:author="Sutton, Jolene (DFO/MPO)" w:date="2026-07-10T11:30:00Z" w16du:dateUtc="2026-07-10T14:30:00Z">
        <w:r w:rsidR="00E5245E">
          <w:t xml:space="preserve">meaning that </w:t>
        </w:r>
      </w:ins>
      <w:r>
        <w:t xml:space="preserve">part of the within-decade variation was a shift in evenness or breadth on a stable prey list. </w:t>
      </w:r>
      <w:commentRangeStart w:id="487"/>
      <w:r>
        <w:t>The pooled variant P1b fell in the same order</w:t>
      </w:r>
      <w:commentRangeEnd w:id="487"/>
      <w:r w:rsidR="00EC2325">
        <w:rPr>
          <w:rStyle w:val="Marquedecommentaire"/>
          <w:sz w:val="24"/>
          <w:szCs w:val="22"/>
        </w:rPr>
        <w:commentReference w:id="487"/>
      </w:r>
      <w:r>
        <w:t xml:space="preserve">. </w:t>
      </w:r>
      <w:commentRangeStart w:id="488"/>
      <w:r>
        <w:t xml:space="preserve">Across both within-decade contrasts and currencies, Stability stayed above 35% and Reorganisation below 20%, </w:t>
      </w:r>
      <w:del w:id="489" w:author="Sutton, Jolene (DFO/MPO)" w:date="2026-07-10T11:33:00Z" w16du:dateUtc="2026-07-10T14:33:00Z">
        <w:r w:rsidDel="00B11444">
          <w:delText xml:space="preserve">the envelope </w:delText>
        </w:r>
      </w:del>
      <w:ins w:id="490" w:author="Sutton, Jolene (DFO/MPO)" w:date="2026-07-10T11:33:00Z" w16du:dateUtc="2026-07-10T14:33:00Z">
        <w:r w:rsidR="00B11444">
          <w:t xml:space="preserve">indicative </w:t>
        </w:r>
      </w:ins>
      <w:r>
        <w:t>of ordinary year-to-year variation, and P2 was the most stable contrast.</w:t>
      </w:r>
      <w:commentRangeEnd w:id="488"/>
      <w:r w:rsidR="00B11444">
        <w:rPr>
          <w:rStyle w:val="Marquedecommentaire"/>
          <w:sz w:val="24"/>
          <w:szCs w:val="22"/>
        </w:rPr>
        <w:commentReference w:id="488"/>
      </w:r>
    </w:p>
    <w:p w14:paraId="6371D1FD" w14:textId="0D11638B" w:rsidR="008742E1" w:rsidRDefault="00C14602" w:rsidP="00C14602">
      <w:pPr>
        <w:jc w:val="both"/>
      </w:pPr>
      <w:r>
        <w:t>The full between-decade contrast</w:t>
      </w:r>
      <w:ins w:id="491" w:author="Sutton, Jolene (DFO/MPO)" w:date="2026-07-10T11:34:00Z" w16du:dateUtc="2026-07-10T14:34:00Z">
        <w:r w:rsidR="00B11444">
          <w:t>,</w:t>
        </w:r>
      </w:ins>
      <w:r>
        <w:t xml:space="preserve"> PTa</w:t>
      </w:r>
      <w:ins w:id="492" w:author="Sutton, Jolene (DFO/MPO)" w:date="2026-07-10T11:34:00Z" w16du:dateUtc="2026-07-10T14:34:00Z">
        <w:r w:rsidR="00B11444">
          <w:t>,</w:t>
        </w:r>
      </w:ins>
      <w:r>
        <w:t xml:space="preserve"> departed sharply from every within-decade control, in the same direction in both currencies</w:t>
      </w:r>
      <w:r w:rsidR="00087E81">
        <w:t xml:space="preserve"> (</w:t>
      </w:r>
      <w:r w:rsidR="00087E81" w:rsidRPr="00087E81">
        <w:rPr>
          <w:b/>
          <w:bCs/>
        </w:rPr>
        <w:t xml:space="preserve">Figure </w:t>
      </w:r>
      <w:r w:rsidR="009836A3">
        <w:rPr>
          <w:b/>
          <w:bCs/>
        </w:rPr>
        <w:t>5</w:t>
      </w:r>
      <w:r w:rsidR="00087E81">
        <w:t>)</w:t>
      </w:r>
      <w:r>
        <w:t>. Stability collapsed to 6.2% in biomass and 8.0% in occurrence, and Functional change all but disappeared (6.0% and 1.7%): between decades, almost no diet changed its form without also turning over its prey. Almost all cells moved into the two turnover families, which together reached 87.7% in biomass and 90.4% in occurrence</w:t>
      </w:r>
      <w:ins w:id="493" w:author="Sutton, Jolene (DFO/MPO)" w:date="2026-07-10T11:34:00Z" w16du:dateUtc="2026-07-10T14:34:00Z">
        <w:r w:rsidR="004A4CBB">
          <w:t>, and w</w:t>
        </w:r>
      </w:ins>
      <w:del w:id="494" w:author="Sutton, Jolene (DFO/MPO)" w:date="2026-07-10T11:34:00Z" w16du:dateUtc="2026-07-10T14:34:00Z">
        <w:r w:rsidDel="004A4CBB">
          <w:delText>. W</w:delText>
        </w:r>
      </w:del>
      <w:r>
        <w:t xml:space="preserve">hich </w:t>
      </w:r>
      <w:del w:id="495" w:author="Sutton, Jolene (DFO/MPO)" w:date="2026-07-10T11:34:00Z" w16du:dateUtc="2026-07-10T14:34:00Z">
        <w:r w:rsidDel="004A4CBB">
          <w:delText xml:space="preserve">led </w:delText>
        </w:r>
      </w:del>
      <w:r>
        <w:t>depended on currency: Substitution was modal in biomass (47.0%, Reorganisation 40.7%), Reorganisation in occurrence (49.0%, Substitution 41.4%). The shift involved the whole distribution rather than any single diagnostic, Stability and Functional change emptying as Substitution and Reorganisation filled. The single-year step</w:t>
      </w:r>
      <w:ins w:id="496" w:author="Sutton, Jolene (DFO/MPO)" w:date="2026-07-10T11:35:00Z" w16du:dateUtc="2026-07-10T14:35:00Z">
        <w:r w:rsidR="00B05EFE">
          <w:t>,</w:t>
        </w:r>
      </w:ins>
      <w:r>
        <w:t xml:space="preserve"> PTb</w:t>
      </w:r>
      <w:ins w:id="497" w:author="Sutton, Jolene (DFO/MPO)" w:date="2026-07-10T11:35:00Z" w16du:dateUtc="2026-07-10T14:35:00Z">
        <w:r w:rsidR="00B05EFE">
          <w:t>,</w:t>
        </w:r>
      </w:ins>
      <w:r>
        <w:t xml:space="preserve"> followed the same </w:t>
      </w:r>
      <w:commentRangeStart w:id="498"/>
      <w:r>
        <w:t>dynamic, so the break did not depend on year-pooling</w:t>
      </w:r>
      <w:commentRangeEnd w:id="498"/>
      <w:r w:rsidR="00B05EFE">
        <w:rPr>
          <w:rStyle w:val="Marquedecommentaire"/>
          <w:sz w:val="24"/>
          <w:szCs w:val="22"/>
        </w:rPr>
        <w:commentReference w:id="498"/>
      </w:r>
      <w:r>
        <w:t xml:space="preserve">. </w:t>
      </w:r>
      <w:commentRangeStart w:id="499"/>
      <w:r>
        <w:t>The two currencies agreed on direction and on the two dominant families, differing only on which led, with occurrence carrying more of the turnover as Reorganisation.</w:t>
      </w:r>
      <w:commentRangeEnd w:id="499"/>
      <w:r w:rsidR="002B1076">
        <w:rPr>
          <w:rStyle w:val="Marquedecommentaire"/>
          <w:sz w:val="24"/>
          <w:szCs w:val="22"/>
        </w:rPr>
        <w:commentReference w:id="499"/>
      </w:r>
    </w:p>
    <w:p w14:paraId="3B1D9F0A" w14:textId="6551AFCE" w:rsidR="00C14602" w:rsidRPr="00C14602" w:rsidRDefault="00C14602" w:rsidP="00C14602">
      <w:pPr>
        <w:pStyle w:val="Titre2"/>
        <w:rPr>
          <w:lang w:val="en-US"/>
        </w:rPr>
      </w:pPr>
      <w:r w:rsidRPr="00C14602">
        <w:rPr>
          <w:lang w:val="en-US"/>
        </w:rPr>
        <w:t xml:space="preserve">3.2 </w:t>
      </w:r>
      <w:commentRangeStart w:id="500"/>
      <w:r w:rsidRPr="00C14602">
        <w:rPr>
          <w:lang w:val="en-US"/>
        </w:rPr>
        <w:t>Spatial scale (ecoregion and stratum)</w:t>
      </w:r>
      <w:commentRangeEnd w:id="500"/>
      <w:r w:rsidR="00DF3E6F" w:rsidRPr="00C14602">
        <w:rPr>
          <w:rStyle w:val="Marquedecommentaire"/>
          <w:sz w:val="32"/>
          <w:szCs w:val="32"/>
          <w:lang w:val="en-US"/>
        </w:rPr>
        <w:commentReference w:id="500"/>
      </w:r>
    </w:p>
    <w:p w14:paraId="7A6B198C" w14:textId="4037AF7D" w:rsidR="00C14602" w:rsidRDefault="00C14602" w:rsidP="00C14602">
      <w:pPr>
        <w:jc w:val="both"/>
      </w:pPr>
      <w:r>
        <w:t>Both finer scales reproduced the pooled structure while showing where the change occurred. At the ecoregion scale, the four ecoregions were Stability-dominated within decades in both currencies (about 60-68%), with Functional change the main secondary family (14-18%) and Substitution and Reorganisation minor (</w:t>
      </w:r>
      <w:r w:rsidR="00B135FE" w:rsidRPr="00B135FE">
        <w:rPr>
          <w:b/>
          <w:bCs/>
        </w:rPr>
        <w:t>Figure</w:t>
      </w:r>
      <w:r w:rsidRPr="00B135FE">
        <w:rPr>
          <w:b/>
          <w:bCs/>
        </w:rPr>
        <w:t xml:space="preserve"> </w:t>
      </w:r>
      <w:r w:rsidR="009836A3">
        <w:rPr>
          <w:b/>
          <w:bCs/>
        </w:rPr>
        <w:t>6</w:t>
      </w:r>
      <w:r>
        <w:t xml:space="preserve">). At PTa the picture inverted: averaged across ecoregions, Stability fell to about 20%, Substitution became modal (44.6% in biomass, 40.4% in occurrence) and Reorganisation rose to about a third (31.8% and 34.9%). The Substitution lead </w:t>
      </w:r>
      <w:r>
        <w:lastRenderedPageBreak/>
        <w:t>was clear in biomass, where three of the four ecoregions were Substitution-led. In occurrence the balance was closer, with the more strongly aggregated ecoregions (Magdalen Shallows, Central) tipping to Reorganisation, though the across-ecoregion mean stayed Substitution-led.</w:t>
      </w:r>
    </w:p>
    <w:p w14:paraId="0BA0FA01" w14:textId="56E555C9" w:rsidR="00C14602" w:rsidRDefault="00C14602" w:rsidP="00E90534">
      <w:pPr>
        <w:jc w:val="both"/>
      </w:pPr>
      <w:r>
        <w:t>At the survey-stratum scale, the finest the design supports, the system-level result resolved to individual strata, with biomass and occurrence in agreement throughout (</w:t>
      </w:r>
      <w:r w:rsidRPr="00B135FE">
        <w:rPr>
          <w:b/>
          <w:bCs/>
        </w:rPr>
        <w:t>Fig</w:t>
      </w:r>
      <w:r w:rsidR="00B135FE" w:rsidRPr="00B135FE">
        <w:rPr>
          <w:b/>
          <w:bCs/>
        </w:rPr>
        <w:t>ure</w:t>
      </w:r>
      <w:r w:rsidRPr="00B135FE">
        <w:rPr>
          <w:b/>
          <w:bCs/>
        </w:rPr>
        <w:t xml:space="preserve"> </w:t>
      </w:r>
      <w:r w:rsidR="009836A3">
        <w:rPr>
          <w:b/>
          <w:bCs/>
        </w:rPr>
        <w:t>7</w:t>
      </w:r>
      <w:r w:rsidR="00B135FE">
        <w:t xml:space="preserve"> and </w:t>
      </w:r>
      <w:r w:rsidR="00B135FE" w:rsidRPr="00B135FE">
        <w:rPr>
          <w:b/>
          <w:bCs/>
        </w:rPr>
        <w:t>Figure S6</w:t>
      </w:r>
      <w:r>
        <w:t>). Within decades the strata were dominated by Stability, with Functional change a consistent secondary presence and Substitution and Reorganisation both minor: averaged across strata, the P2 control carried 71.9% Stability, 21.7% Functional change, 4.0% Substitution and 2.4% Reorganisation in biomass (72.9%, 19.7%, 3.0% and 4.3% in occurrence), and the early P1a control matched it</w:t>
      </w:r>
      <w:r w:rsidR="00E90534">
        <w:t>.</w:t>
      </w:r>
    </w:p>
    <w:p w14:paraId="39A3B6DB" w14:textId="7900A32D" w:rsidR="00C14602" w:rsidRDefault="00C14602" w:rsidP="00C14602">
      <w:pPr>
        <w:jc w:val="both"/>
      </w:pPr>
      <w:r>
        <w:t>PTa inverted this. Averaged across strata, Stability fell to 32.2%, Substitution rose to the modal 41.1%, Reorganisation to 16.7%, and Functional change contracted to 10.0% in biomass (29.1%, 43.1%, 18.6% and 9.2% in occurrence). The collapse of Stability and the rise of Substitution appeared in nearly every stratum (</w:t>
      </w:r>
      <w:r w:rsidRPr="00E90534">
        <w:rPr>
          <w:b/>
          <w:bCs/>
        </w:rPr>
        <w:t>Fig</w:t>
      </w:r>
      <w:r w:rsidR="00E90534" w:rsidRPr="00E90534">
        <w:rPr>
          <w:b/>
          <w:bCs/>
        </w:rPr>
        <w:t>ure</w:t>
      </w:r>
      <w:r w:rsidRPr="00E90534">
        <w:rPr>
          <w:b/>
          <w:bCs/>
        </w:rPr>
        <w:t xml:space="preserve"> </w:t>
      </w:r>
      <w:r w:rsidR="00970739">
        <w:rPr>
          <w:b/>
          <w:bCs/>
        </w:rPr>
        <w:t>7</w:t>
      </w:r>
      <w:r w:rsidR="00E90534">
        <w:t xml:space="preserve"> and </w:t>
      </w:r>
      <w:r w:rsidR="00E90534" w:rsidRPr="00E90534">
        <w:rPr>
          <w:b/>
          <w:bCs/>
        </w:rPr>
        <w:t>Figure S6</w:t>
      </w:r>
      <w:r>
        <w:t xml:space="preserve">), and the per-stratum trajectories crossed over from the within- to the between-decade contrasts in both currencies. The signal was spatially graded: Substitution was highest in the central and eastern strata, for example 434 (68%), 431 (60%) and 437 (59%), while Reorganisation peaked in the central strata 425 (44%), 423 (43%) and 422 (41%). Every well-sampled stratum passed its own within-decade baseline at PTa, so the change was system-wide rather than the product of a few cells. Restricting the across-strata means to the better-sampled strata (n_units ≥ 5) left the composites essentially unchanged, so the spatial signal does not depend on the sparse strata. The full set, with low-confidence strata flagged, is in </w:t>
      </w:r>
      <w:r w:rsidRPr="00D12417">
        <w:rPr>
          <w:b/>
          <w:bCs/>
        </w:rPr>
        <w:t>Supplementary Fig</w:t>
      </w:r>
      <w:r w:rsidR="007C02FC" w:rsidRPr="00D12417">
        <w:rPr>
          <w:b/>
          <w:bCs/>
        </w:rPr>
        <w:t>ure</w:t>
      </w:r>
      <w:r w:rsidRPr="00D12417">
        <w:rPr>
          <w:b/>
          <w:bCs/>
        </w:rPr>
        <w:t xml:space="preserve"> </w:t>
      </w:r>
      <w:r w:rsidR="007C02FC" w:rsidRPr="00D12417">
        <w:rPr>
          <w:b/>
          <w:bCs/>
        </w:rPr>
        <w:t>S7-S8</w:t>
      </w:r>
      <w:r>
        <w:t>.</w:t>
      </w:r>
    </w:p>
    <w:p w14:paraId="58AAB5C4" w14:textId="77777777" w:rsidR="00C14602" w:rsidRPr="00C14602" w:rsidRDefault="00C14602" w:rsidP="00C14602">
      <w:pPr>
        <w:pStyle w:val="Titre2"/>
        <w:rPr>
          <w:lang w:val="en-US"/>
        </w:rPr>
      </w:pPr>
      <w:r w:rsidRPr="00C14602">
        <w:rPr>
          <w:lang w:val="en-US"/>
        </w:rPr>
        <w:lastRenderedPageBreak/>
        <w:t>3.3 Cross-scale consistency</w:t>
      </w:r>
    </w:p>
    <w:p w14:paraId="280C019D" w14:textId="047F1532" w:rsidR="00C14602" w:rsidRDefault="00C14602" w:rsidP="00C14602">
      <w:pPr>
        <w:jc w:val="both"/>
      </w:pPr>
      <w:r>
        <w:t>Across the three scales the contrast structure was the same (</w:t>
      </w:r>
      <w:r w:rsidR="00D12417" w:rsidRPr="00D12417">
        <w:rPr>
          <w:b/>
          <w:bCs/>
        </w:rPr>
        <w:t xml:space="preserve">Figure </w:t>
      </w:r>
      <w:r w:rsidR="00970739">
        <w:rPr>
          <w:b/>
          <w:bCs/>
        </w:rPr>
        <w:t>5</w:t>
      </w:r>
      <w:r w:rsidR="00D12417" w:rsidRPr="00D12417">
        <w:rPr>
          <w:b/>
          <w:bCs/>
        </w:rPr>
        <w:t>-</w:t>
      </w:r>
      <w:r w:rsidR="00970739">
        <w:rPr>
          <w:b/>
          <w:bCs/>
        </w:rPr>
        <w:t>6</w:t>
      </w:r>
      <w:r w:rsidR="00285717">
        <w:rPr>
          <w:b/>
          <w:bCs/>
        </w:rPr>
        <w:t xml:space="preserve"> </w:t>
      </w:r>
      <w:r w:rsidR="00285717" w:rsidRPr="00285717">
        <w:t>and</w:t>
      </w:r>
      <w:r w:rsidR="00285717">
        <w:rPr>
          <w:b/>
          <w:bCs/>
        </w:rPr>
        <w:t xml:space="preserve"> Table S2-S4</w:t>
      </w:r>
      <w:r>
        <w:t>): Stability was modal in every within-decade contrast and both currencies, and Substitution became modal at PTa. In biomass this held at every scale (47.0% pooled, 44.6% across ecoregions, 41.1% across strata); in occurrence it held at the ecoregion and stratum summaries (40.4% and 43.1%), and only the fully pooled reading reversed to Reorganisation (49.0% vs 41.4%). That reversal traced a systematic effect of aggregation: from strata to ecoregions to the whole Gulf, Stability fell (32.2%, 19.9%, 6.2% in biomass at PTa) and Reorganisation rose (16.7%, 31.8%, 40.7%), while Substitution held near 41-47%. Pooling diet across regionally distinct prey lists inflates apparent reorganisation at the expense of stability, whereas the substitution signal is scale-invariant. The between-decade change is therefore robustly a turnover of prey identities led by like-for-like substitution.</w:t>
      </w:r>
    </w:p>
    <w:p w14:paraId="6FA69C9A" w14:textId="77777777" w:rsidR="00C14602" w:rsidRPr="00C14602" w:rsidRDefault="00C14602" w:rsidP="00C14602">
      <w:pPr>
        <w:pStyle w:val="Titre1"/>
        <w:rPr>
          <w:lang w:val="en-US"/>
        </w:rPr>
      </w:pPr>
      <w:r w:rsidRPr="00C14602">
        <w:rPr>
          <w:lang w:val="en-US"/>
        </w:rPr>
        <w:t>4. Discussion</w:t>
      </w:r>
    </w:p>
    <w:p w14:paraId="195816B9" w14:textId="0A54F9E4" w:rsidR="00873742" w:rsidRDefault="00A95FED" w:rsidP="00C14602">
      <w:pPr>
        <w:jc w:val="both"/>
      </w:pPr>
      <w:del w:id="501" w:author="Sutton, Jolene (DFO/MPO)" w:date="2026-07-10T11:41:00Z" w16du:dateUtc="2026-07-10T14:41:00Z">
        <w:r w:rsidRPr="00A95FED" w:rsidDel="00566940">
          <w:delText xml:space="preserve">Applied unchanged within and between decades, the framework returned two categorically different distributions of diet change across the 40 demersal and pelagic fish predators considered here. </w:delText>
        </w:r>
      </w:del>
      <w:ins w:id="502" w:author="Sutton, Jolene (DFO/MPO)" w:date="2026-07-10T11:40:00Z">
        <w:r w:rsidR="00566940" w:rsidRPr="00566940">
          <w:t xml:space="preserve">Our results indicated that intra- vs inter decade diet changes were categorically different. </w:t>
        </w:r>
      </w:ins>
      <w:r w:rsidRPr="00A95FED">
        <w:t>Within decades, most predator cells remained in Stability, whereas between decades the signal shifted almost entirely into the two turnover families. The main inter-decadal pattern is therefore not a simple gain or loss of dietary diversity, but a broad turnover in prey identities, most often expressed as Substitution</w:t>
      </w:r>
      <w:r w:rsidR="00873742" w:rsidRPr="00873742">
        <w:t>.</w:t>
      </w:r>
      <w:r w:rsidR="00873742">
        <w:t xml:space="preserve"> </w:t>
      </w:r>
      <w:r w:rsidR="00873742" w:rsidRPr="00873742">
        <w:t xml:space="preserve">This distinction matters because it changes how trophic reorganization </w:t>
      </w:r>
      <w:commentRangeStart w:id="503"/>
      <w:r w:rsidR="00873742" w:rsidRPr="00873742">
        <w:t>is read</w:t>
      </w:r>
      <w:commentRangeEnd w:id="503"/>
      <w:r w:rsidR="008C761D" w:rsidRPr="00873742">
        <w:rPr>
          <w:rStyle w:val="Marquedecommentaire"/>
          <w:sz w:val="24"/>
          <w:szCs w:val="22"/>
        </w:rPr>
        <w:commentReference w:id="503"/>
      </w:r>
      <w:r w:rsidR="00873742" w:rsidRPr="00873742">
        <w:t xml:space="preserve">. A summary based only on diversity or niche breadth would have captured little of the dominant between-decade signal identified here, even though prey composition turned over widely </w:t>
      </w:r>
      <w:r w:rsidR="00873742" w:rsidRPr="00873742">
        <w:lastRenderedPageBreak/>
        <w:t xml:space="preserve">across predator cells. Read </w:t>
      </w:r>
      <w:commentRangeStart w:id="504"/>
      <w:r w:rsidR="00873742" w:rsidRPr="00873742">
        <w:t>this way</w:t>
      </w:r>
      <w:commentRangeEnd w:id="504"/>
      <w:r w:rsidR="00BD5458" w:rsidRPr="00873742">
        <w:rPr>
          <w:rStyle w:val="Marquedecommentaire"/>
          <w:sz w:val="24"/>
          <w:szCs w:val="22"/>
        </w:rPr>
        <w:commentReference w:id="504"/>
      </w:r>
      <w:r w:rsidR="00873742" w:rsidRPr="00873742">
        <w:t>, the community-level result is one of altered prey use under broadly retained diet structure, not of wholesale collapse in the organization of feeding itself.</w:t>
      </w:r>
    </w:p>
    <w:p w14:paraId="61EE5A71" w14:textId="77777777" w:rsidR="00C14602" w:rsidRPr="00C14602" w:rsidRDefault="00C14602" w:rsidP="00C14602">
      <w:pPr>
        <w:pStyle w:val="Titre2"/>
        <w:rPr>
          <w:lang w:val="en-US"/>
        </w:rPr>
      </w:pPr>
      <w:r w:rsidRPr="00C14602">
        <w:rPr>
          <w:lang w:val="en-US"/>
        </w:rPr>
        <w:t>4.1 Reorganization beyond short-term variability</w:t>
      </w:r>
    </w:p>
    <w:p w14:paraId="7E6EC2B8" w14:textId="55953F94" w:rsidR="00873742" w:rsidRDefault="00873742" w:rsidP="00873742">
      <w:pPr>
        <w:jc w:val="both"/>
      </w:pPr>
      <w:r w:rsidRPr="00873742">
        <w:t xml:space="preserve">The main strength of the </w:t>
      </w:r>
      <w:del w:id="505" w:author="Sutton, Jolene (DFO/MPO)" w:date="2026-07-10T12:46:00Z" w16du:dateUtc="2026-07-10T15:46:00Z">
        <w:r w:rsidRPr="00873742" w:rsidDel="00785587">
          <w:delText xml:space="preserve">design </w:delText>
        </w:r>
      </w:del>
      <w:ins w:id="506" w:author="Sutton, Jolene (DFO/MPO)" w:date="2026-07-10T12:46:00Z" w16du:dateUtc="2026-07-10T15:46:00Z">
        <w:r w:rsidR="00785587">
          <w:t>framework described here</w:t>
        </w:r>
        <w:r w:rsidR="00785587" w:rsidRPr="00873742">
          <w:t xml:space="preserve"> </w:t>
        </w:r>
      </w:ins>
      <w:r w:rsidRPr="00873742">
        <w:t>is comparative symmetry. Stratification, inclusion thresholds, taxonomic-resolution treatment, dietary currencies, and test machinery were held constant across all five contrasts, so the between-decade result is not attributable to a change in analytical sensitivity between windows. Instead, the decadal signal is read against adjacent-year contrasts processed in exactly the same way, which provides an internal calibration for ordinary short-term variability</w:t>
      </w:r>
      <w:r>
        <w:t xml:space="preserve">. </w:t>
      </w:r>
    </w:p>
    <w:p w14:paraId="7C8D8AD5" w14:textId="301C2009" w:rsidR="00873742" w:rsidRDefault="00873742" w:rsidP="00873742">
      <w:pPr>
        <w:jc w:val="both"/>
      </w:pPr>
      <w:r w:rsidRPr="00873742">
        <w:t>Those within-decade controls are informative in their own right. In both currencies they were dominated by Stability, and even the less stable early-window contrasts remained well separated from the inter-decadal pattern. The cleaner late-window control P2 was more stable than the early-window contrasts P1a and P1b, which is consistent with the added variance introduced by the vessel transition inside the 2004</w:t>
      </w:r>
      <w:r>
        <w:t>-</w:t>
      </w:r>
      <w:r w:rsidRPr="00873742">
        <w:t>2006 window</w:t>
      </w:r>
      <w:del w:id="507" w:author="Sutton, Jolene (DFO/MPO)" w:date="2026-07-10T12:47:00Z" w16du:dateUtc="2026-07-10T15:47:00Z">
        <w:r w:rsidRPr="00873742" w:rsidDel="00386C0E">
          <w:delText xml:space="preserve"> noted in the M</w:delText>
        </w:r>
        <w:r w:rsidDel="00386C0E">
          <w:delText>aterials and M</w:delText>
        </w:r>
        <w:r w:rsidRPr="00873742" w:rsidDel="00386C0E">
          <w:delText>ethods</w:delText>
        </w:r>
      </w:del>
      <w:r w:rsidRPr="00873742">
        <w:t>. That asymmetry strengthens rather than weakens the inference, because the between-decade result clears both the cleaner control and the noisier one.</w:t>
      </w:r>
    </w:p>
    <w:p w14:paraId="101096B1" w14:textId="33C718EA" w:rsidR="00C14602" w:rsidRDefault="00873742" w:rsidP="00C14602">
      <w:pPr>
        <w:jc w:val="both"/>
      </w:pPr>
      <w:r w:rsidRPr="00873742">
        <w:t xml:space="preserve">The single-year step PTb points in the same direction. This matters because it shows that the signal does not depend on pooling years within windows. </w:t>
      </w:r>
      <w:r w:rsidR="007F26D4" w:rsidRPr="007F26D4">
        <w:t>Taken together, the contrast set supports a conservative interpretation: diets varied from year to year, but the between-decade distribution falls outside the within-decade envelope of change</w:t>
      </w:r>
      <w:r w:rsidRPr="00873742">
        <w:t>.</w:t>
      </w:r>
      <w:r w:rsidR="000509DA">
        <w:t xml:space="preserve"> </w:t>
      </w:r>
      <w:r w:rsidR="00C14602">
        <w:t>This symmetric design sets the analysis apart from trophic-change studies that smooth annual variability implicitly or rest on a single a priori contrast</w:t>
      </w:r>
      <w:r w:rsidR="00F121A4">
        <w:t xml:space="preserve"> </w:t>
      </w:r>
      <w:sdt>
        <w:sdtPr>
          <w:rPr>
            <w:color w:val="000000"/>
          </w:rPr>
          <w:tag w:val="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"/>
          <w:id w:val="-1537268730"/>
          <w:placeholder>
            <w:docPart w:val="DefaultPlaceholder_-1854013440"/>
          </w:placeholder>
        </w:sdtPr>
        <w:sdtContent>
          <w:r w:rsidR="0019197D" w:rsidRPr="0019197D">
            <w:rPr>
              <w:color w:val="000000"/>
            </w:rPr>
            <w:t>(Link, 2004; Pinnegar et al., 2002; Tam et al., 2017)</w:t>
          </w:r>
        </w:sdtContent>
      </w:sdt>
      <w:r w:rsidR="00C14602">
        <w:t>, and it transfers to any program that can build adjacent-year contrasts alongside decadal ones.</w:t>
      </w:r>
    </w:p>
    <w:p w14:paraId="6771BE85" w14:textId="77777777" w:rsidR="00C14602" w:rsidRPr="00C14602" w:rsidRDefault="00C14602" w:rsidP="00C14602">
      <w:pPr>
        <w:pStyle w:val="Titre2"/>
        <w:rPr>
          <w:lang w:val="en-US"/>
        </w:rPr>
      </w:pPr>
      <w:r w:rsidRPr="00C14602">
        <w:rPr>
          <w:lang w:val="en-US"/>
        </w:rPr>
        <w:lastRenderedPageBreak/>
        <w:t>4.2 A turnover led by substitution</w:t>
      </w:r>
    </w:p>
    <w:p w14:paraId="3C71DAAF" w14:textId="231A1A7D" w:rsidR="00451A29" w:rsidRPr="000509DA" w:rsidRDefault="000509DA" w:rsidP="000509DA">
      <w:pPr>
        <w:jc w:val="both"/>
      </w:pPr>
      <w:r w:rsidRPr="000509DA">
        <w:t xml:space="preserve">Across </w:t>
      </w:r>
      <w:ins w:id="508" w:author="Sutton, Jolene (DFO/MPO)" w:date="2026-07-10T12:49:00Z" w16du:dateUtc="2026-07-10T15:49:00Z">
        <w:r w:rsidR="00AF661A">
          <w:t xml:space="preserve">the </w:t>
        </w:r>
      </w:ins>
      <w:r w:rsidRPr="000509DA">
        <w:t xml:space="preserve">between-decade contrasts, nearly all informative cells fell into the two turnover families, meaning that prey composition changed whether or not diversity and niche breadth changed with it. Within that turnover space, Substitution formed the most stable core of the result: it was modal in biomass at every scale, and remained prominent in occurrence as well, except in the fully pooled reading where aggregation inflated Reorganisation. </w:t>
      </w:r>
      <w:r w:rsidR="0019197D" w:rsidRPr="0019197D">
        <w:t xml:space="preserve">The most defensible </w:t>
      </w:r>
      <w:del w:id="509" w:author="Sutton, Jolene (DFO/MPO)" w:date="2026-07-10T11:44:00Z" w16du:dateUtc="2026-07-10T14:44:00Z">
        <w:r w:rsidR="0019197D" w:rsidRPr="0019197D" w:rsidDel="00596C2E">
          <w:delText xml:space="preserve">reading </w:delText>
        </w:r>
      </w:del>
      <w:ins w:id="510" w:author="Sutton, Jolene (DFO/MPO)" w:date="2026-07-10T11:44:00Z" w16du:dateUtc="2026-07-10T14:44:00Z">
        <w:r w:rsidR="00596C2E">
          <w:t>interpretation</w:t>
        </w:r>
        <w:r w:rsidR="00596C2E" w:rsidRPr="0019197D">
          <w:t xml:space="preserve"> </w:t>
        </w:r>
      </w:ins>
      <w:r w:rsidR="0019197D" w:rsidRPr="0019197D">
        <w:t>is therefore that many predators changed prey identity more than overall diet breadth or evenness</w:t>
      </w:r>
      <w:r>
        <w:t>.</w:t>
      </w:r>
      <w:r w:rsidR="00A95ED0">
        <w:t xml:space="preserve"> </w:t>
      </w:r>
      <w:r w:rsidRPr="000509DA">
        <w:t>That point is important ecologically because it identifies a form of trophic change that simpler summaries can miss. In a substitution-dominated cell, prey identities turn over while diversity and niche breadth remain statistically unchanged. The result is not trophic stasis, but neither is it a generalized narrowing or expansion of diets; rather, it is a reassembly of prey composition under a retained overall diet structure</w:t>
      </w:r>
      <w:r>
        <w:t>.</w:t>
      </w:r>
    </w:p>
    <w:p w14:paraId="66B9BF5A" w14:textId="19176C37" w:rsidR="000509DA" w:rsidRPr="000509DA" w:rsidRDefault="000509DA" w:rsidP="000509DA">
      <w:pPr>
        <w:jc w:val="both"/>
      </w:pPr>
      <w:r w:rsidRPr="000509DA">
        <w:t xml:space="preserve">The pooled </w:t>
      </w:r>
      <w:commentRangeStart w:id="511"/>
      <w:r w:rsidRPr="000509DA">
        <w:t xml:space="preserve">NMDS </w:t>
      </w:r>
      <w:commentRangeEnd w:id="511"/>
      <w:r w:rsidR="00504B37" w:rsidRPr="000509DA">
        <w:rPr>
          <w:rStyle w:val="Marquedecommentaire"/>
          <w:sz w:val="24"/>
          <w:szCs w:val="22"/>
        </w:rPr>
        <w:commentReference w:id="511"/>
      </w:r>
      <w:r w:rsidRPr="000509DA">
        <w:t>and aggregate multivariate tests are consistent with that interpretation</w:t>
      </w:r>
      <w:r w:rsidR="00957557">
        <w:t xml:space="preserve">, </w:t>
      </w:r>
      <w:r w:rsidRPr="000509DA">
        <w:t>but they should remain secondary to the cell-based framework. In both currencies the two windows separate in ordination space, and the aggregate PERMANOVA indicates a significant period effect, while PERMDISP does not indicate heterogeneous dispersion at the analysis-cell level</w:t>
      </w:r>
      <w:r w:rsidR="00957557">
        <w:t xml:space="preserve"> </w:t>
      </w:r>
      <w:r w:rsidR="00957557" w:rsidRPr="00957557">
        <w:t>(</w:t>
      </w:r>
      <w:r w:rsidR="00957557" w:rsidRPr="00957557">
        <w:rPr>
          <w:b/>
          <w:bCs/>
        </w:rPr>
        <w:t>Figure 8</w:t>
      </w:r>
      <w:r w:rsidR="00921E46">
        <w:rPr>
          <w:b/>
          <w:bCs/>
        </w:rPr>
        <w:t xml:space="preserve"> Table 2 </w:t>
      </w:r>
      <w:r w:rsidR="00921E46" w:rsidRPr="00921E46">
        <w:t>and</w:t>
      </w:r>
      <w:r w:rsidR="00957557">
        <w:rPr>
          <w:b/>
          <w:bCs/>
        </w:rPr>
        <w:t xml:space="preserve"> Table S5-S6</w:t>
      </w:r>
      <w:r w:rsidR="00957557" w:rsidRPr="00957557">
        <w:t>)</w:t>
      </w:r>
      <w:r w:rsidRPr="000509DA">
        <w:t>. Because these pooled analyses combine predators, sizes, and areas, they are best treated as corroboration of a broad compositional shift rather than as the basis for fine ecological attribution.</w:t>
      </w:r>
    </w:p>
    <w:p w14:paraId="48838F4A" w14:textId="09F15DB4" w:rsidR="000509DA" w:rsidRPr="000509DA" w:rsidRDefault="000509DA" w:rsidP="000509DA">
      <w:pPr>
        <w:jc w:val="both"/>
      </w:pPr>
      <w:r w:rsidRPr="000509DA">
        <w:t xml:space="preserve">To identify the prey taxa contributing to that turnover, </w:t>
      </w:r>
      <w:del w:id="512" w:author="Sutton, Jolene (DFO/MPO)" w:date="2026-07-10T11:45:00Z" w16du:dateUtc="2026-07-10T14:45:00Z">
        <w:r w:rsidRPr="000509DA" w:rsidDel="003E690B">
          <w:delText>the manuscript uses</w:delText>
        </w:r>
      </w:del>
      <w:ins w:id="513" w:author="Sutton, Jolene (DFO/MPO)" w:date="2026-07-10T11:45:00Z" w16du:dateUtc="2026-07-10T14:45:00Z">
        <w:r w:rsidR="003E690B">
          <w:t>we used</w:t>
        </w:r>
      </w:ins>
      <w:r w:rsidRPr="000509DA">
        <w:t xml:space="preserve"> an exploratory SIMPER on the pooled biomass matrix</w:t>
      </w:r>
      <w:r w:rsidR="00451A29" w:rsidRPr="00451A29">
        <w:t xml:space="preserve"> </w:t>
      </w:r>
      <w:sdt>
        <w:sdtPr>
          <w:rPr>
            <w:color w:val="000000"/>
          </w:rPr>
          <w:tag w:val="MENDELEY_CITATION_v3_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"/>
          <w:id w:val="2095507192"/>
          <w:placeholder>
            <w:docPart w:val="A31B50781CD4479785E3752FAA917350"/>
          </w:placeholder>
        </w:sdtPr>
        <w:sdtContent>
          <w:r w:rsidR="0019197D" w:rsidRPr="0019197D">
            <w:rPr>
              <w:color w:val="000000"/>
            </w:rPr>
            <w:t>(Clarke, 1993)</w:t>
          </w:r>
        </w:sdtContent>
      </w:sdt>
      <w:r w:rsidRPr="000509DA">
        <w:t xml:space="preserve">. That is a reasonable descriptive extension, but it should stay framed as a convergence check rather than a mechanistic demonstration, because it does not hold predator identity, body size, or area constant. </w:t>
      </w:r>
      <w:r w:rsidR="0096599C" w:rsidRPr="0096599C">
        <w:t xml:space="preserve">Under that cautious reading, the pooled prey shifts remain informative where they align with independently documented changes </w:t>
      </w:r>
      <w:r w:rsidR="0096599C" w:rsidRPr="0096599C">
        <w:lastRenderedPageBreak/>
        <w:t>in the Gulf prey field</w:t>
      </w:r>
      <w:r w:rsidR="00451A29" w:rsidRPr="00451A29">
        <w:t xml:space="preserve"> </w:t>
      </w:r>
      <w:sdt>
        <w:sdtPr>
          <w:rPr>
            <w:color w:val="000000"/>
          </w:rPr>
          <w:tag w:val="MENDELEY_CITATION_v3_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"/>
          <w:id w:val="-1784491430"/>
          <w:placeholder>
            <w:docPart w:val="6A3B05A1736146589F4267F9DFDB4259"/>
          </w:placeholder>
        </w:sdtPr>
        <w:sdtContent>
          <w:r w:rsidR="0019197D" w:rsidRPr="0019197D">
            <w:rPr>
              <w:color w:val="000000"/>
            </w:rPr>
            <w:t>(Blais et al., 2021; Burbank et al., 2025).</w:t>
          </w:r>
        </w:sdtContent>
      </w:sdt>
      <w:r w:rsidR="0096599C">
        <w:t xml:space="preserve"> </w:t>
      </w:r>
      <w:r w:rsidRPr="000509DA">
        <w:t>The clearest convergence concerns the broader crustacean and zooplankton field. Losses of some cold-water and pelagic-associated prey categories, alongside gains in others resolved at coarser taxonomic levels, are consistent with the broader ecosystem trajectory described for the southern Gulf</w:t>
      </w:r>
      <w:r w:rsidR="0056178C">
        <w:t xml:space="preserve"> </w:t>
      </w:r>
      <w:sdt>
        <w:sdtPr>
          <w:rPr>
            <w:color w:val="000000"/>
          </w:rPr>
          <w:tag w:val="MENDELEY_CITATION_v3_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"/>
          <w:id w:val="1186635086"/>
          <w:placeholder>
            <w:docPart w:val="10B535D937324941B04BD1614D28E9E9"/>
          </w:placeholder>
        </w:sdtPr>
        <w:sdtContent>
          <w:r w:rsidR="0019197D" w:rsidRPr="0019197D">
            <w:rPr>
              <w:color w:val="000000"/>
            </w:rPr>
            <w:t>(Blais et al., 2025; DFO, 2026; Galbraith et al., 2025)</w:t>
          </w:r>
        </w:sdtContent>
      </w:sdt>
      <w:r w:rsidR="0056178C">
        <w:t>. A</w:t>
      </w:r>
      <w:r w:rsidRPr="000509DA">
        <w:t xml:space="preserve">t the same time, </w:t>
      </w:r>
      <w:del w:id="514" w:author="Sutton, Jolene (DFO/MPO)" w:date="2026-07-10T13:13:00Z" w16du:dateUtc="2026-07-10T16:13:00Z">
        <w:r w:rsidRPr="000509DA" w:rsidDel="00B85A57">
          <w:delText xml:space="preserve">the manuscript already notes an important caveat: </w:delText>
        </w:r>
      </w:del>
      <w:r w:rsidRPr="000509DA">
        <w:t>some apparent gains and losses depend on taxonomic coding resolution, and at least part of the Amphipoda signal behaves as a resolution artefact rather than as a straightforward ecological increase or decline.</w:t>
      </w:r>
    </w:p>
    <w:p w14:paraId="6D7AFD5E" w14:textId="457BF22C" w:rsidR="000509DA" w:rsidRPr="000509DA" w:rsidDel="00B868FE" w:rsidRDefault="000509DA" w:rsidP="000509DA">
      <w:pPr>
        <w:jc w:val="both"/>
        <w:rPr>
          <w:del w:id="515" w:author="Sutton, Jolene (DFO/MPO)" w:date="2026-07-10T13:15:00Z" w16du:dateUtc="2026-07-10T16:15:00Z"/>
        </w:rPr>
      </w:pPr>
      <w:del w:id="516" w:author="Sutton, Jolene (DFO/MPO)" w:date="2026-07-10T13:15:00Z" w16du:dateUtc="2026-07-10T16:15:00Z">
        <w:r w:rsidRPr="000509DA" w:rsidDel="000950D9">
          <w:delText xml:space="preserve">This is also </w:delText>
        </w:r>
      </w:del>
      <w:del w:id="517" w:author="Sutton, Jolene (DFO/MPO)" w:date="2026-07-10T12:54:00Z" w16du:dateUtc="2026-07-10T15:54:00Z">
        <w:r w:rsidRPr="000509DA" w:rsidDel="003A702B">
          <w:delText xml:space="preserve">the place </w:delText>
        </w:r>
      </w:del>
      <w:del w:id="518" w:author="Sutton, Jolene (DFO/MPO)" w:date="2026-07-10T13:15:00Z" w16du:dateUtc="2026-07-10T16:15:00Z">
        <w:r w:rsidRPr="000509DA" w:rsidDel="000950D9">
          <w:delText xml:space="preserve">where the discussion benefits most from firmer separation between observation and inference. </w:delText>
        </w:r>
      </w:del>
      <w:r w:rsidRPr="000509DA">
        <w:t xml:space="preserve">The observed result is compositional turnover, often of the substitution type, and some of the prey categories involved plausibly differ in </w:t>
      </w:r>
      <w:commentRangeStart w:id="519"/>
      <w:r w:rsidRPr="000509DA">
        <w:t>energetic value or trophic role</w:t>
      </w:r>
      <w:commentRangeEnd w:id="519"/>
      <w:r w:rsidR="001B4187" w:rsidRPr="000509DA">
        <w:rPr>
          <w:rStyle w:val="Marquedecommentaire"/>
          <w:sz w:val="24"/>
          <w:szCs w:val="22"/>
        </w:rPr>
        <w:commentReference w:id="519"/>
      </w:r>
      <w:r w:rsidRPr="000509DA">
        <w:t xml:space="preserve">. What the present analyses do not show directly is </w:t>
      </w:r>
      <w:commentRangeStart w:id="520"/>
      <w:r w:rsidRPr="000509DA">
        <w:t xml:space="preserve">that </w:t>
      </w:r>
      <w:commentRangeEnd w:id="520"/>
      <w:r w:rsidR="001B0516" w:rsidRPr="000509DA">
        <w:rPr>
          <w:rStyle w:val="Marquedecommentaire"/>
          <w:sz w:val="24"/>
          <w:szCs w:val="22"/>
        </w:rPr>
        <w:commentReference w:id="520"/>
      </w:r>
      <w:r w:rsidRPr="000509DA">
        <w:t>dietary energy density declined, that prey quality deteriorated in a measured sense, or that predators experienced a demonstrated energetic shortfall.</w:t>
      </w:r>
      <w:ins w:id="521" w:author="Sutton, Jolene (DFO/MPO)" w:date="2026-07-10T13:15:00Z" w16du:dateUtc="2026-07-10T16:15:00Z">
        <w:r w:rsidR="00B868FE">
          <w:t xml:space="preserve"> </w:t>
        </w:r>
      </w:ins>
    </w:p>
    <w:p w14:paraId="7ACBFCB0" w14:textId="2712B230" w:rsidR="000509DA" w:rsidRPr="000509DA" w:rsidRDefault="000509DA" w:rsidP="000509DA">
      <w:pPr>
        <w:jc w:val="both"/>
      </w:pPr>
      <w:r w:rsidRPr="000509DA">
        <w:t>A more defensible formulation is therefore conditional. Some of the observed substitutions may have involved prey differing in energetic content, accessibility, or handling costs, which raises the possibility that part of the trophic reorganization also carried nutritional consequences. Testing that possibility will require prey-specific energetic information, stratified attribution within predator guild and size class</w:t>
      </w:r>
      <w:r w:rsidR="0056178C">
        <w:t xml:space="preserve"> bin</w:t>
      </w:r>
      <w:r w:rsidR="000D50FB">
        <w:t>s</w:t>
      </w:r>
      <w:r w:rsidRPr="000509DA">
        <w:t>, and a design that separates changes in prey use from shifts in predator composition or prey coding.</w:t>
      </w:r>
    </w:p>
    <w:p w14:paraId="1FEA8C01" w14:textId="15CE55B5" w:rsidR="000509DA" w:rsidRDefault="000509DA" w:rsidP="006544E6">
      <w:pPr>
        <w:jc w:val="both"/>
      </w:pPr>
      <w:r w:rsidRPr="000509DA">
        <w:t xml:space="preserve">Under </w:t>
      </w:r>
      <w:del w:id="522" w:author="Sutton, Jolene (DFO/MPO)" w:date="2026-07-10T13:15:00Z" w16du:dateUtc="2026-07-10T16:15:00Z">
        <w:r w:rsidRPr="000509DA" w:rsidDel="001E7A5E">
          <w:delText xml:space="preserve">that </w:delText>
        </w:r>
      </w:del>
      <w:ins w:id="523" w:author="Sutton, Jolene (DFO/MPO)" w:date="2026-07-10T13:15:00Z" w16du:dateUtc="2026-07-10T16:15:00Z">
        <w:r w:rsidR="001E7A5E">
          <w:t>a conditional</w:t>
        </w:r>
        <w:r w:rsidR="001E7A5E" w:rsidRPr="000509DA">
          <w:t xml:space="preserve"> </w:t>
        </w:r>
      </w:ins>
      <w:r w:rsidRPr="000509DA">
        <w:t xml:space="preserve">framing, the </w:t>
      </w:r>
      <w:commentRangeStart w:id="524"/>
      <w:r w:rsidRPr="000509DA">
        <w:t xml:space="preserve">exploratory SIMPER </w:t>
      </w:r>
      <w:commentRangeEnd w:id="524"/>
      <w:r w:rsidR="00C22689" w:rsidRPr="000509DA">
        <w:rPr>
          <w:rStyle w:val="Marquedecommentaire"/>
          <w:sz w:val="24"/>
          <w:szCs w:val="22"/>
        </w:rPr>
        <w:commentReference w:id="524"/>
      </w:r>
      <w:r w:rsidRPr="000509DA">
        <w:t xml:space="preserve">remains useful without being overburdened. It helps identify candidate prey groups behind the turnover and shows that the substitution signal is not abstract; it is anchored in recognizable prey changes already plausible in </w:t>
      </w:r>
      <w:r w:rsidRPr="000509DA">
        <w:lastRenderedPageBreak/>
        <w:t>the regional ecosystem context. But it should not be asked to settle whether substitution remained within the same energetic band or crossed into lower-quality prey, because the current analysis was not built to test that directly.</w:t>
      </w:r>
    </w:p>
    <w:p w14:paraId="2E082060" w14:textId="77777777" w:rsidR="00C14602" w:rsidRPr="00C14602" w:rsidRDefault="00C14602" w:rsidP="00C14602">
      <w:pPr>
        <w:pStyle w:val="Titre2"/>
        <w:rPr>
          <w:lang w:val="en-US"/>
        </w:rPr>
      </w:pPr>
      <w:r w:rsidRPr="00C14602">
        <w:rPr>
          <w:lang w:val="en-US"/>
        </w:rPr>
        <w:t>4.3 A graded, scale-dependent reorganization</w:t>
      </w:r>
    </w:p>
    <w:p w14:paraId="2F0FABAE" w14:textId="08B4E13D" w:rsidR="000D50FB" w:rsidRDefault="00C14602" w:rsidP="00C14602">
      <w:pPr>
        <w:jc w:val="both"/>
      </w:pPr>
      <w:r>
        <w:t>The reorganization was Gulf-wide</w:t>
      </w:r>
      <w:r w:rsidR="000D50FB" w:rsidRPr="000D50FB">
        <w:t>, but not spatially uniform</w:t>
      </w:r>
      <w:r>
        <w:t xml:space="preserve">. </w:t>
      </w:r>
      <w:r w:rsidR="000D50FB" w:rsidRPr="000D50FB">
        <w:t xml:space="preserve">Every ecoregion and nearly every well-sampled stratum crossed its own within-decade baseline at PTa, which argues against the result being driven by only one part of the system [file:1]. At the same time, the intensity and expression of the signal varied across space, indicating that the southern Gulf is </w:t>
      </w:r>
      <w:del w:id="525" w:author="Sutton, Jolene (DFO/MPO)" w:date="2026-07-10T12:57:00Z" w16du:dateUtc="2026-07-10T15:57:00Z">
        <w:r w:rsidR="000D50FB" w:rsidRPr="000D50FB" w:rsidDel="00E77C6A">
          <w:delText xml:space="preserve">better read as </w:delText>
        </w:r>
      </w:del>
      <w:r w:rsidR="000D50FB" w:rsidRPr="000D50FB">
        <w:t>a mosaic of linked trophic settings</w:t>
      </w:r>
      <w:ins w:id="526" w:author="Sutton, Jolene (DFO/MPO)" w:date="2026-07-10T12:57:00Z" w16du:dateUtc="2026-07-10T15:57:00Z">
        <w:r w:rsidR="003F2B12">
          <w:t>,</w:t>
        </w:r>
      </w:ins>
      <w:r w:rsidR="000D50FB" w:rsidRPr="000D50FB">
        <w:t xml:space="preserve"> </w:t>
      </w:r>
      <w:ins w:id="527" w:author="Sutton, Jolene (DFO/MPO)" w:date="2026-07-10T12:57:00Z" w16du:dateUtc="2026-07-10T15:57:00Z">
        <w:r w:rsidR="00E77C6A">
          <w:t xml:space="preserve">rather </w:t>
        </w:r>
      </w:ins>
      <w:r w:rsidR="000D50FB" w:rsidRPr="000D50FB">
        <w:t>than as a single homogeneous regime</w:t>
      </w:r>
      <w:r w:rsidR="000D50FB">
        <w:t>.</w:t>
      </w:r>
    </w:p>
    <w:p w14:paraId="084E5B31" w14:textId="3E4AFCB7" w:rsidR="000D50FB" w:rsidRDefault="000D50FB" w:rsidP="00C14602">
      <w:pPr>
        <w:jc w:val="both"/>
      </w:pPr>
      <w:r w:rsidRPr="000D50FB">
        <w:t>That spatial pattern is consistent with the hydrographic structure of the syste</w:t>
      </w:r>
      <w:r>
        <w:t>m</w:t>
      </w:r>
      <w:r w:rsidRPr="000D50FB">
        <w:t xml:space="preserve"> </w:t>
      </w:r>
      <w:sdt>
        <w:sdtPr>
          <w:rPr>
            <w:color w:val="000000"/>
          </w:rPr>
          <w:tag w:val="MENDELEY_CITATION_v3_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"/>
          <w:id w:val="1895313944"/>
          <w:placeholder>
            <w:docPart w:val="3C044D30DA664938BC48B2DD7E95F08F"/>
          </w:placeholder>
        </w:sdtPr>
        <w:sdtContent>
          <w:r w:rsidR="0019197D" w:rsidRPr="0019197D">
            <w:rPr>
              <w:color w:val="000000"/>
            </w:rPr>
            <w:t>(Blais et al., 2021; Duplisea et al., 2024; Galbraith et al., 2021)</w:t>
          </w:r>
        </w:sdtContent>
      </w:sdt>
      <w:r w:rsidRPr="000D50FB">
        <w:t xml:space="preserve">. Depth, bottom temperature, and the reach of the cold intermediate layer differ among ecoregions, and </w:t>
      </w:r>
      <w:del w:id="528" w:author="Sutton, Jolene (DFO/MPO)" w:date="2026-07-10T12:58:00Z" w16du:dateUtc="2026-07-10T15:58:00Z">
        <w:r w:rsidRPr="000D50FB" w:rsidDel="00E10FF8">
          <w:delText xml:space="preserve">those same gradients </w:delText>
        </w:r>
      </w:del>
      <w:r w:rsidRPr="000D50FB">
        <w:t xml:space="preserve">structure the prey field available to </w:t>
      </w:r>
      <w:r>
        <w:t>fish</w:t>
      </w:r>
      <w:r w:rsidRPr="000D50FB">
        <w:t>. The diet signal is therefore plausibly filtered through local prey availability, so that a broad system-level pressure is expressed with different intensity depending on the prey base each area initially supported</w:t>
      </w:r>
      <w:r>
        <w:t>.</w:t>
      </w:r>
    </w:p>
    <w:p w14:paraId="6E6A4CC3" w14:textId="66987258" w:rsidR="006526FF" w:rsidRPr="006526FF" w:rsidRDefault="00872756" w:rsidP="006526FF">
      <w:pPr>
        <w:jc w:val="both"/>
      </w:pPr>
      <w:r w:rsidRPr="00872756">
        <w:t>The cross-scale comparison also clarifies an important methodological point. As the spatial unit widens from stratum to ecoregion to the whole Gulf, apparent Stability falls and apparent Reorganisation rises, while Substitution remains comparatively stable. This pattern supports the interpretation already advanced in the Results: spatial aggregation can merge locally distinct prey fields and make place-to-place differences look like stronger temporal restructuring than they are within locally coherent prey pools</w:t>
      </w:r>
      <w:r w:rsidR="00A06B7D">
        <w:t xml:space="preserve"> </w:t>
      </w:r>
      <w:sdt>
        <w:sdtPr>
          <w:rPr>
            <w:color w:val="000000"/>
          </w:rPr>
          <w:tag w:val="MENDELEY_CITATION_v3_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"/>
          <w:id w:val="-908997798"/>
          <w:placeholder>
            <w:docPart w:val="DefaultPlaceholder_-1854013440"/>
          </w:placeholder>
        </w:sdtPr>
        <w:sdtContent>
          <w:r w:rsidR="0019197D" w:rsidRPr="0019197D">
            <w:rPr>
              <w:color w:val="000000"/>
            </w:rPr>
            <w:t>(Anderson and Walsh, 2013; Warton et al., 2012)</w:t>
          </w:r>
        </w:sdtContent>
      </w:sdt>
      <w:r w:rsidR="00C14602">
        <w:t xml:space="preserve">. </w:t>
      </w:r>
      <w:r w:rsidR="006526FF" w:rsidRPr="006526FF">
        <w:t xml:space="preserve">That does not invalidate the pooled reading, but it changes how much weight it should carry. The pooled scale is useful for showing that the signal is broad, whereas the finer scales are more faithful to </w:t>
      </w:r>
      <w:r w:rsidR="006526FF" w:rsidRPr="006526FF">
        <w:lastRenderedPageBreak/>
        <w:t>local prey availability and therefore more informative about the dominant form of turnover. On that basis, the strongest ecological reading remains the fine-scale one: between decades, many predator cells exhibit prey turnover led by substitution rather than by a collapse of diet structure.</w:t>
      </w:r>
    </w:p>
    <w:p w14:paraId="50A73AC3" w14:textId="6F093619" w:rsidR="006526FF" w:rsidRDefault="006526FF" w:rsidP="00C14602">
      <w:pPr>
        <w:jc w:val="both"/>
      </w:pPr>
      <w:r w:rsidRPr="006526FF">
        <w:t>This benefit comes with a sampling trade-off. Finer spatial units better control local prey context, but they also reduce sample size and leave some strata below threshold. For that reason, the per-stratum results are best interpreted through the combination of stratum-level maps, low-sample flags, and across-strata summaries, rather than as precise point estimates for every individual stratum.</w:t>
      </w:r>
    </w:p>
    <w:p w14:paraId="7D770A87" w14:textId="3D3130A9" w:rsidR="00C14602" w:rsidRPr="00C14602" w:rsidRDefault="00C14602" w:rsidP="00C14602">
      <w:pPr>
        <w:pStyle w:val="Titre2"/>
        <w:rPr>
          <w:lang w:val="en-US"/>
        </w:rPr>
      </w:pPr>
      <w:r w:rsidRPr="00C14602">
        <w:rPr>
          <w:lang w:val="en-US"/>
        </w:rPr>
        <w:t>4.4 Ecosystem context and implications</w:t>
      </w:r>
    </w:p>
    <w:p w14:paraId="37A144B5" w14:textId="5A922CC0" w:rsidR="00282C68" w:rsidRDefault="00282C68" w:rsidP="00C14602">
      <w:pPr>
        <w:jc w:val="both"/>
      </w:pPr>
      <w:r w:rsidRPr="00282C68">
        <w:t xml:space="preserve">The diet signal </w:t>
      </w:r>
      <w:ins w:id="529" w:author="Turcotte, François (DFO/MPO)" w:date="2026-07-09T16:58:00Z" w16du:dateUtc="2026-07-09T16:58:10Z">
        <w:r w:rsidR="37FAD98B">
          <w:t xml:space="preserve">estimated here </w:t>
        </w:r>
      </w:ins>
      <w:r w:rsidRPr="00282C68">
        <w:t>sits within a broader ecosystem already known to have changed substantially over recent decades</w:t>
      </w:r>
      <w:ins w:id="530" w:author="Turcotte, François (DFO/MPO)" w:date="2026-07-09T16:58:00Z" w16du:dateUtc="2026-07-09T16:58:30Z">
        <w:r w:rsidR="684F7904">
          <w:t>:</w:t>
        </w:r>
      </w:ins>
      <w:del w:id="531" w:author="Turcotte, François (DFO/MPO)" w:date="2026-07-09T16:58:00Z" w16du:dateUtc="2026-07-09T16:58:35Z">
        <w:r w:rsidRPr="00282C68">
          <w:delText xml:space="preserve">. </w:delText>
        </w:r>
        <w:commentRangeStart w:id="532"/>
        <w:r w:rsidRPr="00282C68">
          <w:delText xml:space="preserve">The manuscript places the trophic result against </w:delText>
        </w:r>
      </w:del>
      <w:commentRangeEnd w:id="532"/>
      <w:r w:rsidRPr="00282C68">
        <w:rPr>
          <w:rStyle w:val="Marquedecommentaire"/>
          <w:sz w:val="24"/>
          <w:szCs w:val="22"/>
        </w:rPr>
        <w:commentReference w:id="532"/>
      </w:r>
      <w:r w:rsidRPr="00282C68">
        <w:t xml:space="preserve">declines or non-recovery in several demersal predators, physical warming, shortened ice seasons, and changes in lower-trophic-level conditions documented elsewhere for the southern Gulf </w:t>
      </w:r>
      <w:sdt>
        <w:sdtPr>
          <w:rPr>
            <w:color w:val="000000" w:themeColor="text1"/>
          </w:rPr>
          <w:tag w:val="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"/>
          <w:id w:val="-1661686825"/>
          <w:placeholder>
            <w:docPart w:val="3F49A15AFB044D7C8E5A85D329F0F990"/>
          </w:placeholder>
        </w:sdtPr>
        <w:sdtContent>
          <w:r w:rsidR="0019197D" w:rsidRPr="1E36448E">
            <w:rPr>
              <w:color w:val="000000" w:themeColor="text1"/>
            </w:rPr>
            <w:t>(Burbank et al., 2025; Galbraith et al., 2021; Senay et al., 2021; Swain and Benoît, 2015)</w:t>
          </w:r>
        </w:sdtContent>
      </w:sdt>
      <w:r w:rsidRPr="00282C68">
        <w:t xml:space="preserve">. In that context, </w:t>
      </w:r>
      <w:r>
        <w:t>a</w:t>
      </w:r>
      <w:ins w:id="533" w:author="Turcotte, François (DFO/MPO)" w:date="2026-07-09T16:58:00Z" w16du:dateUtc="2026-07-09T16:58:57Z">
        <w:r w:rsidR="03C31277">
          <w:t>n identified</w:t>
        </w:r>
      </w:ins>
      <w:r w:rsidRPr="00282C68">
        <w:t xml:space="preserve"> substitution-led turnover in diets is ecologically meaningful because it provides a </w:t>
      </w:r>
      <w:commentRangeStart w:id="534"/>
      <w:r w:rsidRPr="00282C68">
        <w:t>direct record of how predators tracked a changing prey field.</w:t>
      </w:r>
      <w:commentRangeEnd w:id="534"/>
      <w:r>
        <w:rPr>
          <w:rStyle w:val="Marquedecommentaire"/>
          <w:sz w:val="24"/>
          <w:szCs w:val="22"/>
        </w:rPr>
        <w:commentReference w:id="534"/>
      </w:r>
      <w:r>
        <w:t xml:space="preserve"> </w:t>
      </w:r>
      <w:r w:rsidRPr="00282C68">
        <w:t xml:space="preserve">That broader linkage should still be expressed with care. The present study supports the interpretation that predator diets reorganized in parallel with wider ecosystem change, but it does not isolate the causal contribution of any single driver, nor does it directly estimate consequences for growth, condition, fecundity, or recruitment. </w:t>
      </w:r>
      <w:r w:rsidR="00514D68" w:rsidRPr="00514D68">
        <w:t>Body condition is a reliable, environmentally responsive proxy for those quantities across demersal assemblages (English et al., 2026).</w:t>
      </w:r>
      <w:r w:rsidR="00EC2AB7">
        <w:t xml:space="preserve"> </w:t>
      </w:r>
      <w:r w:rsidR="00514D68" w:rsidRPr="00514D68">
        <w:t xml:space="preserve">Those downstream effects are best framed as plausible pathways rather than as demonstrated outcomes of the present analysis. </w:t>
      </w:r>
      <w:commentRangeStart w:id="535"/>
      <w:r w:rsidR="00514D68" w:rsidRPr="00514D68">
        <w:t xml:space="preserve">A careful wording here preserves the ecological ambition </w:t>
      </w:r>
      <w:commentRangeStart w:id="536"/>
      <w:r w:rsidR="00514D68" w:rsidRPr="00514D68">
        <w:t>of the paper</w:t>
      </w:r>
      <w:commentRangeEnd w:id="536"/>
      <w:r w:rsidRPr="00514D68">
        <w:rPr>
          <w:rStyle w:val="Marquedecommentaire"/>
          <w:sz w:val="24"/>
          <w:szCs w:val="22"/>
        </w:rPr>
        <w:commentReference w:id="536"/>
      </w:r>
      <w:r w:rsidR="00514D68" w:rsidRPr="00514D68">
        <w:t xml:space="preserve"> while keeping the inference tight</w:t>
      </w:r>
      <w:commentRangeEnd w:id="535"/>
      <w:r w:rsidRPr="00514D68">
        <w:rPr>
          <w:rStyle w:val="Marquedecommentaire"/>
          <w:sz w:val="24"/>
          <w:szCs w:val="22"/>
        </w:rPr>
        <w:commentReference w:id="535"/>
      </w:r>
      <w:r w:rsidR="00514D68" w:rsidRPr="00514D68">
        <w:t xml:space="preserve">. If some </w:t>
      </w:r>
      <w:r w:rsidR="00514D68" w:rsidRPr="00514D68">
        <w:lastRenderedPageBreak/>
        <w:t>substitutions crossed energetic or trophic-quality boundaries, then diet change could contribute to variation in predator condition, growth, or reproduction, since energetic status is known to shape body condition and productivity in other gadoid systems (Receveur et al., 2022). That remains a hypothesis generated by the current results, not a result established by them.</w:t>
      </w:r>
      <w:r w:rsidR="00EC2AB7">
        <w:t xml:space="preserve"> </w:t>
      </w:r>
      <w:r w:rsidR="00C750E6" w:rsidRPr="00C750E6">
        <w:t>The value of the present study is therefore not that it proves those downstream effects, but that it identifies a robust trophic pattern worth testing against them in targeted follow-up analyses</w:t>
      </w:r>
      <w:r w:rsidR="00C750E6">
        <w:t>.</w:t>
      </w:r>
      <w:r w:rsidR="00EC2AB7">
        <w:t xml:space="preserve"> </w:t>
      </w:r>
      <w:r w:rsidRPr="00282C68">
        <w:t>Framed this way, diet composition emerges as a sensitive integrative indicator rather than as a complete mechanistic explanation</w:t>
      </w:r>
      <w:r w:rsidR="004E3D6C">
        <w:t xml:space="preserve"> </w:t>
      </w:r>
      <w:sdt>
        <w:sdtPr>
          <w:rPr>
            <w:color w:val="000000" w:themeColor="text1"/>
          </w:rPr>
          <w:tag w:val="MENDELEY_CITATION_v3_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"/>
          <w:id w:val="-1662231860"/>
          <w:placeholder>
            <w:docPart w:val="DefaultPlaceholder_-1854013440"/>
          </w:placeholder>
        </w:sdtPr>
        <w:sdtContent>
          <w:r w:rsidR="0019197D" w:rsidRPr="1E36448E">
            <w:rPr>
              <w:color w:val="000000" w:themeColor="text1"/>
            </w:rPr>
            <w:t>(Amundsen and Sanchez-Hernandez, 2019; Brown-Vuillemin et al., 2022)</w:t>
          </w:r>
        </w:sdtContent>
      </w:sdt>
      <w:r w:rsidRPr="00282C68">
        <w:t>. It captures realized prey use at the predator side of the food web and can therefore complement biomass, community, and oceanographic indicators already used in the system. Its strongest immediate contribution is to locate where and in what form trophic reorganization occurred, creating a basis for the next analytical step rather than claiming to complete it.</w:t>
      </w:r>
    </w:p>
    <w:p w14:paraId="3F7BAEF1" w14:textId="77777777" w:rsidR="00C14602" w:rsidRPr="00C14602" w:rsidRDefault="00C14602" w:rsidP="00C14602">
      <w:pPr>
        <w:pStyle w:val="Titre2"/>
        <w:rPr>
          <w:lang w:val="en-US"/>
        </w:rPr>
      </w:pPr>
      <w:r w:rsidRPr="00C14602">
        <w:rPr>
          <w:lang w:val="en-US"/>
        </w:rPr>
        <w:t>4.5 Limitations</w:t>
      </w:r>
    </w:p>
    <w:p w14:paraId="244DA8B4" w14:textId="026A72EA" w:rsidR="008655F9" w:rsidRPr="00EC2AB7" w:rsidRDefault="008655F9" w:rsidP="00EC2AB7">
      <w:pPr>
        <w:jc w:val="both"/>
      </w:pPr>
      <w:r w:rsidRPr="008655F9">
        <w:t>Several limits define the scope of inference. The study compares two windows separated by roughly 13 years rather than a continuous annual series, so it identifies a strong between-window contrast but does not reconstruct the trajectory by which diets moved between those states. The within-decade contrasts calibrate ordinary variability, but they do not by themselves establish whether the transition was abrupt, gradual, or episodic. The data also carry familiar constraints. Stomach contents capture recent feeding only, and they remain sensitive to ontogeny, prey digestibility, local availability, and residual seasonal or diel effects even after restricting the analysis to the September survey and controlling for size class. In addition, the typology depends on significance thresholds and on the treatment of prey taxonomic resolution, although the central pattern appears robust across the resolution sweep used here.</w:t>
      </w:r>
      <w:r>
        <w:t xml:space="preserve"> </w:t>
      </w:r>
      <w:r w:rsidRPr="008655F9">
        <w:t xml:space="preserve">Space is represented categorically </w:t>
      </w:r>
      <w:r w:rsidRPr="008655F9">
        <w:lastRenderedPageBreak/>
        <w:t>rather than continuously, and the present framework pools predators for its community-level reading. Both choices are defensible for the question asked, but each points to the same next step: embedding analogous diagnostic logic in a spatiotemporal framework that can represent prey availability continuously while resolving predator- or guild-specific responses. Taken together, these limitations frame the remaining questions, but they do not alter the central pattern.</w:t>
      </w:r>
    </w:p>
    <w:p w14:paraId="3A57C48B" w14:textId="77777777" w:rsidR="00C14602" w:rsidRPr="00C14602" w:rsidRDefault="00C14602" w:rsidP="00C14602">
      <w:pPr>
        <w:pStyle w:val="Titre1"/>
        <w:rPr>
          <w:lang w:val="en-US"/>
        </w:rPr>
      </w:pPr>
      <w:r w:rsidRPr="00C14602">
        <w:rPr>
          <w:lang w:val="en-US"/>
        </w:rPr>
        <w:t>5. Conclusion</w:t>
      </w:r>
    </w:p>
    <w:p w14:paraId="235ACBB5" w14:textId="77777777" w:rsidR="00BE2105" w:rsidRPr="00BE2105" w:rsidRDefault="00BE2105" w:rsidP="00BE2105">
      <w:pPr>
        <w:jc w:val="both"/>
      </w:pPr>
      <w:commentRangeStart w:id="537"/>
      <w:r w:rsidRPr="00BE2105">
        <w:t>Read</w:t>
      </w:r>
      <w:commentRangeEnd w:id="537"/>
      <w:r w:rsidRPr="00BE2105">
        <w:rPr>
          <w:rStyle w:val="Marquedecommentaire"/>
          <w:sz w:val="24"/>
          <w:szCs w:val="22"/>
        </w:rPr>
        <w:commentReference w:id="537"/>
      </w:r>
      <w:r w:rsidRPr="00BE2105">
        <w:t xml:space="preserve"> within and between decades using one diagnostic framework, the diets of 40 southern Gulf fish predators showed two clearly different patterns of change. Within decades, predators largely kept returning to the same prey field, with only limited year-to-year rearrangement in prey use. Between decades, that familiar prey base gave way to broad turnover across the system, and the dominant form of change was Substitution rather than a loss of dietary diversity or a wholesale reshaping of diet breadth. The signal was Gulf-wide, spatially structured, and consistent across biomass and occurrence.</w:t>
      </w:r>
    </w:p>
    <w:p w14:paraId="6D45997F" w14:textId="3EB0B4DC" w:rsidR="00BE2105" w:rsidRPr="00BE2105" w:rsidRDefault="00BE2105" w:rsidP="00BE2105">
      <w:pPr>
        <w:jc w:val="both"/>
      </w:pPr>
      <w:r w:rsidRPr="00BE2105">
        <w:t>Th</w:t>
      </w:r>
      <w:ins w:id="538" w:author="Sutton, Jolene (DFO/MPO)" w:date="2026-07-10T13:17:00Z" w16du:dateUtc="2026-07-10T16:17:00Z">
        <w:r w:rsidR="00526620">
          <w:t>is</w:t>
        </w:r>
      </w:ins>
      <w:del w:id="539" w:author="Sutton, Jolene (DFO/MPO)" w:date="2026-07-10T13:17:00Z" w16du:dateUtc="2026-07-10T16:17:00Z">
        <w:r w:rsidRPr="00BE2105" w:rsidDel="00526620">
          <w:delText>e</w:delText>
        </w:r>
      </w:del>
      <w:r w:rsidRPr="00BE2105">
        <w:t xml:space="preserve"> study therefore identifies a robust trophic signature of ecosystem reorganization</w:t>
      </w:r>
      <w:ins w:id="540" w:author="Sutton, Jolene (DFO/MPO)" w:date="2026-07-10T13:18:00Z" w16du:dateUtc="2026-07-10T16:18:00Z">
        <w:r w:rsidR="004624E8">
          <w:t xml:space="preserve"> and </w:t>
        </w:r>
      </w:ins>
      <w:ins w:id="541" w:author="Sutton, Jolene (DFO/MPO)" w:date="2026-07-10T13:18:00Z">
        <w:r w:rsidR="004624E8" w:rsidRPr="004624E8">
          <w:t>widespread prey turnover under broadly retained diet structure</w:t>
        </w:r>
      </w:ins>
      <w:ins w:id="542" w:author="Sutton, Jolene (DFO/MPO)" w:date="2026-07-10T13:18:00Z" w16du:dateUtc="2026-07-10T16:18:00Z">
        <w:r w:rsidR="004624E8">
          <w:t>. Clear next steps are</w:t>
        </w:r>
      </w:ins>
      <w:r w:rsidRPr="00BE2105">
        <w:t xml:space="preserve"> </w:t>
      </w:r>
      <w:del w:id="543" w:author="Sutton, Jolene (DFO/MPO)" w:date="2026-07-10T13:18:00Z" w16du:dateUtc="2026-07-10T16:18:00Z">
        <w:r w:rsidRPr="00BE2105" w:rsidDel="004624E8">
          <w:delText xml:space="preserve">and points to a clear next step: </w:delText>
        </w:r>
      </w:del>
      <w:r w:rsidRPr="00BE2105">
        <w:t>testing whether specific substitutions also differ in energetic or functional value</w:t>
      </w:r>
      <w:del w:id="544" w:author="Sutton, Jolene (DFO/MPO)" w:date="2026-07-10T13:19:00Z" w16du:dateUtc="2026-07-10T16:19:00Z">
        <w:r w:rsidRPr="00BE2105" w:rsidDel="009F6637">
          <w:delText xml:space="preserve">. </w:delText>
        </w:r>
      </w:del>
      <w:del w:id="545" w:author="Sutton, Jolene (DFO/MPO)" w:date="2026-07-10T13:18:00Z" w16du:dateUtc="2026-07-10T16:18:00Z">
        <w:r w:rsidRPr="00BE2105" w:rsidDel="004624E8">
          <w:delText xml:space="preserve">What it shows directly is widespread prey turnover under broadly retained diet structure; </w:delText>
        </w:r>
      </w:del>
      <w:del w:id="546" w:author="Sutton, Jolene (DFO/MPO)" w:date="2026-07-10T13:19:00Z" w16du:dateUtc="2026-07-10T16:19:00Z">
        <w:r w:rsidRPr="00BE2105" w:rsidDel="009F6637">
          <w:delText>what remains open is</w:delText>
        </w:r>
      </w:del>
      <w:ins w:id="547" w:author="Sutton, Jolene (DFO/MPO)" w:date="2026-07-10T13:19:00Z" w16du:dateUtc="2026-07-10T16:19:00Z">
        <w:r w:rsidR="009F6637">
          <w:t>, and identifying</w:t>
        </w:r>
      </w:ins>
      <w:r w:rsidRPr="00BE2105">
        <w:t xml:space="preserve"> whether </w:t>
      </w:r>
      <w:del w:id="548" w:author="Sutton, Jolene (DFO/MPO)" w:date="2026-07-10T13:19:00Z" w16du:dateUtc="2026-07-10T16:19:00Z">
        <w:r w:rsidRPr="00BE2105" w:rsidDel="009F6637">
          <w:delText xml:space="preserve">some of those </w:delText>
        </w:r>
      </w:del>
      <w:r w:rsidRPr="00BE2105">
        <w:t xml:space="preserve">substitutions differ in ways that matter for predator condition, growth, or reproduction. </w:t>
      </w:r>
      <w:del w:id="549" w:author="Sutton, Jolene (DFO/MPO)" w:date="2026-07-10T13:19:00Z" w16du:dateUtc="2026-07-10T16:19:00Z">
        <w:r w:rsidRPr="00BE2105" w:rsidDel="009F6637">
          <w:delText>Those questions now provide a focused target for follow-up work.</w:delText>
        </w:r>
      </w:del>
    </w:p>
    <w:p w14:paraId="26EE60EC" w14:textId="77777777" w:rsidR="009C16D2" w:rsidRDefault="009C16D2" w:rsidP="00C14602">
      <w:pPr>
        <w:jc w:val="both"/>
      </w:pPr>
    </w:p>
    <w:p w14:paraId="432FD18C" w14:textId="77777777" w:rsidR="00EE4302" w:rsidRDefault="00EE4302" w:rsidP="00C14602">
      <w:pPr>
        <w:jc w:val="both"/>
      </w:pPr>
    </w:p>
    <w:p w14:paraId="5B0A16BC" w14:textId="77777777" w:rsidR="00D9093D" w:rsidRDefault="00D9093D" w:rsidP="00C14602">
      <w:pPr>
        <w:jc w:val="both"/>
      </w:pPr>
    </w:p>
    <w:p w14:paraId="5B625560" w14:textId="77777777" w:rsidR="00D9093D" w:rsidRDefault="00D9093D" w:rsidP="00C14602">
      <w:pPr>
        <w:jc w:val="both"/>
      </w:pPr>
    </w:p>
    <w:p w14:paraId="5B677435" w14:textId="77777777" w:rsidR="00D9093D" w:rsidRDefault="00D9093D" w:rsidP="00C14602">
      <w:pPr>
        <w:jc w:val="both"/>
      </w:pPr>
    </w:p>
    <w:p w14:paraId="0401D23C" w14:textId="77777777" w:rsidR="00D9093D" w:rsidRDefault="00D9093D" w:rsidP="00C14602">
      <w:pPr>
        <w:jc w:val="both"/>
      </w:pPr>
    </w:p>
    <w:p w14:paraId="37CB1850" w14:textId="000E97DD" w:rsidR="00EE4302" w:rsidRDefault="00C14602" w:rsidP="00EE4302">
      <w:pPr>
        <w:pStyle w:val="Titre1"/>
        <w:rPr>
          <w:lang w:val="en-US"/>
        </w:rPr>
      </w:pPr>
      <w:r w:rsidRPr="00C14602">
        <w:rPr>
          <w:lang w:val="en-US"/>
        </w:rPr>
        <w:t>References</w:t>
      </w:r>
    </w:p>
    <w:sdt>
      <w:sdtPr>
        <w:rPr>
          <w:color w:val="000000"/>
        </w:rPr>
        <w:tag w:val="MENDELEY_BIBLIOGRAPHY"/>
        <w:id w:val="1526594075"/>
        <w:placeholder>
          <w:docPart w:val="DefaultPlaceholder_-1854013440"/>
        </w:placeholder>
      </w:sdtPr>
      <w:sdtEndPr>
        <w:rPr>
          <w:color w:val="000000" w:themeColor="text1"/>
        </w:rPr>
      </w:sdtEndPr>
      <w:sdtContent>
        <w:p w14:paraId="3E6F3AA1" w14:textId="77777777" w:rsidR="004E3D6C" w:rsidRPr="004E3D6C" w:rsidRDefault="004E3D6C">
          <w:pPr>
            <w:autoSpaceDE w:val="0"/>
            <w:autoSpaceDN w:val="0"/>
            <w:ind w:hanging="480"/>
            <w:divId w:val="1145321572"/>
            <w:rPr>
              <w:color w:val="000000"/>
              <w:szCs w:val="24"/>
            </w:rPr>
          </w:pPr>
          <w:r w:rsidRPr="00B52B73">
            <w:rPr>
              <w:color w:val="000000"/>
            </w:rPr>
            <w:t xml:space="preserve">Amundsen, P., Sanchez-Hernandez, J., 2019. </w:t>
          </w:r>
          <w:r w:rsidRPr="004E3D6C">
            <w:rPr>
              <w:color w:val="000000"/>
            </w:rPr>
            <w:t>Feeding studies take guts – critical review and recommendations of methods for stomach contents analysis in fish. J. Fish Biol. 95, 1364–1373. https://doi.org/10.1111/jfb.14151</w:t>
          </w:r>
        </w:p>
        <w:p w14:paraId="4C2902F6" w14:textId="77777777" w:rsidR="004E3D6C" w:rsidRPr="004E3D6C" w:rsidRDefault="004E3D6C">
          <w:pPr>
            <w:autoSpaceDE w:val="0"/>
            <w:autoSpaceDN w:val="0"/>
            <w:ind w:hanging="480"/>
            <w:divId w:val="1910070151"/>
            <w:rPr>
              <w:color w:val="000000"/>
            </w:rPr>
          </w:pPr>
          <w:r w:rsidRPr="004E3D6C">
            <w:rPr>
              <w:color w:val="000000"/>
            </w:rPr>
            <w:t>Amundsen, P.-A., Sánchez-Hernández, J., 2019. Feeding studies take guts – critical review and recommendations of methods for stomach contents analysis in fish. J. Fish Biol. 95, 1364–1373. https://doi.org/10.1111/jfb.14151</w:t>
          </w:r>
        </w:p>
        <w:p w14:paraId="5C63745A" w14:textId="77777777" w:rsidR="004E3D6C" w:rsidRPr="004E3D6C" w:rsidRDefault="004E3D6C">
          <w:pPr>
            <w:autoSpaceDE w:val="0"/>
            <w:autoSpaceDN w:val="0"/>
            <w:ind w:hanging="480"/>
            <w:divId w:val="793982424"/>
            <w:rPr>
              <w:color w:val="000000"/>
            </w:rPr>
          </w:pPr>
          <w:r w:rsidRPr="004E3D6C">
            <w:rPr>
              <w:color w:val="000000"/>
            </w:rPr>
            <w:t>Anderson, M.J., 2006. Distance-Based Tests for Homogeneity of Multivariate Dispersions. Biometrics 62, 245–253. https://doi.org/10.1111/j.1541-0420.2005.00440.x</w:t>
          </w:r>
        </w:p>
        <w:p w14:paraId="6E738A7E" w14:textId="77777777" w:rsidR="004E3D6C" w:rsidRPr="004E3D6C" w:rsidRDefault="004E3D6C">
          <w:pPr>
            <w:autoSpaceDE w:val="0"/>
            <w:autoSpaceDN w:val="0"/>
            <w:ind w:hanging="480"/>
            <w:divId w:val="1945337471"/>
            <w:rPr>
              <w:color w:val="000000"/>
            </w:rPr>
          </w:pPr>
          <w:r w:rsidRPr="004E3D6C">
            <w:rPr>
              <w:color w:val="000000"/>
            </w:rPr>
            <w:t>Anderson, M.J., 2001. A new method for non-parametric multivariate analysis of variance. Austral Ecol. 26, 32–46. https://doi.org/10.1111/j.1442-9993.2001.01070.pp.x</w:t>
          </w:r>
        </w:p>
        <w:p w14:paraId="6194EFE5" w14:textId="77777777" w:rsidR="004E3D6C" w:rsidRPr="004E3D6C" w:rsidRDefault="004E3D6C">
          <w:pPr>
            <w:autoSpaceDE w:val="0"/>
            <w:autoSpaceDN w:val="0"/>
            <w:ind w:hanging="480"/>
            <w:divId w:val="1198734591"/>
            <w:rPr>
              <w:color w:val="000000"/>
            </w:rPr>
          </w:pPr>
          <w:r w:rsidRPr="004E3D6C">
            <w:rPr>
              <w:color w:val="000000"/>
            </w:rPr>
            <w:t>Anderson, M.J., Walsh, D.C.I., 2013. PERMANOVA, ANOSIM, and the Mantel test in the face of heterogeneous dispersions: what null hypothesis are you testing? Ecol. Monogr. 83, 557–574. https://doi.org/10.1890/12-2010.1</w:t>
          </w:r>
        </w:p>
        <w:p w14:paraId="29C4023A" w14:textId="77777777" w:rsidR="004E3D6C" w:rsidRPr="004E3D6C" w:rsidRDefault="004E3D6C">
          <w:pPr>
            <w:autoSpaceDE w:val="0"/>
            <w:autoSpaceDN w:val="0"/>
            <w:ind w:hanging="480"/>
            <w:divId w:val="1658604528"/>
            <w:rPr>
              <w:color w:val="000000"/>
            </w:rPr>
          </w:pPr>
          <w:r w:rsidRPr="004E3D6C">
            <w:rPr>
              <w:color w:val="000000"/>
            </w:rPr>
            <w:t>Baker, R., Buckland, A., Sheaves, M., 2014. Fish gut content analysis: robust measures of diet composition. Fish and Fisheries 15, 170–177. https://doi.org/10.1111/faf.12026</w:t>
          </w:r>
        </w:p>
        <w:p w14:paraId="5F964356" w14:textId="77777777" w:rsidR="004E3D6C" w:rsidRPr="004E3D6C" w:rsidRDefault="004E3D6C">
          <w:pPr>
            <w:autoSpaceDE w:val="0"/>
            <w:autoSpaceDN w:val="0"/>
            <w:ind w:hanging="480"/>
            <w:divId w:val="115032785"/>
            <w:rPr>
              <w:color w:val="000000"/>
            </w:rPr>
          </w:pPr>
          <w:r w:rsidRPr="004E3D6C">
            <w:rPr>
              <w:color w:val="000000"/>
            </w:rPr>
            <w:t>Benoît, H.P., 2006. Standardizing the southern Gulf of St. Lawrence bottom-trawl survey time series: results of the 2004–2005 comparative fishing experiments and other recommendations for the analysis of the survey data.</w:t>
          </w:r>
        </w:p>
        <w:p w14:paraId="22A21309" w14:textId="77777777" w:rsidR="004E3D6C" w:rsidRPr="004E3D6C" w:rsidRDefault="004E3D6C">
          <w:pPr>
            <w:autoSpaceDE w:val="0"/>
            <w:autoSpaceDN w:val="0"/>
            <w:ind w:hanging="480"/>
            <w:divId w:val="361129629"/>
            <w:rPr>
              <w:color w:val="000000"/>
            </w:rPr>
          </w:pPr>
          <w:r w:rsidRPr="004E3D6C">
            <w:rPr>
              <w:color w:val="000000"/>
            </w:rPr>
            <w:lastRenderedPageBreak/>
            <w:t>Benoît, H.P., Swain, D.P., 2003. Standardizing the southern Gulf of St. Lawrence bottom-trawl survey time series: adjusting for changes in research vessel, gear and survey protocol.</w:t>
          </w:r>
        </w:p>
        <w:p w14:paraId="3EC0FD1D" w14:textId="77777777" w:rsidR="004E3D6C" w:rsidRPr="004E3D6C" w:rsidRDefault="004E3D6C">
          <w:pPr>
            <w:autoSpaceDE w:val="0"/>
            <w:autoSpaceDN w:val="0"/>
            <w:ind w:hanging="480"/>
            <w:divId w:val="277445346"/>
            <w:rPr>
              <w:color w:val="000000"/>
            </w:rPr>
          </w:pPr>
          <w:r w:rsidRPr="004E3D6C">
            <w:rPr>
              <w:color w:val="000000"/>
            </w:rPr>
            <w:t>Bizzarro, J.J., Robinson, H.J., Rinewalt, C.S., Ebert, D.A., 2007. Comparative feeding ecology of four sympatric skate species off central California, USA. Environ. Biol. Fishes 80, 197–220. https://doi.org/10.1007/S10641-007-9241-6</w:t>
          </w:r>
        </w:p>
        <w:p w14:paraId="0CBB07E5" w14:textId="77777777" w:rsidR="004E3D6C" w:rsidRPr="004E3D6C" w:rsidRDefault="004E3D6C">
          <w:pPr>
            <w:autoSpaceDE w:val="0"/>
            <w:autoSpaceDN w:val="0"/>
            <w:ind w:hanging="480"/>
            <w:divId w:val="555316509"/>
            <w:rPr>
              <w:color w:val="000000"/>
            </w:rPr>
          </w:pPr>
          <w:r w:rsidRPr="004E3D6C">
            <w:rPr>
              <w:color w:val="000000"/>
            </w:rPr>
            <w:t>Blais, M., Clay, S.A., Galbraith, P.S., Starr, M., 2025. Chemical and biological oceanographic conditions in the Gulf  of St.~Lawrence during 2024.</w:t>
          </w:r>
        </w:p>
        <w:p w14:paraId="7E2AA52B" w14:textId="77777777" w:rsidR="004E3D6C" w:rsidRPr="004E3D6C" w:rsidRDefault="004E3D6C">
          <w:pPr>
            <w:autoSpaceDE w:val="0"/>
            <w:autoSpaceDN w:val="0"/>
            <w:ind w:hanging="480"/>
            <w:divId w:val="1310594661"/>
            <w:rPr>
              <w:color w:val="000000"/>
            </w:rPr>
          </w:pPr>
          <w:r w:rsidRPr="004E3D6C">
            <w:rPr>
              <w:color w:val="000000"/>
              <w:lang w:val="fr-FR"/>
            </w:rPr>
            <w:t xml:space="preserve">Blais, M., Galbraith, P.S., Plourde, S., Devred, E., Clay, S., Lehoux, C., Devine, L., 2021. </w:t>
          </w:r>
          <w:r w:rsidRPr="004E3D6C">
            <w:rPr>
              <w:color w:val="000000"/>
            </w:rPr>
            <w:t>Chemical and Biological Oceanographic Conditions in the Estuary and Gulf of St. Lawrence during 2020.</w:t>
          </w:r>
        </w:p>
        <w:p w14:paraId="450F5FAD" w14:textId="77777777" w:rsidR="004E3D6C" w:rsidRPr="004E3D6C" w:rsidRDefault="004E3D6C">
          <w:pPr>
            <w:autoSpaceDE w:val="0"/>
            <w:autoSpaceDN w:val="0"/>
            <w:ind w:hanging="480"/>
            <w:divId w:val="1378167945"/>
            <w:rPr>
              <w:color w:val="000000"/>
            </w:rPr>
          </w:pPr>
          <w:r w:rsidRPr="004E3D6C">
            <w:rPr>
              <w:color w:val="000000"/>
            </w:rPr>
            <w:t>Bray, J.R., Curtis, J.T., 1957. An ordination of the upland forest communities of southern Wisconsin. Ecol. Monogr. 27, 325–349. https://doi.org/10.2307/1942268</w:t>
          </w:r>
        </w:p>
        <w:p w14:paraId="79D64FD4" w14:textId="77777777" w:rsidR="004E3D6C" w:rsidRPr="004E3D6C" w:rsidRDefault="004E3D6C">
          <w:pPr>
            <w:autoSpaceDE w:val="0"/>
            <w:autoSpaceDN w:val="0"/>
            <w:ind w:hanging="480"/>
            <w:divId w:val="199436627"/>
            <w:rPr>
              <w:color w:val="000000"/>
            </w:rPr>
          </w:pPr>
          <w:r w:rsidRPr="004E3D6C">
            <w:rPr>
              <w:color w:val="000000"/>
            </w:rPr>
            <w:t>Bromley, P.J., 1994. The role of gastric evacuation experiments in quantifying the feeding rates of predatory fish. Rev. Fish Biol. Fish 4, 36–66. https://doi.org/10.1007/BF00043260</w:t>
          </w:r>
        </w:p>
        <w:p w14:paraId="2DC16C02" w14:textId="77777777" w:rsidR="004E3D6C" w:rsidRPr="004E3D6C" w:rsidRDefault="004E3D6C">
          <w:pPr>
            <w:autoSpaceDE w:val="0"/>
            <w:autoSpaceDN w:val="0"/>
            <w:ind w:hanging="480"/>
            <w:divId w:val="2008827544"/>
            <w:rPr>
              <w:color w:val="000000"/>
            </w:rPr>
          </w:pPr>
          <w:r w:rsidRPr="004E3D6C">
            <w:rPr>
              <w:color w:val="000000"/>
            </w:rPr>
            <w:t>Buckland, A., Baker, R., Loneragan, N., Sheaves, M., 2017. Standardising fish stomach content analysis: the importance of prey condition. Fish. Res. 196, 126–140. https://doi.org/10.1016/j.fishres.2017.08.003</w:t>
          </w:r>
        </w:p>
        <w:p w14:paraId="70594318" w14:textId="77777777" w:rsidR="004E3D6C" w:rsidRPr="004E3D6C" w:rsidRDefault="004E3D6C">
          <w:pPr>
            <w:autoSpaceDE w:val="0"/>
            <w:autoSpaceDN w:val="0"/>
            <w:ind w:hanging="480"/>
            <w:divId w:val="269826701"/>
            <w:rPr>
              <w:color w:val="000000"/>
            </w:rPr>
          </w:pPr>
          <w:r w:rsidRPr="004E3D6C">
            <w:rPr>
              <w:color w:val="000000"/>
            </w:rPr>
            <w:t>Burbank, J., Rolland, N., McDermid, J.L., Turcotte, F., Tunney, T.D., Ricard, D., Sylvain, F.-É., 2025. Substantial loss of trawlable biomass and lack of recovery in a marine ecosystem. Commun. Biol. 8, 831. https://doi.org/10.1038/s42003-025-08240-3</w:t>
          </w:r>
        </w:p>
        <w:p w14:paraId="2B6FDCAB" w14:textId="77777777" w:rsidR="004E3D6C" w:rsidRPr="004E3D6C" w:rsidRDefault="004E3D6C">
          <w:pPr>
            <w:autoSpaceDE w:val="0"/>
            <w:autoSpaceDN w:val="0"/>
            <w:ind w:hanging="480"/>
            <w:divId w:val="1595551809"/>
            <w:rPr>
              <w:color w:val="000000"/>
            </w:rPr>
          </w:pPr>
          <w:r w:rsidRPr="004E3D6C">
            <w:rPr>
              <w:color w:val="000000"/>
            </w:rPr>
            <w:t>Chamberlain, S., Vanhoorne, B., 2023. worrms: World Register of Marine Species (WoRMS) Client.</w:t>
          </w:r>
        </w:p>
        <w:p w14:paraId="7D7143CA" w14:textId="77777777" w:rsidR="004E3D6C" w:rsidRPr="004E3D6C" w:rsidRDefault="004E3D6C">
          <w:pPr>
            <w:autoSpaceDE w:val="0"/>
            <w:autoSpaceDN w:val="0"/>
            <w:ind w:hanging="480"/>
            <w:divId w:val="1407801706"/>
            <w:rPr>
              <w:color w:val="000000"/>
            </w:rPr>
          </w:pPr>
          <w:r w:rsidRPr="004E3D6C">
            <w:rPr>
              <w:color w:val="000000"/>
            </w:rPr>
            <w:lastRenderedPageBreak/>
            <w:t>Chamberlain, S.A., Szöcs, E., 2013. taxize: taxonomic search and retrieval in R. F1000Res. 2, 191. https://doi.org/10.12688/f1000research.2-191.v2</w:t>
          </w:r>
        </w:p>
        <w:p w14:paraId="7D429B02" w14:textId="77777777" w:rsidR="004E3D6C" w:rsidRPr="004E3D6C" w:rsidRDefault="004E3D6C">
          <w:pPr>
            <w:autoSpaceDE w:val="0"/>
            <w:autoSpaceDN w:val="0"/>
            <w:ind w:hanging="480"/>
            <w:divId w:val="1053499889"/>
            <w:rPr>
              <w:color w:val="000000"/>
            </w:rPr>
          </w:pPr>
          <w:r w:rsidRPr="004E3D6C">
            <w:rPr>
              <w:color w:val="000000"/>
            </w:rPr>
            <w:t>Chipps, S.R., Garvey, J.E., 2007. Assessment of food habits and feeding patterns, in: Guy, C.S., Brown, M.L. (Eds.), Analysis and Interpretation of Freshwater Fisheries Data. American Fisheries Society, Bethesda, MD, pp. 473–514. https://doi.org/10.47886/9781888569773.ch11</w:t>
          </w:r>
        </w:p>
        <w:p w14:paraId="7F419B07" w14:textId="77777777" w:rsidR="004E3D6C" w:rsidRPr="004E3D6C" w:rsidRDefault="004E3D6C">
          <w:pPr>
            <w:autoSpaceDE w:val="0"/>
            <w:autoSpaceDN w:val="0"/>
            <w:ind w:hanging="480"/>
            <w:divId w:val="1322390745"/>
            <w:rPr>
              <w:color w:val="000000"/>
            </w:rPr>
          </w:pPr>
          <w:r w:rsidRPr="004E3D6C">
            <w:rPr>
              <w:color w:val="000000"/>
            </w:rPr>
            <w:t>Clarke, K.R., 1993. Non-parametric multivariate analyses of changes in community structure. Australian Journal of Ecology 18, 117–143. https://doi.org/10.1111/j.1442-9993.1993.tb00438.x</w:t>
          </w:r>
        </w:p>
        <w:p w14:paraId="12E54CC3" w14:textId="77777777" w:rsidR="004E3D6C" w:rsidRPr="004E3D6C" w:rsidRDefault="004E3D6C">
          <w:pPr>
            <w:autoSpaceDE w:val="0"/>
            <w:autoSpaceDN w:val="0"/>
            <w:ind w:hanging="480"/>
            <w:divId w:val="524291899"/>
            <w:rPr>
              <w:color w:val="000000"/>
            </w:rPr>
          </w:pPr>
          <w:r w:rsidRPr="004E3D6C">
            <w:rPr>
              <w:color w:val="000000"/>
            </w:rPr>
            <w:t>Clarke, K.R., Warwick, R.M., 2001. Change in Marine Communities: An Approach to Statistical Analysis and Interpretation, 2nd ed. PRIMER-E, Plymouth, UK.</w:t>
          </w:r>
        </w:p>
        <w:p w14:paraId="01BE9A01" w14:textId="77777777" w:rsidR="004E3D6C" w:rsidRPr="004E3D6C" w:rsidRDefault="004E3D6C">
          <w:pPr>
            <w:autoSpaceDE w:val="0"/>
            <w:autoSpaceDN w:val="0"/>
            <w:ind w:hanging="480"/>
            <w:divId w:val="375930527"/>
            <w:rPr>
              <w:color w:val="000000"/>
            </w:rPr>
          </w:pPr>
          <w:r w:rsidRPr="004E3D6C">
            <w:rPr>
              <w:color w:val="000000"/>
            </w:rPr>
            <w:t>Cortés, E., 1997. A critical review of methods of studying fish feeding based on analysis of stomach contents: application to elasmobranch fishes. Canadian Journal of Fisheries and Aquatic Sciences 54, 726–738. https://doi.org/10.1139/f96-316</w:t>
          </w:r>
        </w:p>
        <w:p w14:paraId="0826BE95" w14:textId="77777777" w:rsidR="004E3D6C" w:rsidRPr="004E3D6C" w:rsidRDefault="004E3D6C">
          <w:pPr>
            <w:autoSpaceDE w:val="0"/>
            <w:autoSpaceDN w:val="0"/>
            <w:ind w:hanging="480"/>
            <w:divId w:val="460271456"/>
            <w:rPr>
              <w:color w:val="000000"/>
            </w:rPr>
          </w:pPr>
          <w:r w:rsidRPr="004E3D6C">
            <w:rPr>
              <w:color w:val="000000"/>
            </w:rPr>
            <w:t>COSEWIC, 2013. COSEWIC assessment and status report on the White Hake Urophycis tenuis in Canada. Ottawa.</w:t>
          </w:r>
        </w:p>
        <w:p w14:paraId="5169FFAB" w14:textId="77777777" w:rsidR="004E3D6C" w:rsidRPr="004E3D6C" w:rsidRDefault="004E3D6C">
          <w:pPr>
            <w:autoSpaceDE w:val="0"/>
            <w:autoSpaceDN w:val="0"/>
            <w:ind w:hanging="480"/>
            <w:divId w:val="229585936"/>
            <w:rPr>
              <w:color w:val="000000"/>
            </w:rPr>
          </w:pPr>
          <w:r w:rsidRPr="004E3D6C">
            <w:rPr>
              <w:color w:val="000000"/>
            </w:rPr>
            <w:t>COSEWIC, 2009. COSEWIC assessment and status report on the American Plaice Hippoglossoides platessoides, Maritime population, Newfoundland and Labrador population and Arctic population, in Canada. Ottawa.</w:t>
          </w:r>
        </w:p>
        <w:p w14:paraId="6A823407" w14:textId="77777777" w:rsidR="004E3D6C" w:rsidRPr="004E3D6C" w:rsidRDefault="004E3D6C">
          <w:pPr>
            <w:autoSpaceDE w:val="0"/>
            <w:autoSpaceDN w:val="0"/>
            <w:ind w:hanging="480"/>
            <w:divId w:val="1868641908"/>
            <w:rPr>
              <w:color w:val="000000"/>
            </w:rPr>
          </w:pPr>
          <w:r w:rsidRPr="004E3D6C">
            <w:rPr>
              <w:color w:val="000000"/>
            </w:rPr>
            <w:t>Darcy, A., Nozères, C., Ricard, D., Robertson, K., Sylvain, F.-É., 2024. Identification guide for commonly encountered prey items found in stomach contents of Northwest Atlantic marine fishes. Moncton, NB.</w:t>
          </w:r>
        </w:p>
        <w:p w14:paraId="2012D732" w14:textId="77777777" w:rsidR="004E3D6C" w:rsidRPr="004E3D6C" w:rsidRDefault="004E3D6C">
          <w:pPr>
            <w:autoSpaceDE w:val="0"/>
            <w:autoSpaceDN w:val="0"/>
            <w:ind w:hanging="480"/>
            <w:divId w:val="344133340"/>
            <w:rPr>
              <w:color w:val="000000"/>
            </w:rPr>
          </w:pPr>
          <w:r w:rsidRPr="004E3D6C">
            <w:rPr>
              <w:color w:val="000000"/>
            </w:rPr>
            <w:lastRenderedPageBreak/>
            <w:t>DFO, 2026. Estuary and Gulf of St.~Lawrence Northern Shrimp Stock Assessment in 2025. Mont-Joli, QC.</w:t>
          </w:r>
        </w:p>
        <w:p w14:paraId="0DD66D29" w14:textId="77777777" w:rsidR="004E3D6C" w:rsidRPr="004E3D6C" w:rsidRDefault="004E3D6C">
          <w:pPr>
            <w:autoSpaceDE w:val="0"/>
            <w:autoSpaceDN w:val="0"/>
            <w:ind w:hanging="480"/>
            <w:divId w:val="1862860801"/>
            <w:rPr>
              <w:color w:val="000000"/>
            </w:rPr>
          </w:pPr>
          <w:r w:rsidRPr="004E3D6C">
            <w:rPr>
              <w:color w:val="000000"/>
            </w:rPr>
            <w:t>DFO, 2024. Unit 1 Redfish (Sebastes mentella and S. fasciatus) update in 2023. Ottawa, ON.</w:t>
          </w:r>
        </w:p>
        <w:p w14:paraId="7626891F" w14:textId="77777777" w:rsidR="004E3D6C" w:rsidRPr="004E3D6C" w:rsidRDefault="004E3D6C">
          <w:pPr>
            <w:autoSpaceDE w:val="0"/>
            <w:autoSpaceDN w:val="0"/>
            <w:ind w:hanging="480"/>
            <w:divId w:val="1271164824"/>
            <w:rPr>
              <w:color w:val="000000"/>
            </w:rPr>
          </w:pPr>
          <w:r w:rsidRPr="004E3D6C">
            <w:rPr>
              <w:color w:val="000000"/>
              <w:lang w:val="fr-FR"/>
            </w:rPr>
            <w:t xml:space="preserve">dos Santos, J., Jobling, M., 1991. </w:t>
          </w:r>
          <w:r w:rsidRPr="004E3D6C">
            <w:rPr>
              <w:color w:val="000000"/>
            </w:rPr>
            <w:t>Factors affecting gastric evacuation in cod, Gadus morhua L., fed single-meals of natural prey. J. Fish Biol. 38, 697–713. https://doi.org/10.1111/j.1095-8649.1991.tb03159.x</w:t>
          </w:r>
        </w:p>
        <w:p w14:paraId="3F675230" w14:textId="77777777" w:rsidR="004E3D6C" w:rsidRPr="004E3D6C" w:rsidRDefault="004E3D6C">
          <w:pPr>
            <w:autoSpaceDE w:val="0"/>
            <w:autoSpaceDN w:val="0"/>
            <w:ind w:hanging="480"/>
            <w:divId w:val="597568343"/>
            <w:rPr>
              <w:color w:val="000000"/>
            </w:rPr>
          </w:pPr>
          <w:r w:rsidRPr="004E3D6C">
            <w:rPr>
              <w:color w:val="000000"/>
            </w:rPr>
            <w:t>Duplisea, D.E., Merette, D., Roux, M.-J., Benoît, H., Blais, M., Galbraith, P., Plourde, S., 2020. gslea: the Gulf of St. Lawrence Ecosystem Approach data matrix R package.</w:t>
          </w:r>
        </w:p>
        <w:p w14:paraId="79C8D2E0" w14:textId="77777777" w:rsidR="004E3D6C" w:rsidRPr="004E3D6C" w:rsidRDefault="004E3D6C">
          <w:pPr>
            <w:autoSpaceDE w:val="0"/>
            <w:autoSpaceDN w:val="0"/>
            <w:ind w:hanging="480"/>
            <w:divId w:val="544412893"/>
            <w:rPr>
              <w:color w:val="000000"/>
            </w:rPr>
          </w:pPr>
          <w:r w:rsidRPr="004E3D6C">
            <w:rPr>
              <w:color w:val="000000"/>
              <w:lang w:val="fr-FR"/>
            </w:rPr>
            <w:t xml:space="preserve">Duplisea, D.E., Roux, M.-J., Plourde, S., Galbraith, P.S., Blais, M., Benoît, H.P., Sainte-Marie, B., Lavoie, D., Bourdages, H., 2024. </w:t>
          </w:r>
          <w:r w:rsidRPr="004E3D6C">
            <w:rPr>
              <w:color w:val="000000"/>
            </w:rPr>
            <w:t>Facilitating an ecosystem approach through open data and information packaging. ICES Journal of Marine Science 81, 724–732. https://doi.org/10.1093/icesjms/fsae024</w:t>
          </w:r>
        </w:p>
        <w:p w14:paraId="284EDA9B" w14:textId="77777777" w:rsidR="004E3D6C" w:rsidRPr="004E3D6C" w:rsidRDefault="004E3D6C">
          <w:pPr>
            <w:autoSpaceDE w:val="0"/>
            <w:autoSpaceDN w:val="0"/>
            <w:ind w:hanging="480"/>
            <w:divId w:val="617564428"/>
            <w:rPr>
              <w:color w:val="000000"/>
            </w:rPr>
          </w:pPr>
          <w:r w:rsidRPr="004E3D6C">
            <w:rPr>
              <w:color w:val="000000"/>
            </w:rPr>
            <w:t>Efron, B., Tibshirani, R.J., 1993. An Introduction to the Bootstrap. Chapman &amp; Hall, New York.</w:t>
          </w:r>
        </w:p>
        <w:p w14:paraId="74253044" w14:textId="77777777" w:rsidR="004E3D6C" w:rsidRPr="004E3D6C" w:rsidRDefault="004E3D6C">
          <w:pPr>
            <w:autoSpaceDE w:val="0"/>
            <w:autoSpaceDN w:val="0"/>
            <w:ind w:hanging="480"/>
            <w:divId w:val="1812020311"/>
            <w:rPr>
              <w:color w:val="000000"/>
            </w:rPr>
          </w:pPr>
          <w:r w:rsidRPr="004E3D6C">
            <w:rPr>
              <w:color w:val="000000"/>
            </w:rPr>
            <w:t>Ferry, L.A., Cailliet, G.M., 1996. Sample size and data analysis: are we characterizing and comparing diet properly?, in: MacKinlay, D., Shearer, K. (Eds.), Feeding Ecology and Nutrition in Fish: Symposium Proceedings. American Fisheries Society, San Francisco, pp. 71–80.</w:t>
          </w:r>
        </w:p>
        <w:p w14:paraId="51B9973D" w14:textId="77777777" w:rsidR="004E3D6C" w:rsidRPr="004E3D6C" w:rsidRDefault="004E3D6C">
          <w:pPr>
            <w:autoSpaceDE w:val="0"/>
            <w:autoSpaceDN w:val="0"/>
            <w:ind w:hanging="480"/>
            <w:divId w:val="2025280359"/>
            <w:rPr>
              <w:color w:val="000000"/>
            </w:rPr>
          </w:pPr>
          <w:r w:rsidRPr="004E3D6C">
            <w:rPr>
              <w:color w:val="000000"/>
            </w:rPr>
            <w:t>Galbraith, P.S., Chassé, J., Shaw, J.-L., Bourassa, M.-N., 2025. Physical oceanographic conditions in the Gulf of St.~Lawrence during 2024.</w:t>
          </w:r>
        </w:p>
        <w:p w14:paraId="57EBE6C9" w14:textId="77777777" w:rsidR="004E3D6C" w:rsidRPr="004E3D6C" w:rsidRDefault="004E3D6C">
          <w:pPr>
            <w:autoSpaceDE w:val="0"/>
            <w:autoSpaceDN w:val="0"/>
            <w:ind w:hanging="480"/>
            <w:divId w:val="151222011"/>
            <w:rPr>
              <w:color w:val="000000"/>
            </w:rPr>
          </w:pPr>
          <w:r w:rsidRPr="004E3D6C">
            <w:rPr>
              <w:color w:val="000000"/>
            </w:rPr>
            <w:t>Galbraith, P.S., Chassé, J., Shaw, J.-L., Dumas, J., Caverhill, C., Lefaivre, D., Lafleur, C., 2021. Physical oceanographic conditions in the Gulf of St. Lawrence during 2020.</w:t>
          </w:r>
        </w:p>
        <w:p w14:paraId="10018EE1" w14:textId="77777777" w:rsidR="004E3D6C" w:rsidRPr="004E3D6C" w:rsidRDefault="004E3D6C">
          <w:pPr>
            <w:autoSpaceDE w:val="0"/>
            <w:autoSpaceDN w:val="0"/>
            <w:ind w:hanging="480"/>
            <w:divId w:val="995180774"/>
            <w:rPr>
              <w:color w:val="000000"/>
            </w:rPr>
          </w:pPr>
          <w:r w:rsidRPr="004E3D6C">
            <w:rPr>
              <w:color w:val="000000"/>
            </w:rPr>
            <w:lastRenderedPageBreak/>
            <w:t>Hanson, J.M., 2018. Feeding interactions between fishes in a coastal ecosystem in the southern Gulf of St. Lawrence, Atlantic Canada. Trans. Am. Fish. Soc. 147, 61–78. https://doi.org/10.1002/tafs.10021</w:t>
          </w:r>
        </w:p>
        <w:p w14:paraId="26D309C2" w14:textId="77777777" w:rsidR="004E3D6C" w:rsidRPr="004E3D6C" w:rsidRDefault="004E3D6C">
          <w:pPr>
            <w:autoSpaceDE w:val="0"/>
            <w:autoSpaceDN w:val="0"/>
            <w:ind w:hanging="480"/>
            <w:divId w:val="1893493626"/>
            <w:rPr>
              <w:color w:val="000000"/>
            </w:rPr>
          </w:pPr>
          <w:r w:rsidRPr="004E3D6C">
            <w:rPr>
              <w:color w:val="000000"/>
            </w:rPr>
            <w:t>Hanson, J.M., 2011. Ontogenetic diet comparison of Atlantic Cod and White Hake occurring at historically low population abundances. Trans. Am. Fish. Soc. 140, 1070–1077. https://doi.org/10.1080/00028487.2011.607049</w:t>
          </w:r>
        </w:p>
        <w:p w14:paraId="092A1DEA" w14:textId="77777777" w:rsidR="004E3D6C" w:rsidRPr="004E3D6C" w:rsidRDefault="004E3D6C">
          <w:pPr>
            <w:autoSpaceDE w:val="0"/>
            <w:autoSpaceDN w:val="0"/>
            <w:ind w:hanging="480"/>
            <w:divId w:val="738944962"/>
            <w:rPr>
              <w:color w:val="000000"/>
            </w:rPr>
          </w:pPr>
          <w:r w:rsidRPr="004E3D6C">
            <w:rPr>
              <w:color w:val="000000"/>
            </w:rPr>
            <w:t>Hanson, J.M., Chouinard, G.A., 2002. Diet of Atlantic cod in the southern Gulf of St Lawrence as an index of ecosystem change, 1959–2000. J. Fish Biol. 60, 902–922. https://doi.org/10.1111/j.1095-8649.2002.tb02417.x</w:t>
          </w:r>
        </w:p>
        <w:p w14:paraId="2FCA4398" w14:textId="77777777" w:rsidR="004E3D6C" w:rsidRPr="004E3D6C" w:rsidRDefault="004E3D6C">
          <w:pPr>
            <w:autoSpaceDE w:val="0"/>
            <w:autoSpaceDN w:val="0"/>
            <w:ind w:hanging="480"/>
            <w:divId w:val="1268122363"/>
            <w:rPr>
              <w:color w:val="000000"/>
            </w:rPr>
          </w:pPr>
          <w:r w:rsidRPr="004E3D6C">
            <w:rPr>
              <w:color w:val="000000"/>
            </w:rPr>
            <w:t>Hill, M.O., 1973. Diversity and Evenness: A Unifying Notation and Its Consequences. Ecology 54, 427–432. https://doi.org/10.2307/1934352</w:t>
          </w:r>
        </w:p>
        <w:p w14:paraId="7D8FF0C9" w14:textId="77777777" w:rsidR="004E3D6C" w:rsidRPr="004E3D6C" w:rsidRDefault="004E3D6C">
          <w:pPr>
            <w:autoSpaceDE w:val="0"/>
            <w:autoSpaceDN w:val="0"/>
            <w:ind w:hanging="480"/>
            <w:divId w:val="1165589364"/>
            <w:rPr>
              <w:color w:val="000000"/>
            </w:rPr>
          </w:pPr>
          <w:r w:rsidRPr="004E3D6C">
            <w:rPr>
              <w:color w:val="000000"/>
            </w:rPr>
            <w:t>Hurlbert, S.H., 1984. Pseudoreplication and the design of ecological field experiments. Ecol. Monogr. 54, 187–211. https://doi.org/10.2307/1942661</w:t>
          </w:r>
        </w:p>
        <w:p w14:paraId="161555AB" w14:textId="77777777" w:rsidR="004E3D6C" w:rsidRPr="004E3D6C" w:rsidRDefault="004E3D6C">
          <w:pPr>
            <w:autoSpaceDE w:val="0"/>
            <w:autoSpaceDN w:val="0"/>
            <w:ind w:hanging="480"/>
            <w:divId w:val="2013946841"/>
            <w:rPr>
              <w:color w:val="000000"/>
            </w:rPr>
          </w:pPr>
          <w:r w:rsidRPr="004E3D6C">
            <w:rPr>
              <w:color w:val="000000"/>
            </w:rPr>
            <w:t>Hurlbert, S.H., 1978. The measurement of niche overlap and some relatives. Ecology 59, 67–77. https://doi.org/10.2307/1936632</w:t>
          </w:r>
        </w:p>
        <w:p w14:paraId="4B844455" w14:textId="77777777" w:rsidR="004E3D6C" w:rsidRPr="004E3D6C" w:rsidRDefault="004E3D6C">
          <w:pPr>
            <w:autoSpaceDE w:val="0"/>
            <w:autoSpaceDN w:val="0"/>
            <w:ind w:hanging="480"/>
            <w:divId w:val="204414077"/>
            <w:rPr>
              <w:color w:val="000000"/>
            </w:rPr>
          </w:pPr>
          <w:r w:rsidRPr="004E3D6C">
            <w:rPr>
              <w:color w:val="000000"/>
            </w:rPr>
            <w:t>Hurlbut, T., Clay, D., 1990. Protocols for Research Vessel Cruises within the Gulf Region (Demersal Fish) (1970–1987).</w:t>
          </w:r>
        </w:p>
        <w:p w14:paraId="2C3E4819" w14:textId="77777777" w:rsidR="004E3D6C" w:rsidRPr="004E3D6C" w:rsidRDefault="004E3D6C">
          <w:pPr>
            <w:autoSpaceDE w:val="0"/>
            <w:autoSpaceDN w:val="0"/>
            <w:ind w:hanging="480"/>
            <w:divId w:val="2089189231"/>
            <w:rPr>
              <w:color w:val="000000"/>
            </w:rPr>
          </w:pPr>
          <w:r w:rsidRPr="004E3D6C">
            <w:rPr>
              <w:color w:val="000000"/>
            </w:rPr>
            <w:t>Hutcheson, K., 1970. A test for comparing diversities based on the Shannon formula. J. Theor. Biol. 29, 151–154. https://doi.org/10.1016/0022-5193(70)90124-4</w:t>
          </w:r>
        </w:p>
        <w:p w14:paraId="6C60AB0A" w14:textId="77777777" w:rsidR="004E3D6C" w:rsidRPr="004E3D6C" w:rsidRDefault="004E3D6C">
          <w:pPr>
            <w:autoSpaceDE w:val="0"/>
            <w:autoSpaceDN w:val="0"/>
            <w:ind w:hanging="480"/>
            <w:divId w:val="1695230087"/>
            <w:rPr>
              <w:color w:val="000000"/>
            </w:rPr>
          </w:pPr>
          <w:r w:rsidRPr="004E3D6C">
            <w:rPr>
              <w:color w:val="000000"/>
            </w:rPr>
            <w:t>Hyslop, E.J., 1980. Stomach contents analysis—a review of methods and their application. J. Fish Biol. 17, 411–429. https://doi.org/10.1111/j.1095-8649.1980.tb02775.x</w:t>
          </w:r>
        </w:p>
        <w:p w14:paraId="538E952B" w14:textId="77777777" w:rsidR="004E3D6C" w:rsidRPr="004E3D6C" w:rsidRDefault="004E3D6C">
          <w:pPr>
            <w:autoSpaceDE w:val="0"/>
            <w:autoSpaceDN w:val="0"/>
            <w:ind w:hanging="480"/>
            <w:divId w:val="979191897"/>
            <w:rPr>
              <w:color w:val="000000"/>
            </w:rPr>
          </w:pPr>
          <w:r w:rsidRPr="004E3D6C">
            <w:rPr>
              <w:color w:val="000000"/>
            </w:rPr>
            <w:t>Jost, L., 2006. Entropy and diversity. Oikos 113, 363–375. https://doi.org/10.1111/j.2006.0030-1299.14714.x</w:t>
          </w:r>
        </w:p>
        <w:p w14:paraId="1FFD7A40" w14:textId="77777777" w:rsidR="004E3D6C" w:rsidRPr="004E3D6C" w:rsidRDefault="004E3D6C">
          <w:pPr>
            <w:autoSpaceDE w:val="0"/>
            <w:autoSpaceDN w:val="0"/>
            <w:ind w:hanging="480"/>
            <w:divId w:val="734856633"/>
            <w:rPr>
              <w:color w:val="000000"/>
            </w:rPr>
          </w:pPr>
          <w:r w:rsidRPr="004E3D6C">
            <w:rPr>
              <w:color w:val="000000"/>
            </w:rPr>
            <w:lastRenderedPageBreak/>
            <w:t>Legendre, P., Legendre, L., 2012. Numerical Ecology, 3rd ed. Elsevier, Amsterdam.</w:t>
          </w:r>
        </w:p>
        <w:p w14:paraId="5A47A4BE" w14:textId="77777777" w:rsidR="004E3D6C" w:rsidRPr="004E3D6C" w:rsidRDefault="004E3D6C">
          <w:pPr>
            <w:autoSpaceDE w:val="0"/>
            <w:autoSpaceDN w:val="0"/>
            <w:ind w:hanging="480"/>
            <w:divId w:val="1095787048"/>
            <w:rPr>
              <w:color w:val="000000"/>
            </w:rPr>
          </w:pPr>
          <w:r w:rsidRPr="004E3D6C">
            <w:rPr>
              <w:color w:val="000000"/>
            </w:rPr>
            <w:t>Levins, R., 1968. Evolution in Changing Environments: Some Theoretical Explorations. Princeton University Press, Princeton, NJ.</w:t>
          </w:r>
        </w:p>
        <w:p w14:paraId="0987EF68" w14:textId="77777777" w:rsidR="004E3D6C" w:rsidRPr="004E3D6C" w:rsidRDefault="004E3D6C">
          <w:pPr>
            <w:autoSpaceDE w:val="0"/>
            <w:autoSpaceDN w:val="0"/>
            <w:ind w:hanging="480"/>
            <w:divId w:val="118109574"/>
            <w:rPr>
              <w:color w:val="000000"/>
            </w:rPr>
          </w:pPr>
          <w:r w:rsidRPr="004E3D6C">
            <w:rPr>
              <w:color w:val="000000"/>
            </w:rPr>
            <w:t>Link, J.S., 2004. Using fish stomachs as samplers of the benthos: Integrating long-term and broad scales. Mar. Ecol. Prog. Ser. 269, 265–275. https://doi.org/10.3354/MEPS269265</w:t>
          </w:r>
        </w:p>
        <w:p w14:paraId="3EF82F37" w14:textId="77777777" w:rsidR="004E3D6C" w:rsidRPr="004E3D6C" w:rsidRDefault="004E3D6C">
          <w:pPr>
            <w:autoSpaceDE w:val="0"/>
            <w:autoSpaceDN w:val="0"/>
            <w:ind w:hanging="480"/>
            <w:divId w:val="1743019535"/>
            <w:rPr>
              <w:color w:val="000000"/>
            </w:rPr>
          </w:pPr>
          <w:r w:rsidRPr="004E3D6C">
            <w:rPr>
              <w:color w:val="000000"/>
            </w:rPr>
            <w:t>Pebesma, E., 2018. Simple features for R: standardized support for spatial vector data. R J. 10, 439–446. https://doi.org/10.32614/RJ-2018-009</w:t>
          </w:r>
        </w:p>
        <w:p w14:paraId="523820EE" w14:textId="77777777" w:rsidR="004E3D6C" w:rsidRPr="004E3D6C" w:rsidRDefault="004E3D6C">
          <w:pPr>
            <w:autoSpaceDE w:val="0"/>
            <w:autoSpaceDN w:val="0"/>
            <w:ind w:hanging="480"/>
            <w:divId w:val="1422026163"/>
            <w:rPr>
              <w:color w:val="000000"/>
            </w:rPr>
          </w:pPr>
          <w:r w:rsidRPr="004E3D6C">
            <w:rPr>
              <w:color w:val="000000"/>
            </w:rPr>
            <w:t>Pennington, M., Vølstad, J.H., 1994. Assessing the effect of intra-haul correlation and variable density on estimates of population characteristics from marine surveys. Biometrics 50, 725–732.</w:t>
          </w:r>
        </w:p>
        <w:p w14:paraId="4E541D08" w14:textId="77777777" w:rsidR="004E3D6C" w:rsidRPr="004E3D6C" w:rsidRDefault="004E3D6C">
          <w:pPr>
            <w:autoSpaceDE w:val="0"/>
            <w:autoSpaceDN w:val="0"/>
            <w:ind w:hanging="480"/>
            <w:divId w:val="1662807980"/>
            <w:rPr>
              <w:color w:val="000000"/>
            </w:rPr>
          </w:pPr>
          <w:r w:rsidRPr="004E3D6C">
            <w:rPr>
              <w:color w:val="000000"/>
            </w:rPr>
            <w:t>Pinnegar, J.K., Jennings, S., O’Brien, C.M., Polunin, N.V.C., 2002. Long-term changes in the trophic level of the Celtic Sea fish community and fish market price distribution. Journal of Applied Ecology 39, 377–390. https://doi.org/10.1046/j.1365-2664.2002.00723.x</w:t>
          </w:r>
        </w:p>
        <w:p w14:paraId="0BEA9C31" w14:textId="77777777" w:rsidR="004E3D6C" w:rsidRPr="004E3D6C" w:rsidRDefault="004E3D6C">
          <w:pPr>
            <w:autoSpaceDE w:val="0"/>
            <w:autoSpaceDN w:val="0"/>
            <w:ind w:hanging="480"/>
            <w:divId w:val="304312148"/>
            <w:rPr>
              <w:color w:val="000000"/>
            </w:rPr>
          </w:pPr>
          <w:r w:rsidRPr="004E3D6C">
            <w:rPr>
              <w:color w:val="000000"/>
            </w:rPr>
            <w:t>Pombo, M., Denadai, M.R., Turra, A., 2013. Seasonality, dietary overlap and the role of taxonomic resolution in the study of the diet of three congeneric fishes from a tropical bay. PLoS One 8, e56107. https://doi.org/10.1371/journal.pone.0056107</w:t>
          </w:r>
        </w:p>
        <w:p w14:paraId="4276C6F0" w14:textId="77777777" w:rsidR="004E3D6C" w:rsidRPr="004E3D6C" w:rsidRDefault="004E3D6C">
          <w:pPr>
            <w:autoSpaceDE w:val="0"/>
            <w:autoSpaceDN w:val="0"/>
            <w:ind w:hanging="480"/>
            <w:divId w:val="1810128929"/>
            <w:rPr>
              <w:color w:val="000000"/>
            </w:rPr>
          </w:pPr>
          <w:r w:rsidRPr="004E3D6C">
            <w:rPr>
              <w:color w:val="000000"/>
            </w:rPr>
            <w:t>Rolland, N., McDermid, J.L., Swain, D.P., Senay, C., 2022. Impact of an expanding Redfish (Sebastes spp.) fishery on southern Gulf of St. Lawrence White Hake (Urophycis tenuis).</w:t>
          </w:r>
        </w:p>
        <w:p w14:paraId="61BAB56F" w14:textId="77777777" w:rsidR="004E3D6C" w:rsidRPr="004E3D6C" w:rsidRDefault="004E3D6C">
          <w:pPr>
            <w:autoSpaceDE w:val="0"/>
            <w:autoSpaceDN w:val="0"/>
            <w:ind w:hanging="480"/>
            <w:divId w:val="805121460"/>
            <w:rPr>
              <w:color w:val="000000"/>
            </w:rPr>
          </w:pPr>
          <w:r w:rsidRPr="004E3D6C">
            <w:rPr>
              <w:color w:val="000000"/>
            </w:rPr>
            <w:t>Scharf, F.S., Juanes, F., Rountree, R.A., 2000. Predator size–prey size relationships of marine fish predators: interspecific variation and effects of ontogeny and body size on trophic-niche breadth. Mar. Ecol. Prog. Ser. 208, 229–248. https://doi.org/10.3354/meps208229</w:t>
          </w:r>
        </w:p>
        <w:p w14:paraId="52CF51C5" w14:textId="77777777" w:rsidR="004E3D6C" w:rsidRPr="004E3D6C" w:rsidRDefault="004E3D6C">
          <w:pPr>
            <w:autoSpaceDE w:val="0"/>
            <w:autoSpaceDN w:val="0"/>
            <w:ind w:hanging="480"/>
            <w:divId w:val="1574437803"/>
            <w:rPr>
              <w:color w:val="000000"/>
            </w:rPr>
          </w:pPr>
          <w:r w:rsidRPr="004E3D6C">
            <w:rPr>
              <w:color w:val="000000"/>
            </w:rPr>
            <w:t xml:space="preserve">Schwalme, K., Chouinard, G.A., 1999. Seasonal dynamics in feeding, organ weights, and reproductive maturation of Atlantic cod (Gadus morhua) in the southern Gulf of St. </w:t>
          </w:r>
          <w:r w:rsidRPr="004E3D6C">
            <w:rPr>
              <w:color w:val="000000"/>
            </w:rPr>
            <w:lastRenderedPageBreak/>
            <w:t>Lawrence. ICES Journal of Marine Science 56, 303–319. https://doi.org/10.1006/jmsc.1999.0458</w:t>
          </w:r>
        </w:p>
        <w:p w14:paraId="7680C25D" w14:textId="77777777" w:rsidR="004E3D6C" w:rsidRPr="004E3D6C" w:rsidRDefault="004E3D6C">
          <w:pPr>
            <w:autoSpaceDE w:val="0"/>
            <w:autoSpaceDN w:val="0"/>
            <w:ind w:hanging="480"/>
            <w:divId w:val="1160586116"/>
            <w:rPr>
              <w:color w:val="000000"/>
            </w:rPr>
          </w:pPr>
          <w:r w:rsidRPr="004E3D6C">
            <w:rPr>
              <w:color w:val="000000"/>
            </w:rPr>
            <w:t>Senay, C., Ouellette-Plante, J., Bourdages, H., Bermingham, T., Gauthier, J., Parent, G., Chabot, D., Duplisea, D., 2021. Unit 1 Redfish (Sebastes mentella and S. fasciatus) stock status in 2019 and updated information on population structure, biology, ecology, and current fishery closures.</w:t>
          </w:r>
        </w:p>
        <w:p w14:paraId="44AD54C8" w14:textId="77777777" w:rsidR="004E3D6C" w:rsidRPr="004E3D6C" w:rsidRDefault="004E3D6C">
          <w:pPr>
            <w:autoSpaceDE w:val="0"/>
            <w:autoSpaceDN w:val="0"/>
            <w:ind w:hanging="480"/>
            <w:divId w:val="1780447006"/>
            <w:rPr>
              <w:color w:val="000000"/>
            </w:rPr>
          </w:pPr>
          <w:r w:rsidRPr="004E3D6C">
            <w:rPr>
              <w:color w:val="000000"/>
            </w:rPr>
            <w:t>Shannon, C.E., Weaver, W., 1949. The Mathematical Theory of Communication. University of Illinois Press, Urbana, IL.</w:t>
          </w:r>
        </w:p>
        <w:p w14:paraId="489A652E" w14:textId="77777777" w:rsidR="004E3D6C" w:rsidRPr="004E3D6C" w:rsidRDefault="004E3D6C">
          <w:pPr>
            <w:autoSpaceDE w:val="0"/>
            <w:autoSpaceDN w:val="0"/>
            <w:ind w:hanging="480"/>
            <w:divId w:val="1304769934"/>
            <w:rPr>
              <w:color w:val="000000"/>
            </w:rPr>
          </w:pPr>
          <w:r w:rsidRPr="004E3D6C">
            <w:rPr>
              <w:color w:val="000000"/>
            </w:rPr>
            <w:t>Swain, D.P., Benoît, H.P., 2015. Extreme increases in natural mortality prevent recovery of collapsed fish populations in a Northwest Atlantic ecosystem. Mar. Ecol. Prog. Ser. 519, 165–182. https://doi.org/10.3354/MEPS11012</w:t>
          </w:r>
        </w:p>
        <w:p w14:paraId="66287E75" w14:textId="77777777" w:rsidR="004E3D6C" w:rsidRPr="004E3D6C" w:rsidRDefault="004E3D6C">
          <w:pPr>
            <w:autoSpaceDE w:val="0"/>
            <w:autoSpaceDN w:val="0"/>
            <w:ind w:hanging="480"/>
            <w:divId w:val="996690261"/>
            <w:rPr>
              <w:color w:val="000000"/>
            </w:rPr>
          </w:pPr>
          <w:r w:rsidRPr="004E3D6C">
            <w:rPr>
              <w:color w:val="000000"/>
            </w:rPr>
            <w:t>Swain, D.P., Chouinard, G.A., 2008. Predicted extirpation of the dominant demersal fish in a large marine ecosystem: Atlantic cod (Gadus morhua) in the southern Gulf of St. Lawrence. Canadian Journal of Fisheries and Aquatic Sciences 65, 2315–2319. https://doi.org/10.1139/F08-175</w:t>
          </w:r>
        </w:p>
        <w:p w14:paraId="3A884C29" w14:textId="77777777" w:rsidR="004E3D6C" w:rsidRPr="004E3D6C" w:rsidRDefault="004E3D6C">
          <w:pPr>
            <w:autoSpaceDE w:val="0"/>
            <w:autoSpaceDN w:val="0"/>
            <w:ind w:hanging="480"/>
            <w:divId w:val="269169142"/>
            <w:rPr>
              <w:color w:val="000000"/>
            </w:rPr>
          </w:pPr>
          <w:r w:rsidRPr="004E3D6C">
            <w:rPr>
              <w:color w:val="000000"/>
            </w:rPr>
            <w:t>Swain, D.P., Hurlbut, T., Benoît, H.P., 2005. Changes in the abundance and size of skates in the southern Gulf of St. Lawrence, 1971–2002. Journal of Northwest Atlantic Fishery Science 36, 19–30.</w:t>
          </w:r>
        </w:p>
        <w:p w14:paraId="19DE8BD3" w14:textId="77777777" w:rsidR="004E3D6C" w:rsidRPr="004E3D6C" w:rsidRDefault="004E3D6C">
          <w:pPr>
            <w:autoSpaceDE w:val="0"/>
            <w:autoSpaceDN w:val="0"/>
            <w:ind w:hanging="480"/>
            <w:divId w:val="2017612440"/>
            <w:rPr>
              <w:color w:val="000000"/>
            </w:rPr>
          </w:pPr>
          <w:r w:rsidRPr="004E3D6C">
            <w:rPr>
              <w:color w:val="000000"/>
            </w:rPr>
            <w:t>Swain, D.P., Jonsen, I.D., Simon, J.E., Davies, T.D., 2013. Contrasting decadal trends in mortality between large and small individuals in skate populations in Atlantic Canada. Canadian Journal of Fisheries and Aquatic Sciences 70, 74–89. https://doi.org/10.1139/cjfas-2012-0179</w:t>
          </w:r>
        </w:p>
        <w:p w14:paraId="09A6E9B5" w14:textId="77777777" w:rsidR="004E3D6C" w:rsidRPr="004E3D6C" w:rsidRDefault="004E3D6C">
          <w:pPr>
            <w:autoSpaceDE w:val="0"/>
            <w:autoSpaceDN w:val="0"/>
            <w:ind w:hanging="480"/>
            <w:divId w:val="1974827171"/>
            <w:rPr>
              <w:color w:val="000000"/>
            </w:rPr>
          </w:pPr>
          <w:r w:rsidRPr="004E3D6C">
            <w:rPr>
              <w:color w:val="000000"/>
            </w:rPr>
            <w:lastRenderedPageBreak/>
            <w:t>Swain, D.P., Jonsen, I.D., Simon, J.E., Myers, R.A., 2009. Assessing threats to species at risk using stage-structured state-space models: mortality trends in skate populations. Ecological Applications 19, 1347–1364. https://doi.org/10.1890/08-1699.1</w:t>
          </w:r>
        </w:p>
        <w:p w14:paraId="6360863D" w14:textId="77777777" w:rsidR="004E3D6C" w:rsidRPr="004E3D6C" w:rsidRDefault="004E3D6C">
          <w:pPr>
            <w:autoSpaceDE w:val="0"/>
            <w:autoSpaceDN w:val="0"/>
            <w:ind w:hanging="480"/>
            <w:divId w:val="1741560228"/>
            <w:rPr>
              <w:color w:val="000000"/>
            </w:rPr>
          </w:pPr>
          <w:r w:rsidRPr="004E3D6C">
            <w:rPr>
              <w:color w:val="000000"/>
            </w:rPr>
            <w:t>Tam, J.C., Link, J.S., Rossberg, A.G., Rogers, S.I., Levin, P.S., Rochet, M.-J., Bundy, A., Belgrano, A., Libralato, S., Tomczak, M., van de Wolfshaar, K., Pranovi, F., Gorokhova, E., Large, S.I., Niquil, N., Greenstreet, S.P.R., Druon, J.-N., Lesutiene, J., Johansen, M., Preciado, I., Patricio, J., Palialexis, A., Tett, P., Johansen, G.O., Houle, J., Rindorf, A., 2017. Towards ecosystem-based management: identifying operational food-web indicators for marine ecosystems. ICES Journal of Marine Science 74, 2040–2052. https://doi.org/10.1093/icesjms/fsw230</w:t>
          </w:r>
        </w:p>
        <w:p w14:paraId="090AC8ED" w14:textId="77777777" w:rsidR="004E3D6C" w:rsidRPr="004E3D6C" w:rsidRDefault="004E3D6C">
          <w:pPr>
            <w:autoSpaceDE w:val="0"/>
            <w:autoSpaceDN w:val="0"/>
            <w:ind w:hanging="480"/>
            <w:divId w:val="226839023"/>
            <w:rPr>
              <w:color w:val="000000"/>
            </w:rPr>
          </w:pPr>
          <w:r w:rsidRPr="004E3D6C">
            <w:rPr>
              <w:color w:val="000000"/>
            </w:rPr>
            <w:t>Warton, D.I., Wright, S.T., Wang, Y., 2012. Distance-based multivariate analyses confound location and dispersion effects. Methods Ecol. Evol. 3, 89–101. https://doi.org/10.1111/j.2041-210X.2011.00127.x</w:t>
          </w:r>
        </w:p>
        <w:p w14:paraId="7DCADBC0" w14:textId="77777777" w:rsidR="004E3D6C" w:rsidRPr="004E3D6C" w:rsidRDefault="004E3D6C">
          <w:pPr>
            <w:autoSpaceDE w:val="0"/>
            <w:autoSpaceDN w:val="0"/>
            <w:ind w:hanging="480"/>
            <w:divId w:val="680472892"/>
            <w:rPr>
              <w:color w:val="000000"/>
            </w:rPr>
          </w:pPr>
          <w:r w:rsidRPr="004E3D6C">
            <w:rPr>
              <w:color w:val="000000"/>
            </w:rPr>
            <w:t>WoRMS Editorial Board, 2023. World Register of Marine Species. https://doi.org/10.14284/170</w:t>
          </w:r>
        </w:p>
        <w:p w14:paraId="0A99AD11" w14:textId="6A5D42AB" w:rsidR="00EE4302" w:rsidRDefault="004E3D6C" w:rsidP="00EE4302">
          <w:pPr>
            <w:rPr>
              <w:color w:val="000000"/>
            </w:rPr>
          </w:pPr>
          <w:r w:rsidRPr="004E3D6C">
            <w:rPr>
              <w:color w:val="000000"/>
            </w:rPr>
            <w:t> </w:t>
          </w:r>
        </w:p>
      </w:sdtContent>
    </w:sdt>
    <w:p w14:paraId="5B1C75DB" w14:textId="77777777" w:rsidR="001415A9" w:rsidRDefault="001415A9" w:rsidP="00EE4302">
      <w:pPr>
        <w:rPr>
          <w:color w:val="000000"/>
        </w:rPr>
      </w:pPr>
    </w:p>
    <w:p w14:paraId="1AEFA4A3" w14:textId="77777777" w:rsidR="001415A9" w:rsidRDefault="001415A9" w:rsidP="00EE4302">
      <w:pPr>
        <w:rPr>
          <w:color w:val="000000"/>
        </w:rPr>
      </w:pPr>
    </w:p>
    <w:p w14:paraId="099B0C0A" w14:textId="77777777" w:rsidR="001415A9" w:rsidRDefault="001415A9" w:rsidP="00EE4302">
      <w:pPr>
        <w:rPr>
          <w:color w:val="000000"/>
        </w:rPr>
      </w:pPr>
    </w:p>
    <w:p w14:paraId="76FD5D0A" w14:textId="77777777" w:rsidR="001415A9" w:rsidRDefault="001415A9" w:rsidP="00EE4302">
      <w:pPr>
        <w:rPr>
          <w:color w:val="000000"/>
        </w:rPr>
      </w:pPr>
    </w:p>
    <w:p w14:paraId="0FAFEB69" w14:textId="77777777" w:rsidR="001415A9" w:rsidRDefault="001415A9" w:rsidP="00EE4302">
      <w:pPr>
        <w:rPr>
          <w:color w:val="000000"/>
        </w:rPr>
      </w:pPr>
    </w:p>
    <w:p w14:paraId="75C265E0" w14:textId="77777777" w:rsidR="001415A9" w:rsidRDefault="001415A9" w:rsidP="00EE4302">
      <w:pPr>
        <w:rPr>
          <w:color w:val="000000"/>
        </w:rPr>
      </w:pPr>
    </w:p>
    <w:p w14:paraId="15F97D19" w14:textId="77777777" w:rsidR="001415A9" w:rsidRDefault="001415A9" w:rsidP="00EE4302">
      <w:pPr>
        <w:rPr>
          <w:color w:val="000000"/>
        </w:rPr>
      </w:pPr>
    </w:p>
    <w:p w14:paraId="10F2D625" w14:textId="77777777" w:rsidR="001415A9" w:rsidRDefault="001415A9" w:rsidP="00EE4302">
      <w:pPr>
        <w:rPr>
          <w:color w:val="000000"/>
        </w:rPr>
      </w:pPr>
    </w:p>
    <w:p w14:paraId="0AF1A29C" w14:textId="77777777" w:rsidR="001415A9" w:rsidRDefault="001415A9" w:rsidP="00EE4302">
      <w:pPr>
        <w:rPr>
          <w:color w:val="000000"/>
        </w:rPr>
      </w:pPr>
    </w:p>
    <w:p w14:paraId="60B3DFE1" w14:textId="77777777" w:rsidR="001415A9" w:rsidRDefault="001415A9" w:rsidP="00EE4302">
      <w:pPr>
        <w:rPr>
          <w:color w:val="000000"/>
        </w:rPr>
      </w:pPr>
    </w:p>
    <w:p w14:paraId="00271EFB" w14:textId="77777777" w:rsidR="001415A9" w:rsidRDefault="001415A9" w:rsidP="00EE4302">
      <w:pPr>
        <w:rPr>
          <w:color w:val="000000"/>
        </w:rPr>
      </w:pPr>
    </w:p>
    <w:p w14:paraId="14299359" w14:textId="77777777" w:rsidR="001415A9" w:rsidRPr="0024598A" w:rsidRDefault="001415A9" w:rsidP="0024598A">
      <w:pPr>
        <w:pageBreakBefore/>
        <w:spacing w:before="240" w:after="160" w:line="240" w:lineRule="auto"/>
        <w:outlineLvl w:val="0"/>
        <w:rPr>
          <w:rFonts w:ascii="Arial" w:eastAsia="Arial" w:hAnsi="Arial" w:cs="Arial"/>
          <w:b/>
          <w:bCs/>
          <w:color w:val="1F3B4D"/>
          <w:sz w:val="30"/>
          <w:szCs w:val="30"/>
          <w:lang w:eastAsia="fr-FR"/>
        </w:rPr>
      </w:pPr>
      <w:r w:rsidRPr="0024598A">
        <w:rPr>
          <w:rFonts w:ascii="Arial" w:eastAsia="Arial" w:hAnsi="Arial" w:cs="Arial"/>
          <w:b/>
          <w:bCs/>
          <w:color w:val="1F3B4D"/>
          <w:sz w:val="30"/>
          <w:szCs w:val="30"/>
          <w:lang w:eastAsia="fr-FR"/>
        </w:rPr>
        <w:lastRenderedPageBreak/>
        <w:t>Figures</w:t>
      </w:r>
    </w:p>
    <w:p w14:paraId="1A066D4A" w14:textId="151C55AF" w:rsidR="001415A9" w:rsidRPr="001415A9" w:rsidRDefault="001415A9" w:rsidP="001415A9">
      <w:pPr>
        <w:rPr>
          <w:lang w:val="fr-FR"/>
        </w:rPr>
      </w:pPr>
      <w:commentRangeStart w:id="550"/>
      <w:r w:rsidRPr="001415A9">
        <w:rPr>
          <w:noProof/>
          <w:lang w:val="fr-FR"/>
        </w:rPr>
        <w:drawing>
          <wp:inline distT="0" distB="0" distL="0" distR="0" wp14:anchorId="162B3F56" wp14:editId="22A25112">
            <wp:extent cx="5788456" cy="4642339"/>
            <wp:effectExtent l="0" t="0" r="3175" b="6350"/>
            <wp:docPr id="1795267471" name="Picture 1" descr="study_area" title="study_area"/>
            <wp:cNvGraphicFramePr/>
            <a:graphic xmlns:a="http://schemas.openxmlformats.org/drawingml/2006/main">
              <a:graphicData uri="http://schemas.openxmlformats.org/drawingml/2006/picture">
                <pic:pic xmlns:pic="http://schemas.openxmlformats.org/drawingml/2006/picture">
                  <pic:nvPicPr>
                    <pic:cNvPr id="1" name="study_area" descr="study_area" title="study_area"/>
                    <pic:cNvPicPr>
                      <a:picLocks noChangeAspect="1"/>
                    </pic:cNvPicPr>
                  </pic:nvPicPr>
                  <pic:blipFill>
                    <a:blip r:embed="rId12"/>
                    <a:srcRect/>
                    <a:stretch>
                      <a:fillRect/>
                    </a:stretch>
                  </pic:blipFill>
                  <pic:spPr bwMode="auto">
                    <a:xfrm>
                      <a:off x="0" y="0"/>
                      <a:ext cx="5897509" cy="4729799"/>
                    </a:xfrm>
                    <a:prstGeom prst="rect">
                      <a:avLst/>
                    </a:prstGeom>
                  </pic:spPr>
                </pic:pic>
              </a:graphicData>
            </a:graphic>
          </wp:inline>
        </w:drawing>
      </w:r>
      <w:commentRangeEnd w:id="550"/>
      <w:r w:rsidR="00253F09" w:rsidRPr="001415A9">
        <w:rPr>
          <w:rStyle w:val="Marquedecommentaire"/>
          <w:sz w:val="24"/>
          <w:szCs w:val="22"/>
          <w:lang w:val="fr-FR"/>
        </w:rPr>
        <w:commentReference w:id="550"/>
      </w:r>
    </w:p>
    <w:p w14:paraId="22B309EE" w14:textId="65FE8CB5" w:rsidR="00D9093D" w:rsidRDefault="001415A9" w:rsidP="00BA34CA">
      <w:pPr>
        <w:spacing w:line="240" w:lineRule="auto"/>
        <w:jc w:val="both"/>
        <w:rPr>
          <w:i/>
          <w:iCs/>
          <w:sz w:val="22"/>
        </w:rPr>
      </w:pPr>
      <w:r w:rsidRPr="001415A9">
        <w:rPr>
          <w:b/>
          <w:bCs/>
          <w:i/>
          <w:iCs/>
          <w:sz w:val="22"/>
        </w:rPr>
        <w:t xml:space="preserve">Figure 1. </w:t>
      </w:r>
      <w:r w:rsidRPr="001415A9">
        <w:rPr>
          <w:i/>
          <w:iCs/>
          <w:sz w:val="22"/>
        </w:rPr>
        <w:t xml:space="preserve">Study area. Bottom-trawl survey strata of the southern Gulf of St Lawrence (sGSL); numbers identify individual strata and their associated depth ranges. </w:t>
      </w:r>
      <w:r w:rsidR="00937903" w:rsidRPr="00937903">
        <w:rPr>
          <w:i/>
          <w:iCs/>
          <w:sz w:val="22"/>
        </w:rPr>
        <w:t>Reproduced from Burbank et al. (2025) under a CC BY 4.0 licence.</w:t>
      </w:r>
    </w:p>
    <w:p w14:paraId="6C5888C9" w14:textId="77777777" w:rsidR="006F382E" w:rsidRDefault="006F382E" w:rsidP="00BA34CA">
      <w:pPr>
        <w:spacing w:line="240" w:lineRule="auto"/>
        <w:jc w:val="both"/>
        <w:rPr>
          <w:i/>
          <w:iCs/>
          <w:sz w:val="22"/>
        </w:rPr>
      </w:pPr>
    </w:p>
    <w:p w14:paraId="391FA817" w14:textId="735BA1A1" w:rsidR="006F382E" w:rsidRPr="006F382E" w:rsidRDefault="006F382E" w:rsidP="006F382E">
      <w:pPr>
        <w:spacing w:line="240" w:lineRule="auto"/>
        <w:jc w:val="both"/>
        <w:rPr>
          <w:i/>
          <w:iCs/>
          <w:sz w:val="22"/>
          <w:lang w:val="fr-FR"/>
        </w:rPr>
      </w:pPr>
      <w:commentRangeStart w:id="551"/>
      <w:r w:rsidRPr="006F382E">
        <w:rPr>
          <w:i/>
          <w:iCs/>
          <w:noProof/>
          <w:sz w:val="22"/>
          <w:lang w:val="fr-FR"/>
        </w:rPr>
        <w:lastRenderedPageBreak/>
        <w:drawing>
          <wp:inline distT="0" distB="0" distL="0" distR="0" wp14:anchorId="4037D629" wp14:editId="6AF2B1C3">
            <wp:extent cx="5684520" cy="3703320"/>
            <wp:effectExtent l="0" t="0" r="0" b="0"/>
            <wp:docPr id="1435409535" name="Picture 1" descr="map_yearly" title="map_yearly"/>
            <wp:cNvGraphicFramePr/>
            <a:graphic xmlns:a="http://schemas.openxmlformats.org/drawingml/2006/main">
              <a:graphicData uri="http://schemas.openxmlformats.org/drawingml/2006/picture">
                <pic:pic xmlns:pic="http://schemas.openxmlformats.org/drawingml/2006/picture">
                  <pic:nvPicPr>
                    <pic:cNvPr id="1" name="map_yearly" descr="map_yearly" title="map_yearly"/>
                    <pic:cNvPicPr>
                      <a:picLocks noChangeAspect="1"/>
                    </pic:cNvPicPr>
                  </pic:nvPicPr>
                  <pic:blipFill rotWithShape="1">
                    <a:blip r:embed="rId13"/>
                    <a:srcRect t="12154" b="7846"/>
                    <a:stretch/>
                  </pic:blipFill>
                  <pic:spPr bwMode="auto">
                    <a:xfrm>
                      <a:off x="0" y="0"/>
                      <a:ext cx="5684520" cy="3703320"/>
                    </a:xfrm>
                    <a:prstGeom prst="rect">
                      <a:avLst/>
                    </a:prstGeom>
                    <a:ln>
                      <a:noFill/>
                    </a:ln>
                    <a:extLst>
                      <a:ext uri="{53640926-AAD7-44D8-BBD7-CCE9431645EC}">
                        <a14:shadowObscured xmlns:a14="http://schemas.microsoft.com/office/drawing/2010/main"/>
                      </a:ext>
                    </a:extLst>
                  </pic:spPr>
                </pic:pic>
              </a:graphicData>
            </a:graphic>
          </wp:inline>
        </w:drawing>
      </w:r>
      <w:commentRangeEnd w:id="551"/>
      <w:r w:rsidR="00A44EBC" w:rsidRPr="006F382E">
        <w:rPr>
          <w:rStyle w:val="Marquedecommentaire"/>
          <w:i/>
          <w:iCs/>
          <w:sz w:val="22"/>
          <w:szCs w:val="22"/>
          <w:lang w:val="fr-FR"/>
        </w:rPr>
        <w:commentReference w:id="551"/>
      </w:r>
    </w:p>
    <w:p w14:paraId="67693E55" w14:textId="54A1D9F8" w:rsidR="006F382E" w:rsidRPr="00BA34CA" w:rsidRDefault="006F382E" w:rsidP="00BA34CA">
      <w:pPr>
        <w:spacing w:line="240" w:lineRule="auto"/>
        <w:jc w:val="both"/>
        <w:rPr>
          <w:ins w:id="552" w:author="Landry, Lysandre (DFO/MPO)" w:date="2026-07-08T13:36:00Z" w16du:dateUtc="2026-07-08T16:36:00Z"/>
          <w:i/>
          <w:iCs/>
          <w:sz w:val="22"/>
        </w:rPr>
      </w:pPr>
      <w:r w:rsidRPr="006F382E">
        <w:rPr>
          <w:b/>
          <w:bCs/>
          <w:i/>
          <w:iCs/>
          <w:sz w:val="22"/>
        </w:rPr>
        <w:t xml:space="preserve">Figure </w:t>
      </w:r>
      <w:r w:rsidR="005551B2">
        <w:rPr>
          <w:b/>
          <w:bCs/>
          <w:i/>
          <w:iCs/>
          <w:sz w:val="22"/>
        </w:rPr>
        <w:t>2</w:t>
      </w:r>
      <w:r w:rsidRPr="006F382E">
        <w:rPr>
          <w:b/>
          <w:bCs/>
          <w:i/>
          <w:iCs/>
          <w:sz w:val="22"/>
        </w:rPr>
        <w:t xml:space="preserve">. </w:t>
      </w:r>
      <w:r w:rsidRPr="006F382E">
        <w:rPr>
          <w:i/>
          <w:iCs/>
          <w:sz w:val="22"/>
        </w:rPr>
        <w:t xml:space="preserve">Spatial distribution of analysed predator stomachs by survey year across the </w:t>
      </w:r>
      <w:r w:rsidR="009070D8">
        <w:rPr>
          <w:i/>
          <w:iCs/>
          <w:sz w:val="22"/>
        </w:rPr>
        <w:t>sGSL</w:t>
      </w:r>
      <w:r>
        <w:rPr>
          <w:i/>
          <w:iCs/>
          <w:sz w:val="22"/>
        </w:rPr>
        <w:t xml:space="preserve"> in the 4 different</w:t>
      </w:r>
      <w:del w:id="553" w:author="Landry, Lysandre (DFO/MPO)" w:date="2026-07-08T13:34:00Z" w16du:dateUtc="2026-07-08T16:34:00Z">
        <w:r>
          <w:rPr>
            <w:i/>
            <w:iCs/>
            <w:sz w:val="22"/>
          </w:rPr>
          <w:delText>s</w:delText>
        </w:r>
      </w:del>
      <w:r>
        <w:rPr>
          <w:i/>
          <w:iCs/>
          <w:sz w:val="22"/>
        </w:rPr>
        <w:t xml:space="preserve"> ecoregions of the sGSL.</w:t>
      </w:r>
    </w:p>
    <w:p w14:paraId="010C62D1" w14:textId="77777777" w:rsidR="00E4164B" w:rsidRPr="00BA34CA" w:rsidRDefault="00E4164B" w:rsidP="00BA34CA">
      <w:pPr>
        <w:spacing w:line="240" w:lineRule="auto"/>
        <w:jc w:val="both"/>
        <w:rPr>
          <w:i/>
          <w:iCs/>
          <w:sz w:val="22"/>
        </w:rPr>
      </w:pPr>
    </w:p>
    <w:p w14:paraId="66B40496" w14:textId="5763975F" w:rsidR="00D77281" w:rsidRPr="00D77281" w:rsidRDefault="00D77281" w:rsidP="00CF5416">
      <w:pPr>
        <w:spacing w:line="240" w:lineRule="auto"/>
      </w:pPr>
      <w:commentRangeStart w:id="554"/>
      <w:commentRangeStart w:id="555"/>
      <w:r w:rsidRPr="00D77281">
        <w:rPr>
          <w:noProof/>
          <w:lang w:val="fr-FR"/>
        </w:rPr>
        <w:drawing>
          <wp:inline distT="0" distB="0" distL="0" distR="0" wp14:anchorId="3705705A" wp14:editId="57B011C9">
            <wp:extent cx="5941695" cy="3672840"/>
            <wp:effectExtent l="0" t="0" r="1905" b="3810"/>
            <wp:docPr id="2101707295" name="Picture 5" descr="sweep"/>
            <wp:cNvGraphicFramePr/>
            <a:graphic xmlns:a="http://schemas.openxmlformats.org/drawingml/2006/main">
              <a:graphicData uri="http://schemas.openxmlformats.org/drawingml/2006/picture">
                <pic:pic xmlns:pic="http://schemas.openxmlformats.org/drawingml/2006/picture">
                  <pic:nvPicPr>
                    <pic:cNvPr id="2101707295" name="Picture 5" descr="sweep"/>
                    <pic:cNvPicPr>
                      <a:picLocks noChangeAspect="1"/>
                    </pic:cNvPicPr>
                  </pic:nvPicPr>
                  <pic:blipFill rotWithShape="1">
                    <a:blip r:embed="rId14"/>
                    <a:srcRect t="9139"/>
                    <a:stretch/>
                  </pic:blipFill>
                  <pic:spPr bwMode="auto">
                    <a:xfrm>
                      <a:off x="0" y="0"/>
                      <a:ext cx="5956742" cy="3682141"/>
                    </a:xfrm>
                    <a:prstGeom prst="rect">
                      <a:avLst/>
                    </a:prstGeom>
                    <a:ln>
                      <a:noFill/>
                    </a:ln>
                    <a:extLst>
                      <a:ext uri="{53640926-AAD7-44D8-BBD7-CCE9431645EC}">
                        <a14:shadowObscured xmlns:a14="http://schemas.microsoft.com/office/drawing/2010/main"/>
                      </a:ext>
                    </a:extLst>
                  </pic:spPr>
                </pic:pic>
              </a:graphicData>
            </a:graphic>
          </wp:inline>
        </w:drawing>
      </w:r>
      <w:commentRangeEnd w:id="554"/>
      <w:r w:rsidR="00955039" w:rsidRPr="00D77281">
        <w:rPr>
          <w:rStyle w:val="Marquedecommentaire"/>
          <w:sz w:val="24"/>
          <w:szCs w:val="22"/>
        </w:rPr>
        <w:commentReference w:id="554"/>
      </w:r>
      <w:commentRangeEnd w:id="555"/>
      <w:r w:rsidR="00955039" w:rsidRPr="00D77281">
        <w:rPr>
          <w:rStyle w:val="Marquedecommentaire"/>
          <w:sz w:val="24"/>
          <w:szCs w:val="22"/>
        </w:rPr>
        <w:commentReference w:id="555"/>
      </w:r>
    </w:p>
    <w:p w14:paraId="597B4C5D" w14:textId="3B7CA8D5" w:rsidR="001415A9" w:rsidRPr="00735DD9" w:rsidRDefault="00D77281" w:rsidP="00D77281">
      <w:pPr>
        <w:spacing w:line="240" w:lineRule="auto"/>
        <w:jc w:val="both"/>
        <w:rPr>
          <w:i/>
          <w:iCs/>
          <w:sz w:val="22"/>
        </w:rPr>
      </w:pPr>
      <w:r w:rsidRPr="00735DD9">
        <w:rPr>
          <w:b/>
          <w:bCs/>
          <w:i/>
          <w:iCs/>
          <w:sz w:val="22"/>
        </w:rPr>
        <w:lastRenderedPageBreak/>
        <w:t xml:space="preserve">Figure </w:t>
      </w:r>
      <w:r w:rsidR="005551B2">
        <w:rPr>
          <w:b/>
          <w:bCs/>
          <w:i/>
          <w:iCs/>
          <w:sz w:val="22"/>
        </w:rPr>
        <w:t>3</w:t>
      </w:r>
      <w:r w:rsidRPr="00735DD9">
        <w:rPr>
          <w:b/>
          <w:bCs/>
          <w:i/>
          <w:iCs/>
          <w:sz w:val="22"/>
        </w:rPr>
        <w:t xml:space="preserve">. </w:t>
      </w:r>
      <w:r w:rsidR="00735DD9" w:rsidRPr="00735DD9">
        <w:rPr>
          <w:i/>
          <w:iCs/>
          <w:sz w:val="22"/>
        </w:rPr>
        <w:t xml:space="preserve">Trend in the number of prey categories: the higher the threshold, the fewer distinct categories remain. </w:t>
      </w:r>
      <w:r w:rsidRPr="00735DD9">
        <w:rPr>
          <w:i/>
          <w:iCs/>
          <w:sz w:val="22"/>
        </w:rPr>
        <w:t>Sensitivity of the diagnostic outcome to prey taxonomic resolution. Family frequencies are shown as prey are progressively aggregated across ~100 resolution levels; the signal varies smoothly</w:t>
      </w:r>
      <w:r w:rsidR="006F382E">
        <w:rPr>
          <w:i/>
          <w:iCs/>
          <w:sz w:val="22"/>
        </w:rPr>
        <w:t>.</w:t>
      </w:r>
    </w:p>
    <w:p w14:paraId="477AAF17" w14:textId="77777777" w:rsidR="00735DD9" w:rsidRPr="00735DD9" w:rsidRDefault="00735DD9" w:rsidP="00D77281">
      <w:pPr>
        <w:spacing w:line="240" w:lineRule="auto"/>
        <w:jc w:val="both"/>
        <w:rPr>
          <w:i/>
          <w:iCs/>
          <w:sz w:val="22"/>
        </w:rPr>
      </w:pPr>
    </w:p>
    <w:p w14:paraId="2A3FCADD" w14:textId="77777777" w:rsidR="00735DD9" w:rsidRPr="00735DD9" w:rsidRDefault="00735DD9" w:rsidP="00D77281">
      <w:pPr>
        <w:spacing w:line="240" w:lineRule="auto"/>
        <w:jc w:val="both"/>
        <w:rPr>
          <w:i/>
          <w:iCs/>
          <w:sz w:val="22"/>
        </w:rPr>
      </w:pPr>
    </w:p>
    <w:p w14:paraId="6830E648" w14:textId="77777777" w:rsidR="00735DD9" w:rsidRDefault="00735DD9" w:rsidP="00D77281">
      <w:pPr>
        <w:spacing w:line="240" w:lineRule="auto"/>
        <w:jc w:val="both"/>
      </w:pPr>
    </w:p>
    <w:p w14:paraId="149BB3AC" w14:textId="02B90E0D" w:rsidR="00D77281" w:rsidRPr="00D77281" w:rsidRDefault="00D77281" w:rsidP="00D77281">
      <w:pPr>
        <w:rPr>
          <w:lang w:val="fr-FR"/>
        </w:rPr>
      </w:pPr>
      <w:r w:rsidRPr="00D77281">
        <w:rPr>
          <w:noProof/>
          <w:lang w:val="fr-FR"/>
        </w:rPr>
        <w:drawing>
          <wp:inline distT="0" distB="0" distL="0" distR="0" wp14:anchorId="6AB3F3C5" wp14:editId="037D59B4">
            <wp:extent cx="6124816" cy="4353951"/>
            <wp:effectExtent l="0" t="0" r="0" b="8890"/>
            <wp:docPr id="1214314159" name="Picture 7" descr="A diagram of a decision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14159" name="Picture 7" descr="A diagram of a decision tree&#10;&#10;AI-generated content may be incorrec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9265"/>
                    <a:stretch/>
                  </pic:blipFill>
                  <pic:spPr bwMode="auto">
                    <a:xfrm>
                      <a:off x="0" y="0"/>
                      <a:ext cx="6144761" cy="4368129"/>
                    </a:xfrm>
                    <a:prstGeom prst="rect">
                      <a:avLst/>
                    </a:prstGeom>
                    <a:noFill/>
                    <a:ln>
                      <a:noFill/>
                    </a:ln>
                    <a:extLst>
                      <a:ext uri="{53640926-AAD7-44D8-BBD7-CCE9431645EC}">
                        <a14:shadowObscured xmlns:a14="http://schemas.microsoft.com/office/drawing/2010/main"/>
                      </a:ext>
                    </a:extLst>
                  </pic:spPr>
                </pic:pic>
              </a:graphicData>
            </a:graphic>
          </wp:inline>
        </w:drawing>
      </w:r>
    </w:p>
    <w:p w14:paraId="34487E90" w14:textId="5446528B" w:rsidR="00D77281" w:rsidRPr="00D77281" w:rsidRDefault="00D77281" w:rsidP="00D77281">
      <w:pPr>
        <w:spacing w:line="240" w:lineRule="auto"/>
        <w:jc w:val="both"/>
        <w:rPr>
          <w:i/>
          <w:iCs/>
          <w:sz w:val="22"/>
        </w:rPr>
      </w:pPr>
      <w:r w:rsidRPr="00D77281">
        <w:rPr>
          <w:b/>
          <w:bCs/>
          <w:i/>
          <w:iCs/>
          <w:sz w:val="22"/>
        </w:rPr>
        <w:t xml:space="preserve">Figure </w:t>
      </w:r>
      <w:r w:rsidR="005551B2">
        <w:rPr>
          <w:b/>
          <w:bCs/>
          <w:i/>
          <w:iCs/>
          <w:sz w:val="22"/>
        </w:rPr>
        <w:t>4</w:t>
      </w:r>
      <w:r w:rsidRPr="00D77281">
        <w:rPr>
          <w:b/>
          <w:bCs/>
          <w:i/>
          <w:iCs/>
          <w:sz w:val="22"/>
        </w:rPr>
        <w:t>.</w:t>
      </w:r>
      <w:r w:rsidRPr="00D77281">
        <w:rPr>
          <w:i/>
          <w:iCs/>
          <w:sz w:val="22"/>
        </w:rPr>
        <w:t xml:space="preserve"> Decision tree for the diagnostic typology. Each eligible predator × prey-resolution cell is classified from three signals</w:t>
      </w:r>
      <w:r w:rsidR="00BB5168">
        <w:rPr>
          <w:i/>
          <w:iCs/>
          <w:sz w:val="22"/>
        </w:rPr>
        <w:t>:</w:t>
      </w:r>
      <w:r w:rsidRPr="00D77281">
        <w:rPr>
          <w:i/>
          <w:iCs/>
          <w:sz w:val="22"/>
        </w:rPr>
        <w:t xml:space="preserve"> prey composition (C; PERMANOVA on Bray</w:t>
      </w:r>
      <w:r w:rsidR="00BB5168">
        <w:rPr>
          <w:i/>
          <w:iCs/>
          <w:sz w:val="22"/>
        </w:rPr>
        <w:t>-</w:t>
      </w:r>
      <w:r w:rsidRPr="00D77281">
        <w:rPr>
          <w:i/>
          <w:iCs/>
          <w:sz w:val="22"/>
        </w:rPr>
        <w:t>Curtis dissimilarity), Shannon diversity (H′; Hutcheson test) and standardised niche breadth (Bs; Levins index with bootstrap)</w:t>
      </w:r>
      <w:r w:rsidR="00BB5168">
        <w:rPr>
          <w:i/>
          <w:iCs/>
          <w:sz w:val="22"/>
        </w:rPr>
        <w:t>. Each signal was put</w:t>
      </w:r>
      <w:r w:rsidRPr="00D77281">
        <w:rPr>
          <w:i/>
          <w:iCs/>
          <w:sz w:val="22"/>
        </w:rPr>
        <w:t xml:space="preserve"> into </w:t>
      </w:r>
      <w:r w:rsidR="00BB5168">
        <w:rPr>
          <w:i/>
          <w:iCs/>
          <w:sz w:val="22"/>
        </w:rPr>
        <w:t xml:space="preserve">one of the </w:t>
      </w:r>
      <w:r w:rsidRPr="00D77281">
        <w:rPr>
          <w:i/>
          <w:iCs/>
          <w:sz w:val="22"/>
        </w:rPr>
        <w:t>four interpretive families: Stability, Functional change, Substitution and Reorganisation. Cells below the eligibility threshold (fewer than N_MIN valid stomachs in either period) are flagged Inconclusive and excluded. Chips indicate whether each signal changed significantly (sig) or not (ns); a composition trend only (0.05 &lt; p ≤ 0.10) is folded into Stability.</w:t>
      </w:r>
    </w:p>
    <w:p w14:paraId="637D265B" w14:textId="77777777" w:rsidR="00D77281" w:rsidRDefault="00D77281" w:rsidP="00D77281">
      <w:pPr>
        <w:spacing w:line="240" w:lineRule="auto"/>
        <w:jc w:val="both"/>
      </w:pPr>
    </w:p>
    <w:p w14:paraId="07A67B85" w14:textId="77777777" w:rsidR="00376106" w:rsidRDefault="00376106" w:rsidP="00D77281">
      <w:pPr>
        <w:spacing w:line="240" w:lineRule="auto"/>
        <w:jc w:val="both"/>
      </w:pPr>
    </w:p>
    <w:p w14:paraId="79DA2895" w14:textId="18135BDD" w:rsidR="00376106" w:rsidRPr="00376106" w:rsidRDefault="00376106" w:rsidP="00376106">
      <w:pPr>
        <w:spacing w:line="240" w:lineRule="auto"/>
        <w:jc w:val="both"/>
        <w:rPr>
          <w:lang w:val="fr-FR"/>
        </w:rPr>
      </w:pPr>
      <w:r w:rsidRPr="00376106">
        <w:rPr>
          <w:noProof/>
          <w:lang w:val="fr-FR"/>
        </w:rPr>
        <w:lastRenderedPageBreak/>
        <w:drawing>
          <wp:inline distT="0" distB="0" distL="0" distR="0" wp14:anchorId="5574B896" wp14:editId="216ADDCB">
            <wp:extent cx="6168051" cy="3411415"/>
            <wp:effectExtent l="0" t="0" r="4445" b="0"/>
            <wp:docPr id="519601896" name="Picture 11"/>
            <wp:cNvGraphicFramePr/>
            <a:graphic xmlns:a="http://schemas.openxmlformats.org/drawingml/2006/main">
              <a:graphicData uri="http://schemas.openxmlformats.org/drawingml/2006/picture">
                <pic:pic xmlns:pic="http://schemas.openxmlformats.org/drawingml/2006/picture">
                  <pic:nvPicPr>
                    <pic:cNvPr id="519601896" name="Picture 11"/>
                    <pic:cNvPicPr/>
                  </pic:nvPicPr>
                  <pic:blipFill rotWithShape="1">
                    <a:blip r:embed="rId16" cstate="print">
                      <a:extLst>
                        <a:ext uri="{28A0092B-C50C-407E-A947-70E740481C1C}">
                          <a14:useLocalDpi xmlns:a14="http://schemas.microsoft.com/office/drawing/2010/main" val="0"/>
                        </a:ext>
                      </a:extLst>
                    </a:blip>
                    <a:srcRect t="4458"/>
                    <a:stretch/>
                  </pic:blipFill>
                  <pic:spPr bwMode="auto">
                    <a:xfrm>
                      <a:off x="0" y="0"/>
                      <a:ext cx="6179059" cy="3417503"/>
                    </a:xfrm>
                    <a:prstGeom prst="rect">
                      <a:avLst/>
                    </a:prstGeom>
                    <a:ln>
                      <a:noFill/>
                    </a:ln>
                    <a:extLst>
                      <a:ext uri="{53640926-AAD7-44D8-BBD7-CCE9431645EC}">
                        <a14:shadowObscured xmlns:a14="http://schemas.microsoft.com/office/drawing/2010/main"/>
                      </a:ext>
                    </a:extLst>
                  </pic:spPr>
                </pic:pic>
              </a:graphicData>
            </a:graphic>
          </wp:inline>
        </w:drawing>
      </w:r>
    </w:p>
    <w:p w14:paraId="4BA06C36" w14:textId="1901B654" w:rsidR="00376106" w:rsidRPr="00EF2727" w:rsidRDefault="00376106" w:rsidP="00D77281">
      <w:pPr>
        <w:spacing w:line="240" w:lineRule="auto"/>
        <w:jc w:val="both"/>
        <w:rPr>
          <w:i/>
          <w:iCs/>
          <w:sz w:val="22"/>
        </w:rPr>
      </w:pPr>
      <w:r w:rsidRPr="00376106">
        <w:rPr>
          <w:b/>
          <w:bCs/>
          <w:i/>
          <w:iCs/>
          <w:sz w:val="22"/>
        </w:rPr>
        <w:t xml:space="preserve">Figure </w:t>
      </w:r>
      <w:r w:rsidR="005551B2">
        <w:rPr>
          <w:b/>
          <w:bCs/>
          <w:i/>
          <w:iCs/>
          <w:sz w:val="22"/>
        </w:rPr>
        <w:t>5</w:t>
      </w:r>
      <w:r w:rsidRPr="00376106">
        <w:rPr>
          <w:b/>
          <w:bCs/>
          <w:i/>
          <w:iCs/>
          <w:sz w:val="22"/>
        </w:rPr>
        <w:t>.</w:t>
      </w:r>
      <w:r w:rsidRPr="00376106">
        <w:rPr>
          <w:i/>
          <w:iCs/>
          <w:sz w:val="22"/>
        </w:rPr>
        <w:t xml:space="preserve"> Diet regime break </w:t>
      </w:r>
      <w:r w:rsidR="007973CE">
        <w:rPr>
          <w:i/>
          <w:iCs/>
          <w:sz w:val="22"/>
        </w:rPr>
        <w:t>pooled for all of the sGSL</w:t>
      </w:r>
      <w:r w:rsidRPr="00376106">
        <w:rPr>
          <w:i/>
          <w:iCs/>
          <w:sz w:val="22"/>
        </w:rPr>
        <w:t xml:space="preserve">. Mean family frequencies across strata for each contrast and currency reproduce, at the stratum scale, the pooled pattern of Figure 5: high Stability within decades and a shift toward Substitution between decades. </w:t>
      </w:r>
    </w:p>
    <w:p w14:paraId="2A99E15F" w14:textId="77777777" w:rsidR="00376106" w:rsidRDefault="00376106" w:rsidP="00D77281">
      <w:pPr>
        <w:spacing w:line="240" w:lineRule="auto"/>
        <w:jc w:val="both"/>
      </w:pPr>
    </w:p>
    <w:p w14:paraId="605D15D7" w14:textId="7128CF1D" w:rsidR="00376106" w:rsidRPr="00376106" w:rsidRDefault="00376106" w:rsidP="00376106">
      <w:pPr>
        <w:spacing w:line="240" w:lineRule="auto"/>
        <w:jc w:val="both"/>
        <w:rPr>
          <w:lang w:val="fr-FR"/>
        </w:rPr>
      </w:pPr>
      <w:r w:rsidRPr="00376106">
        <w:rPr>
          <w:noProof/>
          <w:lang w:val="fr-FR"/>
        </w:rPr>
        <w:drawing>
          <wp:inline distT="0" distB="0" distL="0" distR="0" wp14:anchorId="747FA801" wp14:editId="2D43E9BE">
            <wp:extent cx="6136640" cy="3657600"/>
            <wp:effectExtent l="0" t="0" r="0" b="0"/>
            <wp:docPr id="339405073" name="Picture 13"/>
            <wp:cNvGraphicFramePr/>
            <a:graphic xmlns:a="http://schemas.openxmlformats.org/drawingml/2006/main">
              <a:graphicData uri="http://schemas.openxmlformats.org/drawingml/2006/picture">
                <pic:pic xmlns:pic="http://schemas.openxmlformats.org/drawingml/2006/picture">
                  <pic:nvPicPr>
                    <pic:cNvPr id="339405073" name="Picture 13"/>
                    <pic:cNvPicPr/>
                  </pic:nvPicPr>
                  <pic:blipFill rotWithShape="1">
                    <a:blip r:embed="rId17" cstate="print">
                      <a:extLst>
                        <a:ext uri="{28A0092B-C50C-407E-A947-70E740481C1C}">
                          <a14:useLocalDpi xmlns:a14="http://schemas.microsoft.com/office/drawing/2010/main" val="0"/>
                        </a:ext>
                      </a:extLst>
                    </a:blip>
                    <a:srcRect t="5838"/>
                    <a:stretch/>
                  </pic:blipFill>
                  <pic:spPr bwMode="auto">
                    <a:xfrm>
                      <a:off x="0" y="0"/>
                      <a:ext cx="6186382" cy="3687248"/>
                    </a:xfrm>
                    <a:prstGeom prst="rect">
                      <a:avLst/>
                    </a:prstGeom>
                    <a:ln>
                      <a:noFill/>
                    </a:ln>
                    <a:extLst>
                      <a:ext uri="{53640926-AAD7-44D8-BBD7-CCE9431645EC}">
                        <a14:shadowObscured xmlns:a14="http://schemas.microsoft.com/office/drawing/2010/main"/>
                      </a:ext>
                    </a:extLst>
                  </pic:spPr>
                </pic:pic>
              </a:graphicData>
            </a:graphic>
          </wp:inline>
        </w:drawing>
      </w:r>
    </w:p>
    <w:p w14:paraId="43FCAB9F" w14:textId="1C5F0A72" w:rsidR="00D77281" w:rsidRPr="00103627" w:rsidRDefault="00376106" w:rsidP="00D77281">
      <w:pPr>
        <w:spacing w:line="240" w:lineRule="auto"/>
        <w:jc w:val="both"/>
        <w:rPr>
          <w:i/>
          <w:iCs/>
          <w:sz w:val="22"/>
        </w:rPr>
      </w:pPr>
      <w:r w:rsidRPr="00376106">
        <w:rPr>
          <w:b/>
          <w:bCs/>
          <w:i/>
          <w:iCs/>
          <w:sz w:val="22"/>
        </w:rPr>
        <w:t xml:space="preserve">Figure </w:t>
      </w:r>
      <w:r w:rsidR="005551B2">
        <w:rPr>
          <w:b/>
          <w:bCs/>
          <w:i/>
          <w:iCs/>
          <w:sz w:val="22"/>
        </w:rPr>
        <w:t>6</w:t>
      </w:r>
      <w:r w:rsidRPr="00376106">
        <w:rPr>
          <w:b/>
          <w:bCs/>
          <w:i/>
          <w:iCs/>
          <w:sz w:val="22"/>
        </w:rPr>
        <w:t>.</w:t>
      </w:r>
      <w:r w:rsidRPr="00376106">
        <w:rPr>
          <w:i/>
          <w:iCs/>
          <w:sz w:val="22"/>
        </w:rPr>
        <w:t xml:space="preserve"> Diet regime break aggregated across survey strata. Mean family frequencies across strata for each contrast and currency reproduce, at the stratum scale, the pooled pattern of Figure 5: high Stability within decades and a shift toward Substitution between decades. </w:t>
      </w:r>
    </w:p>
    <w:p w14:paraId="13B27BF3" w14:textId="0D54DE66" w:rsidR="002B364D" w:rsidRPr="002B364D" w:rsidRDefault="002B364D" w:rsidP="002B364D">
      <w:pPr>
        <w:spacing w:line="240" w:lineRule="auto"/>
        <w:jc w:val="both"/>
      </w:pPr>
      <w:r w:rsidRPr="002B364D">
        <w:rPr>
          <w:noProof/>
        </w:rPr>
        <w:lastRenderedPageBreak/>
        <w:drawing>
          <wp:inline distT="0" distB="0" distL="0" distR="0" wp14:anchorId="177F8F8B" wp14:editId="6E0460C2">
            <wp:extent cx="6801138" cy="4652645"/>
            <wp:effectExtent l="0" t="0" r="0" b="0"/>
            <wp:docPr id="374284928" name="Picture 25" descr="A char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chart of a diagram&#10;&#10;AI-generated content may be incorrect."/>
                    <pic:cNvPicPr>
                      <a:picLocks noChangeAspect="1" noChangeArrowheads="1"/>
                    </pic:cNvPicPr>
                  </pic:nvPicPr>
                  <pic:blipFill rotWithShape="1">
                    <a:blip r:embed="rId18">
                      <a:extLst>
                        <a:ext uri="{28A0092B-C50C-407E-A947-70E740481C1C}">
                          <a14:useLocalDpi xmlns:a14="http://schemas.microsoft.com/office/drawing/2010/main" val="0"/>
                        </a:ext>
                      </a:extLst>
                    </a:blip>
                    <a:srcRect t="13304" b="7692"/>
                    <a:stretch/>
                  </pic:blipFill>
                  <pic:spPr bwMode="auto">
                    <a:xfrm>
                      <a:off x="0" y="0"/>
                      <a:ext cx="6830789" cy="4672929"/>
                    </a:xfrm>
                    <a:prstGeom prst="rect">
                      <a:avLst/>
                    </a:prstGeom>
                    <a:noFill/>
                    <a:ln>
                      <a:noFill/>
                    </a:ln>
                    <a:extLst>
                      <a:ext uri="{53640926-AAD7-44D8-BBD7-CCE9431645EC}">
                        <a14:shadowObscured xmlns:a14="http://schemas.microsoft.com/office/drawing/2010/main"/>
                      </a:ext>
                    </a:extLst>
                  </pic:spPr>
                </pic:pic>
              </a:graphicData>
            </a:graphic>
          </wp:inline>
        </w:drawing>
      </w:r>
    </w:p>
    <w:p w14:paraId="3EA4B84B" w14:textId="1642192A" w:rsidR="002B364D" w:rsidRPr="002B364D" w:rsidRDefault="002B364D" w:rsidP="002B364D">
      <w:pPr>
        <w:spacing w:line="240" w:lineRule="auto"/>
        <w:jc w:val="both"/>
        <w:rPr>
          <w:i/>
          <w:iCs/>
          <w:sz w:val="22"/>
        </w:rPr>
      </w:pPr>
      <w:r w:rsidRPr="002B364D">
        <w:rPr>
          <w:b/>
          <w:bCs/>
          <w:i/>
          <w:iCs/>
          <w:sz w:val="22"/>
        </w:rPr>
        <w:t xml:space="preserve">Figure </w:t>
      </w:r>
      <w:r w:rsidR="005551B2">
        <w:rPr>
          <w:b/>
          <w:bCs/>
          <w:i/>
          <w:iCs/>
          <w:sz w:val="22"/>
        </w:rPr>
        <w:t>7</w:t>
      </w:r>
      <w:r w:rsidRPr="002B364D">
        <w:rPr>
          <w:b/>
          <w:bCs/>
          <w:i/>
          <w:iCs/>
          <w:sz w:val="22"/>
        </w:rPr>
        <w:t xml:space="preserve">. </w:t>
      </w:r>
      <w:r w:rsidRPr="002B364D">
        <w:rPr>
          <w:i/>
          <w:iCs/>
          <w:sz w:val="22"/>
        </w:rPr>
        <w:t>Spatial distribution of the four diet-regime families across survey strata, biomass currency. Each panel maps the within-stratum frequency (%) of one family (rows: Stability, Substitution, Functional change, Reorganisation) for one contrast (columns: P1a, P1b, P2, PTa). Fill colour and the printed value give the percentage; every stratum is shown, and values built on fewer than five predator × size-class units are marked with an asterisk (interpret with caution). The inter-decade robustness contrast PTb is not estimable at the stratum scale and is absent. Every stratum shown ; * = build on &lt; 5predator x size_class units (interpret with caution). The occurrence-currency version  and the version with flagged stratum with &lt; 5 units are shown in Figure S[x].</w:t>
      </w:r>
    </w:p>
    <w:p w14:paraId="4149D273" w14:textId="503EDCCD" w:rsidR="002B364D" w:rsidRPr="002B364D" w:rsidRDefault="002B364D" w:rsidP="002B364D">
      <w:pPr>
        <w:spacing w:line="240" w:lineRule="auto"/>
        <w:jc w:val="both"/>
      </w:pPr>
    </w:p>
    <w:p w14:paraId="726BB689" w14:textId="77777777" w:rsidR="002B364D" w:rsidRDefault="002B364D" w:rsidP="00376106">
      <w:pPr>
        <w:spacing w:line="240" w:lineRule="auto"/>
        <w:jc w:val="both"/>
      </w:pPr>
    </w:p>
    <w:p w14:paraId="221A32B7" w14:textId="77777777" w:rsidR="002B364D" w:rsidRPr="00376106" w:rsidRDefault="002B364D" w:rsidP="00376106">
      <w:pPr>
        <w:spacing w:line="240" w:lineRule="auto"/>
        <w:jc w:val="both"/>
      </w:pPr>
    </w:p>
    <w:p w14:paraId="70EFF02A" w14:textId="77777777" w:rsidR="00376106" w:rsidRDefault="00376106" w:rsidP="00D77281">
      <w:pPr>
        <w:spacing w:line="240" w:lineRule="auto"/>
        <w:jc w:val="both"/>
      </w:pPr>
    </w:p>
    <w:p w14:paraId="4FE958EB" w14:textId="77777777" w:rsidR="00376106" w:rsidRDefault="00376106" w:rsidP="00D77281">
      <w:pPr>
        <w:spacing w:line="240" w:lineRule="auto"/>
        <w:jc w:val="both"/>
      </w:pPr>
    </w:p>
    <w:p w14:paraId="301CCE0A" w14:textId="6EE672C3" w:rsidR="00EA30E4" w:rsidRPr="00EA30E4" w:rsidRDefault="00EA30E4" w:rsidP="00EA30E4">
      <w:pPr>
        <w:spacing w:line="240" w:lineRule="auto"/>
        <w:jc w:val="both"/>
        <w:rPr>
          <w:lang w:val="fr-FR"/>
        </w:rPr>
      </w:pPr>
      <w:r w:rsidRPr="00EA30E4">
        <w:rPr>
          <w:noProof/>
          <w:lang w:val="fr-FR"/>
        </w:rPr>
        <w:lastRenderedPageBreak/>
        <w:drawing>
          <wp:inline distT="0" distB="0" distL="0" distR="0" wp14:anchorId="5E3B9DAD" wp14:editId="5AAECBA9">
            <wp:extent cx="6013938" cy="3151163"/>
            <wp:effectExtent l="0" t="0" r="6350" b="0"/>
            <wp:docPr id="1574206278" name="Picture 23" descr="nmds" title="nmds"/>
            <wp:cNvGraphicFramePr/>
            <a:graphic xmlns:a="http://schemas.openxmlformats.org/drawingml/2006/main">
              <a:graphicData uri="http://schemas.openxmlformats.org/drawingml/2006/picture">
                <pic:pic xmlns:pic="http://schemas.openxmlformats.org/drawingml/2006/picture">
                  <pic:nvPicPr>
                    <pic:cNvPr id="957687944" name="nmds" descr="nmds" title="nmds"/>
                    <pic:cNvPicPr>
                      <a:picLocks noChangeAspect="1"/>
                    </pic:cNvPicPr>
                  </pic:nvPicPr>
                  <pic:blipFill>
                    <a:blip r:embed="rId19"/>
                    <a:srcRect/>
                    <a:stretch>
                      <a:fillRect/>
                    </a:stretch>
                  </pic:blipFill>
                  <pic:spPr bwMode="auto">
                    <a:xfrm>
                      <a:off x="0" y="0"/>
                      <a:ext cx="6018435" cy="3153519"/>
                    </a:xfrm>
                    <a:prstGeom prst="rect">
                      <a:avLst/>
                    </a:prstGeom>
                  </pic:spPr>
                </pic:pic>
              </a:graphicData>
            </a:graphic>
          </wp:inline>
        </w:drawing>
      </w:r>
    </w:p>
    <w:p w14:paraId="5C192774" w14:textId="57FBB0C3" w:rsidR="00EA30E4" w:rsidRPr="00970AF6" w:rsidRDefault="00EA30E4" w:rsidP="00EA30E4">
      <w:pPr>
        <w:spacing w:line="240" w:lineRule="auto"/>
        <w:jc w:val="both"/>
        <w:rPr>
          <w:i/>
          <w:iCs/>
          <w:sz w:val="22"/>
        </w:rPr>
      </w:pPr>
      <w:r w:rsidRPr="00970AF6">
        <w:rPr>
          <w:b/>
          <w:bCs/>
          <w:i/>
          <w:iCs/>
          <w:sz w:val="22"/>
        </w:rPr>
        <w:t xml:space="preserve">Figure </w:t>
      </w:r>
      <w:r w:rsidR="005551B2">
        <w:rPr>
          <w:b/>
          <w:bCs/>
          <w:i/>
          <w:iCs/>
          <w:sz w:val="22"/>
        </w:rPr>
        <w:t>8</w:t>
      </w:r>
      <w:r w:rsidRPr="00970AF6">
        <w:rPr>
          <w:i/>
          <w:iCs/>
          <w:sz w:val="22"/>
        </w:rPr>
        <w:t>. Non-metric multidimensional scaling (NMDS) of predator diets in the early (2004</w:t>
      </w:r>
      <w:r w:rsidR="00970AF6">
        <w:rPr>
          <w:i/>
          <w:iCs/>
          <w:sz w:val="22"/>
        </w:rPr>
        <w:t>-</w:t>
      </w:r>
      <w:r w:rsidRPr="00970AF6">
        <w:rPr>
          <w:i/>
          <w:iCs/>
          <w:sz w:val="22"/>
        </w:rPr>
        <w:t>2006) and recent (2018</w:t>
      </w:r>
      <w:r w:rsidR="00970AF6">
        <w:rPr>
          <w:i/>
          <w:iCs/>
          <w:sz w:val="22"/>
        </w:rPr>
        <w:t>-</w:t>
      </w:r>
      <w:r w:rsidRPr="00970AF6">
        <w:rPr>
          <w:i/>
          <w:iCs/>
          <w:sz w:val="22"/>
        </w:rPr>
        <w:t>2019) windows, for (a) occurrence and (b) biomass currencies. Separation between windows indicates compositional turnover; per-panel stress values are shown.</w:t>
      </w:r>
    </w:p>
    <w:p w14:paraId="165F2750" w14:textId="77777777" w:rsidR="00376106" w:rsidRDefault="00376106" w:rsidP="00D77281">
      <w:pPr>
        <w:spacing w:line="240" w:lineRule="auto"/>
        <w:jc w:val="both"/>
      </w:pPr>
    </w:p>
    <w:p w14:paraId="2EE3AD98" w14:textId="17874E7F" w:rsidR="000C5766" w:rsidRPr="00E61429" w:rsidRDefault="00376106" w:rsidP="00E61429">
      <w:pPr>
        <w:pageBreakBefore/>
        <w:spacing w:before="240" w:after="160" w:line="240" w:lineRule="auto"/>
        <w:outlineLvl w:val="0"/>
        <w:rPr>
          <w:rFonts w:ascii="Arial" w:eastAsia="Arial" w:hAnsi="Arial" w:cs="Arial"/>
          <w:b/>
          <w:bCs/>
          <w:color w:val="1F3B4D"/>
          <w:sz w:val="30"/>
          <w:szCs w:val="30"/>
          <w:lang w:eastAsia="fr-FR"/>
        </w:rPr>
      </w:pPr>
      <w:r w:rsidRPr="00376106">
        <w:rPr>
          <w:rFonts w:ascii="Arial" w:eastAsia="Arial" w:hAnsi="Arial" w:cs="Arial"/>
          <w:b/>
          <w:bCs/>
          <w:color w:val="1F3B4D"/>
          <w:sz w:val="30"/>
          <w:szCs w:val="30"/>
          <w:lang w:eastAsia="fr-FR"/>
        </w:rPr>
        <w:lastRenderedPageBreak/>
        <w:t>Tables</w:t>
      </w:r>
    </w:p>
    <w:p w14:paraId="6C653957" w14:textId="2241FE91" w:rsidR="00EA30E4" w:rsidRPr="00E61429" w:rsidRDefault="00EA30E4" w:rsidP="00EA30E4">
      <w:pPr>
        <w:spacing w:before="120" w:after="160" w:line="240" w:lineRule="auto"/>
        <w:jc w:val="both"/>
        <w:rPr>
          <w:i/>
          <w:iCs/>
          <w:sz w:val="22"/>
        </w:rPr>
      </w:pPr>
      <w:r w:rsidRPr="00E61429">
        <w:rPr>
          <w:b/>
          <w:bCs/>
          <w:i/>
          <w:iCs/>
          <w:sz w:val="22"/>
        </w:rPr>
        <w:t xml:space="preserve">Table </w:t>
      </w:r>
      <w:r w:rsidR="00E61429" w:rsidRPr="00E61429">
        <w:rPr>
          <w:b/>
          <w:bCs/>
          <w:i/>
          <w:iCs/>
          <w:sz w:val="22"/>
        </w:rPr>
        <w:t>1</w:t>
      </w:r>
      <w:r w:rsidRPr="00E61429">
        <w:rPr>
          <w:b/>
          <w:bCs/>
          <w:i/>
          <w:iCs/>
          <w:sz w:val="22"/>
        </w:rPr>
        <w:t>.</w:t>
      </w:r>
      <w:r w:rsidRPr="00E61429">
        <w:rPr>
          <w:i/>
          <w:iCs/>
          <w:sz w:val="22"/>
        </w:rPr>
        <w:t xml:space="preserve"> The eight logical states of the typology, coded by composition (C), Shannon diversity (H′) and standardised niche breadth (Bs) as significant (1) or not (0), with the four interpretive families used throughout the Results. </w:t>
      </w:r>
    </w:p>
    <w:tbl>
      <w:tblPr>
        <w:tblW w:w="10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9"/>
        <w:gridCol w:w="917"/>
        <w:gridCol w:w="2633"/>
        <w:gridCol w:w="1552"/>
        <w:gridCol w:w="3916"/>
      </w:tblGrid>
      <w:tr w:rsidR="00EA30E4" w:rsidRPr="00EA30E4" w14:paraId="389E810D" w14:textId="77777777" w:rsidTr="00EA30E4">
        <w:trPr>
          <w:trHeight w:val="283"/>
          <w:tblHeader/>
        </w:trPr>
        <w:tc>
          <w:tcPr>
            <w:tcW w:w="1419" w:type="dxa"/>
            <w:tcBorders>
              <w:top w:val="single" w:sz="2" w:space="0" w:color="B8C2CC"/>
              <w:left w:val="single" w:sz="2" w:space="0" w:color="B8C2CC"/>
              <w:bottom w:val="single" w:sz="2" w:space="0" w:color="B8C2CC"/>
              <w:right w:val="single" w:sz="2" w:space="0" w:color="B8C2CC"/>
            </w:tcBorders>
            <w:shd w:val="clear" w:color="auto" w:fill="D1D1D1"/>
            <w:tcMar>
              <w:top w:w="60" w:type="dxa"/>
              <w:left w:w="110" w:type="dxa"/>
              <w:bottom w:w="60" w:type="dxa"/>
              <w:right w:w="110" w:type="dxa"/>
            </w:tcMar>
            <w:vAlign w:val="center"/>
            <w:hideMark/>
          </w:tcPr>
          <w:p w14:paraId="0255BC7D" w14:textId="77777777" w:rsidR="00EA30E4" w:rsidRPr="00EA30E4" w:rsidRDefault="00EA30E4" w:rsidP="00EA30E4">
            <w:pPr>
              <w:spacing w:line="240" w:lineRule="auto"/>
              <w:jc w:val="center"/>
              <w:rPr>
                <w:b/>
                <w:bCs/>
                <w:sz w:val="22"/>
                <w:lang w:val="fr-FR" w:eastAsia="fr-FR"/>
              </w:rPr>
            </w:pPr>
            <w:r w:rsidRPr="00EA30E4">
              <w:rPr>
                <w:b/>
                <w:bCs/>
                <w:sz w:val="22"/>
                <w:lang w:val="fr-FR" w:eastAsia="fr-FR"/>
              </w:rPr>
              <w:t>State</w:t>
            </w:r>
          </w:p>
        </w:tc>
        <w:tc>
          <w:tcPr>
            <w:tcW w:w="918" w:type="dxa"/>
            <w:tcBorders>
              <w:top w:val="single" w:sz="2" w:space="0" w:color="B8C2CC"/>
              <w:left w:val="single" w:sz="2" w:space="0" w:color="B8C2CC"/>
              <w:bottom w:val="single" w:sz="2" w:space="0" w:color="B8C2CC"/>
              <w:right w:val="single" w:sz="2" w:space="0" w:color="B8C2CC"/>
            </w:tcBorders>
            <w:shd w:val="clear" w:color="auto" w:fill="D1D1D1"/>
            <w:tcMar>
              <w:top w:w="60" w:type="dxa"/>
              <w:left w:w="110" w:type="dxa"/>
              <w:bottom w:w="60" w:type="dxa"/>
              <w:right w:w="110" w:type="dxa"/>
            </w:tcMar>
            <w:vAlign w:val="center"/>
            <w:hideMark/>
          </w:tcPr>
          <w:p w14:paraId="2E2CC0E2" w14:textId="77777777" w:rsidR="00EA30E4" w:rsidRPr="00EA30E4" w:rsidRDefault="00EA30E4" w:rsidP="00EA30E4">
            <w:pPr>
              <w:spacing w:line="240" w:lineRule="auto"/>
              <w:jc w:val="center"/>
              <w:rPr>
                <w:b/>
                <w:bCs/>
                <w:sz w:val="22"/>
                <w:lang w:val="fr-FR" w:eastAsia="fr-FR"/>
              </w:rPr>
            </w:pPr>
            <w:r w:rsidRPr="00EA30E4">
              <w:rPr>
                <w:b/>
                <w:bCs/>
                <w:sz w:val="22"/>
                <w:lang w:val="fr-FR" w:eastAsia="fr-FR"/>
              </w:rPr>
              <w:t>C H B</w:t>
            </w:r>
          </w:p>
        </w:tc>
        <w:tc>
          <w:tcPr>
            <w:tcW w:w="2636" w:type="dxa"/>
            <w:tcBorders>
              <w:top w:val="single" w:sz="2" w:space="0" w:color="B8C2CC"/>
              <w:left w:val="single" w:sz="2" w:space="0" w:color="B8C2CC"/>
              <w:bottom w:val="single" w:sz="2" w:space="0" w:color="B8C2CC"/>
              <w:right w:val="single" w:sz="2" w:space="0" w:color="B8C2CC"/>
            </w:tcBorders>
            <w:shd w:val="clear" w:color="auto" w:fill="D1D1D1"/>
            <w:tcMar>
              <w:top w:w="60" w:type="dxa"/>
              <w:left w:w="110" w:type="dxa"/>
              <w:bottom w:w="60" w:type="dxa"/>
              <w:right w:w="110" w:type="dxa"/>
            </w:tcMar>
            <w:vAlign w:val="center"/>
            <w:hideMark/>
          </w:tcPr>
          <w:p w14:paraId="05F05DCC" w14:textId="77777777" w:rsidR="00EA30E4" w:rsidRPr="00EA30E4" w:rsidRDefault="00EA30E4" w:rsidP="00EA30E4">
            <w:pPr>
              <w:spacing w:line="240" w:lineRule="auto"/>
              <w:jc w:val="center"/>
              <w:rPr>
                <w:b/>
                <w:bCs/>
                <w:sz w:val="22"/>
                <w:lang w:val="fr-FR" w:eastAsia="fr-FR"/>
              </w:rPr>
            </w:pPr>
            <w:r w:rsidRPr="00EA30E4">
              <w:rPr>
                <w:b/>
                <w:bCs/>
                <w:sz w:val="22"/>
                <w:lang w:val="fr-FR" w:eastAsia="fr-FR"/>
              </w:rPr>
              <w:t>Definition</w:t>
            </w:r>
          </w:p>
        </w:tc>
        <w:tc>
          <w:tcPr>
            <w:tcW w:w="1543" w:type="dxa"/>
            <w:tcBorders>
              <w:top w:val="single" w:sz="2" w:space="0" w:color="B8C2CC"/>
              <w:left w:val="single" w:sz="2" w:space="0" w:color="B8C2CC"/>
              <w:bottom w:val="single" w:sz="2" w:space="0" w:color="B8C2CC"/>
              <w:right w:val="single" w:sz="2" w:space="0" w:color="B8C2CC"/>
            </w:tcBorders>
            <w:shd w:val="clear" w:color="auto" w:fill="D1D1D1"/>
            <w:tcMar>
              <w:top w:w="60" w:type="dxa"/>
              <w:left w:w="110" w:type="dxa"/>
              <w:bottom w:w="60" w:type="dxa"/>
              <w:right w:w="110" w:type="dxa"/>
            </w:tcMar>
            <w:vAlign w:val="center"/>
            <w:hideMark/>
          </w:tcPr>
          <w:p w14:paraId="714B0E5C" w14:textId="77777777" w:rsidR="00EA30E4" w:rsidRPr="00EA30E4" w:rsidRDefault="00EA30E4" w:rsidP="00EA30E4">
            <w:pPr>
              <w:spacing w:line="240" w:lineRule="auto"/>
              <w:jc w:val="center"/>
              <w:rPr>
                <w:b/>
                <w:bCs/>
                <w:sz w:val="22"/>
                <w:lang w:val="fr-FR" w:eastAsia="fr-FR"/>
              </w:rPr>
            </w:pPr>
            <w:r w:rsidRPr="00EA30E4">
              <w:rPr>
                <w:b/>
                <w:bCs/>
                <w:sz w:val="22"/>
                <w:lang w:val="fr-FR" w:eastAsia="fr-FR"/>
              </w:rPr>
              <w:t>Family</w:t>
            </w:r>
          </w:p>
        </w:tc>
        <w:tc>
          <w:tcPr>
            <w:tcW w:w="3921" w:type="dxa"/>
            <w:tcBorders>
              <w:top w:val="single" w:sz="2" w:space="0" w:color="B8C2CC"/>
              <w:left w:val="single" w:sz="2" w:space="0" w:color="B8C2CC"/>
              <w:bottom w:val="single" w:sz="2" w:space="0" w:color="B8C2CC"/>
              <w:right w:val="single" w:sz="2" w:space="0" w:color="B8C2CC"/>
            </w:tcBorders>
            <w:shd w:val="clear" w:color="auto" w:fill="D1D1D1"/>
            <w:vAlign w:val="center"/>
            <w:hideMark/>
          </w:tcPr>
          <w:p w14:paraId="6772C28D" w14:textId="77777777" w:rsidR="00EA30E4" w:rsidRPr="00EA30E4" w:rsidRDefault="00EA30E4" w:rsidP="00EA30E4">
            <w:pPr>
              <w:spacing w:line="240" w:lineRule="auto"/>
              <w:jc w:val="center"/>
              <w:rPr>
                <w:b/>
                <w:bCs/>
                <w:sz w:val="22"/>
                <w:lang w:val="fr-FR" w:eastAsia="fr-FR"/>
              </w:rPr>
            </w:pPr>
            <w:r w:rsidRPr="00EA30E4">
              <w:rPr>
                <w:b/>
                <w:bCs/>
                <w:sz w:val="22"/>
                <w:lang w:val="fr-FR" w:eastAsia="fr-FR"/>
              </w:rPr>
              <w:t>Interpretation</w:t>
            </w:r>
          </w:p>
        </w:tc>
      </w:tr>
      <w:tr w:rsidR="00EA30E4" w:rsidRPr="00EA30E4" w14:paraId="70B18F85" w14:textId="77777777" w:rsidTr="00EA30E4">
        <w:trPr>
          <w:trHeight w:val="514"/>
        </w:trPr>
        <w:tc>
          <w:tcPr>
            <w:tcW w:w="1419" w:type="dxa"/>
            <w:tcBorders>
              <w:top w:val="single" w:sz="2" w:space="0" w:color="B8C2CC"/>
              <w:left w:val="single" w:sz="2" w:space="0" w:color="B8C2CC"/>
              <w:bottom w:val="single" w:sz="2" w:space="0" w:color="B8C2CC"/>
              <w:right w:val="single" w:sz="2" w:space="0" w:color="B8C2CC"/>
            </w:tcBorders>
            <w:tcMar>
              <w:top w:w="60" w:type="dxa"/>
              <w:left w:w="110" w:type="dxa"/>
              <w:bottom w:w="60" w:type="dxa"/>
              <w:right w:w="110" w:type="dxa"/>
            </w:tcMar>
            <w:vAlign w:val="center"/>
            <w:hideMark/>
          </w:tcPr>
          <w:p w14:paraId="33C9A3CB" w14:textId="77777777" w:rsidR="00EA30E4" w:rsidRPr="00EA30E4" w:rsidRDefault="00EA30E4" w:rsidP="00EA30E4">
            <w:pPr>
              <w:spacing w:line="240" w:lineRule="auto"/>
              <w:jc w:val="center"/>
              <w:rPr>
                <w:sz w:val="22"/>
                <w:lang w:val="fr-FR" w:eastAsia="fr-FR"/>
              </w:rPr>
            </w:pPr>
            <w:r w:rsidRPr="00EA30E4">
              <w:rPr>
                <w:sz w:val="22"/>
                <w:lang w:val="fr-FR" w:eastAsia="fr-FR"/>
              </w:rPr>
              <w:t>Stable Diet</w:t>
            </w:r>
          </w:p>
        </w:tc>
        <w:tc>
          <w:tcPr>
            <w:tcW w:w="918" w:type="dxa"/>
            <w:tcBorders>
              <w:top w:val="single" w:sz="2" w:space="0" w:color="B8C2CC"/>
              <w:left w:val="single" w:sz="2" w:space="0" w:color="B8C2CC"/>
              <w:bottom w:val="single" w:sz="2" w:space="0" w:color="B8C2CC"/>
              <w:right w:val="single" w:sz="2" w:space="0" w:color="B8C2CC"/>
            </w:tcBorders>
            <w:tcMar>
              <w:top w:w="60" w:type="dxa"/>
              <w:left w:w="110" w:type="dxa"/>
              <w:bottom w:w="60" w:type="dxa"/>
              <w:right w:w="110" w:type="dxa"/>
            </w:tcMar>
            <w:vAlign w:val="center"/>
            <w:hideMark/>
          </w:tcPr>
          <w:p w14:paraId="599D74F1" w14:textId="77777777" w:rsidR="00EA30E4" w:rsidRPr="00EA30E4" w:rsidRDefault="00EA30E4" w:rsidP="00EA30E4">
            <w:pPr>
              <w:spacing w:line="240" w:lineRule="auto"/>
              <w:jc w:val="center"/>
              <w:rPr>
                <w:sz w:val="22"/>
                <w:lang w:val="fr-FR" w:eastAsia="fr-FR"/>
              </w:rPr>
            </w:pPr>
            <w:r w:rsidRPr="00EA30E4">
              <w:rPr>
                <w:sz w:val="22"/>
                <w:lang w:val="fr-FR" w:eastAsia="fr-FR"/>
              </w:rPr>
              <w:t>0 0 0</w:t>
            </w:r>
          </w:p>
        </w:tc>
        <w:tc>
          <w:tcPr>
            <w:tcW w:w="2636" w:type="dxa"/>
            <w:tcBorders>
              <w:top w:val="single" w:sz="2" w:space="0" w:color="B8C2CC"/>
              <w:left w:val="single" w:sz="2" w:space="0" w:color="B8C2CC"/>
              <w:bottom w:val="single" w:sz="2" w:space="0" w:color="B8C2CC"/>
              <w:right w:val="single" w:sz="2" w:space="0" w:color="B8C2CC"/>
            </w:tcBorders>
            <w:tcMar>
              <w:top w:w="60" w:type="dxa"/>
              <w:left w:w="110" w:type="dxa"/>
              <w:bottom w:w="60" w:type="dxa"/>
              <w:right w:w="110" w:type="dxa"/>
            </w:tcMar>
            <w:vAlign w:val="center"/>
            <w:hideMark/>
          </w:tcPr>
          <w:p w14:paraId="089C255C" w14:textId="77777777" w:rsidR="00EA30E4" w:rsidRPr="00EA30E4" w:rsidRDefault="00EA30E4" w:rsidP="00EA30E4">
            <w:pPr>
              <w:spacing w:line="240" w:lineRule="auto"/>
              <w:jc w:val="center"/>
              <w:rPr>
                <w:sz w:val="22"/>
                <w:lang w:eastAsia="fr-FR"/>
              </w:rPr>
            </w:pPr>
            <w:r w:rsidRPr="00EA30E4">
              <w:rPr>
                <w:sz w:val="22"/>
                <w:lang w:eastAsia="fr-FR"/>
              </w:rPr>
              <w:t>Same prey, same evenness, same individual breadth.</w:t>
            </w:r>
          </w:p>
        </w:tc>
        <w:tc>
          <w:tcPr>
            <w:tcW w:w="1543" w:type="dxa"/>
            <w:tcBorders>
              <w:top w:val="single" w:sz="2" w:space="0" w:color="B8C2CC"/>
              <w:left w:val="single" w:sz="2" w:space="0" w:color="B8C2CC"/>
              <w:bottom w:val="single" w:sz="2" w:space="0" w:color="B8C2CC"/>
              <w:right w:val="single" w:sz="2" w:space="0" w:color="B8C2CC"/>
            </w:tcBorders>
            <w:shd w:val="clear" w:color="auto" w:fill="DCEFD8"/>
            <w:tcMar>
              <w:top w:w="60" w:type="dxa"/>
              <w:left w:w="110" w:type="dxa"/>
              <w:bottom w:w="60" w:type="dxa"/>
              <w:right w:w="110" w:type="dxa"/>
            </w:tcMar>
            <w:vAlign w:val="center"/>
            <w:hideMark/>
          </w:tcPr>
          <w:p w14:paraId="6951EBCC" w14:textId="77777777" w:rsidR="00EA30E4" w:rsidRPr="00EA30E4" w:rsidRDefault="00EA30E4" w:rsidP="00EA30E4">
            <w:pPr>
              <w:spacing w:line="240" w:lineRule="auto"/>
              <w:jc w:val="center"/>
              <w:rPr>
                <w:sz w:val="22"/>
                <w:lang w:val="fr-FR" w:eastAsia="fr-FR"/>
              </w:rPr>
            </w:pPr>
            <w:r w:rsidRPr="00EA30E4">
              <w:rPr>
                <w:sz w:val="22"/>
                <w:lang w:val="fr-FR" w:eastAsia="fr-FR"/>
              </w:rPr>
              <w:t>Stability</w:t>
            </w:r>
          </w:p>
        </w:tc>
        <w:tc>
          <w:tcPr>
            <w:tcW w:w="3921" w:type="dxa"/>
            <w:tcBorders>
              <w:top w:val="single" w:sz="2" w:space="0" w:color="B8C2CC"/>
              <w:left w:val="single" w:sz="2" w:space="0" w:color="B8C2CC"/>
              <w:bottom w:val="single" w:sz="2" w:space="0" w:color="B8C2CC"/>
              <w:right w:val="single" w:sz="2" w:space="0" w:color="B8C2CC"/>
            </w:tcBorders>
            <w:shd w:val="clear" w:color="auto" w:fill="DCEFD8"/>
            <w:vAlign w:val="center"/>
            <w:hideMark/>
          </w:tcPr>
          <w:p w14:paraId="06CFE5DA" w14:textId="77777777" w:rsidR="00EA30E4" w:rsidRPr="00EA30E4" w:rsidRDefault="00EA30E4" w:rsidP="00EA30E4">
            <w:pPr>
              <w:spacing w:line="240" w:lineRule="auto"/>
              <w:jc w:val="center"/>
              <w:rPr>
                <w:sz w:val="22"/>
                <w:lang w:eastAsia="fr-FR"/>
              </w:rPr>
            </w:pPr>
            <w:r w:rsidRPr="00EA30E4">
              <w:rPr>
                <w:sz w:val="22"/>
                <w:lang w:eastAsia="fr-FR"/>
              </w:rPr>
              <w:t>No prey turnover and no functional change: diet stable in composition, evenness and individual breadth..</w:t>
            </w:r>
          </w:p>
        </w:tc>
      </w:tr>
      <w:tr w:rsidR="00EA30E4" w:rsidRPr="00EA30E4" w14:paraId="30184FBC" w14:textId="77777777" w:rsidTr="00EA30E4">
        <w:trPr>
          <w:trHeight w:val="496"/>
        </w:trPr>
        <w:tc>
          <w:tcPr>
            <w:tcW w:w="1419" w:type="dxa"/>
            <w:tcBorders>
              <w:top w:val="single" w:sz="2" w:space="0" w:color="B8C2CC"/>
              <w:left w:val="single" w:sz="2" w:space="0" w:color="B8C2CC"/>
              <w:bottom w:val="single" w:sz="2" w:space="0" w:color="B8C2CC"/>
              <w:right w:val="single" w:sz="2" w:space="0" w:color="B8C2CC"/>
            </w:tcBorders>
            <w:tcMar>
              <w:top w:w="60" w:type="dxa"/>
              <w:left w:w="110" w:type="dxa"/>
              <w:bottom w:w="60" w:type="dxa"/>
              <w:right w:w="110" w:type="dxa"/>
            </w:tcMar>
            <w:vAlign w:val="center"/>
            <w:hideMark/>
          </w:tcPr>
          <w:p w14:paraId="66DBCB6A" w14:textId="77777777" w:rsidR="00EA30E4" w:rsidRPr="00EA30E4" w:rsidRDefault="00EA30E4" w:rsidP="00EA30E4">
            <w:pPr>
              <w:spacing w:line="240" w:lineRule="auto"/>
              <w:jc w:val="center"/>
              <w:rPr>
                <w:sz w:val="22"/>
                <w:lang w:val="fr-FR" w:eastAsia="fr-FR"/>
              </w:rPr>
            </w:pPr>
            <w:r w:rsidRPr="00EA30E4">
              <w:rPr>
                <w:sz w:val="22"/>
                <w:lang w:val="fr-FR" w:eastAsia="fr-FR"/>
              </w:rPr>
              <w:t>Internal Rebalancing</w:t>
            </w:r>
          </w:p>
        </w:tc>
        <w:tc>
          <w:tcPr>
            <w:tcW w:w="918" w:type="dxa"/>
            <w:tcBorders>
              <w:top w:val="single" w:sz="2" w:space="0" w:color="B8C2CC"/>
              <w:left w:val="single" w:sz="2" w:space="0" w:color="B8C2CC"/>
              <w:bottom w:val="single" w:sz="2" w:space="0" w:color="B8C2CC"/>
              <w:right w:val="single" w:sz="2" w:space="0" w:color="B8C2CC"/>
            </w:tcBorders>
            <w:tcMar>
              <w:top w:w="60" w:type="dxa"/>
              <w:left w:w="110" w:type="dxa"/>
              <w:bottom w:w="60" w:type="dxa"/>
              <w:right w:w="110" w:type="dxa"/>
            </w:tcMar>
            <w:vAlign w:val="center"/>
            <w:hideMark/>
          </w:tcPr>
          <w:p w14:paraId="19178324" w14:textId="77777777" w:rsidR="00EA30E4" w:rsidRPr="00EA30E4" w:rsidRDefault="00EA30E4" w:rsidP="00EA30E4">
            <w:pPr>
              <w:spacing w:line="240" w:lineRule="auto"/>
              <w:jc w:val="center"/>
              <w:rPr>
                <w:sz w:val="22"/>
                <w:lang w:val="fr-FR" w:eastAsia="fr-FR"/>
              </w:rPr>
            </w:pPr>
            <w:r w:rsidRPr="00EA30E4">
              <w:rPr>
                <w:sz w:val="22"/>
                <w:lang w:val="fr-FR" w:eastAsia="fr-FR"/>
              </w:rPr>
              <w:t>0 1 0</w:t>
            </w:r>
          </w:p>
        </w:tc>
        <w:tc>
          <w:tcPr>
            <w:tcW w:w="2636" w:type="dxa"/>
            <w:tcBorders>
              <w:top w:val="single" w:sz="2" w:space="0" w:color="B8C2CC"/>
              <w:left w:val="single" w:sz="2" w:space="0" w:color="B8C2CC"/>
              <w:bottom w:val="single" w:sz="2" w:space="0" w:color="B8C2CC"/>
              <w:right w:val="single" w:sz="2" w:space="0" w:color="B8C2CC"/>
            </w:tcBorders>
            <w:tcMar>
              <w:top w:w="60" w:type="dxa"/>
              <w:left w:w="110" w:type="dxa"/>
              <w:bottom w:w="60" w:type="dxa"/>
              <w:right w:w="110" w:type="dxa"/>
            </w:tcMar>
            <w:vAlign w:val="center"/>
            <w:hideMark/>
          </w:tcPr>
          <w:p w14:paraId="360EC98E" w14:textId="77777777" w:rsidR="00EA30E4" w:rsidRPr="00EA30E4" w:rsidRDefault="00EA30E4" w:rsidP="00EA30E4">
            <w:pPr>
              <w:spacing w:line="240" w:lineRule="auto"/>
              <w:jc w:val="center"/>
              <w:rPr>
                <w:sz w:val="22"/>
                <w:lang w:eastAsia="fr-FR"/>
              </w:rPr>
            </w:pPr>
            <w:r w:rsidRPr="00EA30E4">
              <w:rPr>
                <w:sz w:val="22"/>
                <w:lang w:eastAsia="fr-FR"/>
              </w:rPr>
              <w:t>Prey shares are re-weighted while the prey set holds.</w:t>
            </w:r>
          </w:p>
        </w:tc>
        <w:tc>
          <w:tcPr>
            <w:tcW w:w="1543" w:type="dxa"/>
            <w:tcBorders>
              <w:top w:val="single" w:sz="2" w:space="0" w:color="B8C2CC"/>
              <w:left w:val="single" w:sz="2" w:space="0" w:color="B8C2CC"/>
              <w:bottom w:val="single" w:sz="2" w:space="0" w:color="B8C2CC"/>
              <w:right w:val="single" w:sz="2" w:space="0" w:color="B8C2CC"/>
            </w:tcBorders>
            <w:shd w:val="clear" w:color="auto" w:fill="FCEBC2"/>
            <w:tcMar>
              <w:top w:w="60" w:type="dxa"/>
              <w:left w:w="110" w:type="dxa"/>
              <w:bottom w:w="60" w:type="dxa"/>
              <w:right w:w="110" w:type="dxa"/>
            </w:tcMar>
            <w:vAlign w:val="center"/>
            <w:hideMark/>
          </w:tcPr>
          <w:p w14:paraId="70571F61" w14:textId="77777777" w:rsidR="00EA30E4" w:rsidRPr="00EA30E4" w:rsidRDefault="00EA30E4" w:rsidP="00EA30E4">
            <w:pPr>
              <w:spacing w:line="240" w:lineRule="auto"/>
              <w:jc w:val="center"/>
              <w:rPr>
                <w:sz w:val="22"/>
                <w:lang w:val="fr-FR" w:eastAsia="fr-FR"/>
              </w:rPr>
            </w:pPr>
            <w:r w:rsidRPr="00EA30E4">
              <w:rPr>
                <w:sz w:val="22"/>
                <w:lang w:val="fr-FR" w:eastAsia="fr-FR"/>
              </w:rPr>
              <w:t>Functional change</w:t>
            </w:r>
          </w:p>
        </w:tc>
        <w:tc>
          <w:tcPr>
            <w:tcW w:w="3921" w:type="dxa"/>
            <w:vMerge w:val="restart"/>
            <w:tcBorders>
              <w:top w:val="single" w:sz="2" w:space="0" w:color="B8C2CC"/>
              <w:left w:val="single" w:sz="2" w:space="0" w:color="B8C2CC"/>
              <w:bottom w:val="single" w:sz="2" w:space="0" w:color="B8C2CC"/>
              <w:right w:val="single" w:sz="2" w:space="0" w:color="B8C2CC"/>
            </w:tcBorders>
            <w:shd w:val="clear" w:color="auto" w:fill="FCEBC2"/>
            <w:vAlign w:val="center"/>
            <w:hideMark/>
          </w:tcPr>
          <w:p w14:paraId="595BC16D" w14:textId="77777777" w:rsidR="00EA30E4" w:rsidRPr="00EA30E4" w:rsidRDefault="00EA30E4" w:rsidP="00EA30E4">
            <w:pPr>
              <w:spacing w:line="240" w:lineRule="auto"/>
              <w:jc w:val="center"/>
              <w:rPr>
                <w:sz w:val="22"/>
                <w:lang w:eastAsia="fr-FR"/>
              </w:rPr>
            </w:pPr>
            <w:r w:rsidRPr="00EA30E4">
              <w:rPr>
                <w:sz w:val="22"/>
                <w:lang w:eastAsia="fr-FR"/>
              </w:rPr>
              <w:t>Same prey set, but diet diversity and/or individual niche breadth shift.</w:t>
            </w:r>
          </w:p>
        </w:tc>
      </w:tr>
      <w:tr w:rsidR="00EA30E4" w:rsidRPr="00EA30E4" w14:paraId="3A0E85FB" w14:textId="77777777" w:rsidTr="00EA30E4">
        <w:trPr>
          <w:trHeight w:val="568"/>
        </w:trPr>
        <w:tc>
          <w:tcPr>
            <w:tcW w:w="1419" w:type="dxa"/>
            <w:tcBorders>
              <w:top w:val="single" w:sz="2" w:space="0" w:color="B8C2CC"/>
              <w:left w:val="single" w:sz="2" w:space="0" w:color="B8C2CC"/>
              <w:bottom w:val="single" w:sz="2" w:space="0" w:color="B8C2CC"/>
              <w:right w:val="single" w:sz="2" w:space="0" w:color="B8C2CC"/>
            </w:tcBorders>
            <w:tcMar>
              <w:top w:w="60" w:type="dxa"/>
              <w:left w:w="110" w:type="dxa"/>
              <w:bottom w:w="60" w:type="dxa"/>
              <w:right w:w="110" w:type="dxa"/>
            </w:tcMar>
            <w:vAlign w:val="center"/>
            <w:hideMark/>
          </w:tcPr>
          <w:p w14:paraId="2FB7B0AC" w14:textId="77777777" w:rsidR="00EA30E4" w:rsidRPr="00EA30E4" w:rsidRDefault="00EA30E4" w:rsidP="00EA30E4">
            <w:pPr>
              <w:spacing w:line="240" w:lineRule="auto"/>
              <w:jc w:val="center"/>
              <w:rPr>
                <w:sz w:val="22"/>
                <w:lang w:val="fr-FR" w:eastAsia="fr-FR"/>
              </w:rPr>
            </w:pPr>
            <w:r w:rsidRPr="00EA30E4">
              <w:rPr>
                <w:sz w:val="22"/>
                <w:lang w:val="fr-FR" w:eastAsia="fr-FR"/>
              </w:rPr>
              <w:t>Niche Compression / Expansion</w:t>
            </w:r>
          </w:p>
        </w:tc>
        <w:tc>
          <w:tcPr>
            <w:tcW w:w="918" w:type="dxa"/>
            <w:tcBorders>
              <w:top w:val="single" w:sz="2" w:space="0" w:color="B8C2CC"/>
              <w:left w:val="single" w:sz="2" w:space="0" w:color="B8C2CC"/>
              <w:bottom w:val="single" w:sz="2" w:space="0" w:color="B8C2CC"/>
              <w:right w:val="single" w:sz="2" w:space="0" w:color="B8C2CC"/>
            </w:tcBorders>
            <w:tcMar>
              <w:top w:w="60" w:type="dxa"/>
              <w:left w:w="110" w:type="dxa"/>
              <w:bottom w:w="60" w:type="dxa"/>
              <w:right w:w="110" w:type="dxa"/>
            </w:tcMar>
            <w:vAlign w:val="center"/>
            <w:hideMark/>
          </w:tcPr>
          <w:p w14:paraId="35017400" w14:textId="77777777" w:rsidR="00EA30E4" w:rsidRPr="00EA30E4" w:rsidRDefault="00EA30E4" w:rsidP="00EA30E4">
            <w:pPr>
              <w:spacing w:line="240" w:lineRule="auto"/>
              <w:jc w:val="center"/>
              <w:rPr>
                <w:sz w:val="22"/>
                <w:lang w:val="fr-FR" w:eastAsia="fr-FR"/>
              </w:rPr>
            </w:pPr>
            <w:r w:rsidRPr="00EA30E4">
              <w:rPr>
                <w:sz w:val="22"/>
                <w:lang w:val="fr-FR" w:eastAsia="fr-FR"/>
              </w:rPr>
              <w:t>0 0 1</w:t>
            </w:r>
          </w:p>
        </w:tc>
        <w:tc>
          <w:tcPr>
            <w:tcW w:w="2636" w:type="dxa"/>
            <w:tcBorders>
              <w:top w:val="single" w:sz="2" w:space="0" w:color="B8C2CC"/>
              <w:left w:val="single" w:sz="2" w:space="0" w:color="B8C2CC"/>
              <w:bottom w:val="single" w:sz="2" w:space="0" w:color="B8C2CC"/>
              <w:right w:val="single" w:sz="2" w:space="0" w:color="B8C2CC"/>
            </w:tcBorders>
            <w:tcMar>
              <w:top w:w="60" w:type="dxa"/>
              <w:left w:w="110" w:type="dxa"/>
              <w:bottom w:w="60" w:type="dxa"/>
              <w:right w:w="110" w:type="dxa"/>
            </w:tcMar>
            <w:vAlign w:val="center"/>
            <w:hideMark/>
          </w:tcPr>
          <w:p w14:paraId="13CC02B6" w14:textId="77777777" w:rsidR="00EA30E4" w:rsidRPr="00EA30E4" w:rsidRDefault="00EA30E4" w:rsidP="00EA30E4">
            <w:pPr>
              <w:spacing w:line="240" w:lineRule="auto"/>
              <w:jc w:val="center"/>
              <w:rPr>
                <w:sz w:val="22"/>
                <w:lang w:eastAsia="fr-FR"/>
              </w:rPr>
            </w:pPr>
            <w:r w:rsidRPr="00EA30E4">
              <w:rPr>
                <w:sz w:val="22"/>
                <w:lang w:eastAsia="fr-FR"/>
              </w:rPr>
              <w:t>Individuals specialise or generalise on the same prey.</w:t>
            </w:r>
          </w:p>
        </w:tc>
        <w:tc>
          <w:tcPr>
            <w:tcW w:w="1543" w:type="dxa"/>
            <w:tcBorders>
              <w:top w:val="single" w:sz="2" w:space="0" w:color="B8C2CC"/>
              <w:left w:val="single" w:sz="2" w:space="0" w:color="B8C2CC"/>
              <w:bottom w:val="single" w:sz="2" w:space="0" w:color="B8C2CC"/>
              <w:right w:val="single" w:sz="2" w:space="0" w:color="B8C2CC"/>
            </w:tcBorders>
            <w:shd w:val="clear" w:color="auto" w:fill="FCEBC2"/>
            <w:tcMar>
              <w:top w:w="60" w:type="dxa"/>
              <w:left w:w="110" w:type="dxa"/>
              <w:bottom w:w="60" w:type="dxa"/>
              <w:right w:w="110" w:type="dxa"/>
            </w:tcMar>
            <w:vAlign w:val="center"/>
            <w:hideMark/>
          </w:tcPr>
          <w:p w14:paraId="1490CA60" w14:textId="77777777" w:rsidR="00EA30E4" w:rsidRPr="00EA30E4" w:rsidRDefault="00EA30E4" w:rsidP="00EA30E4">
            <w:pPr>
              <w:spacing w:line="240" w:lineRule="auto"/>
              <w:jc w:val="center"/>
              <w:rPr>
                <w:sz w:val="22"/>
                <w:lang w:val="fr-FR" w:eastAsia="fr-FR"/>
              </w:rPr>
            </w:pPr>
            <w:r w:rsidRPr="00EA30E4">
              <w:rPr>
                <w:sz w:val="22"/>
                <w:lang w:val="fr-FR" w:eastAsia="fr-FR"/>
              </w:rPr>
              <w:t>Functional change</w:t>
            </w:r>
          </w:p>
        </w:tc>
        <w:tc>
          <w:tcPr>
            <w:tcW w:w="0" w:type="auto"/>
            <w:vMerge/>
            <w:tcBorders>
              <w:top w:val="single" w:sz="2" w:space="0" w:color="B8C2CC"/>
              <w:left w:val="single" w:sz="2" w:space="0" w:color="B8C2CC"/>
              <w:bottom w:val="single" w:sz="2" w:space="0" w:color="B8C2CC"/>
              <w:right w:val="single" w:sz="2" w:space="0" w:color="B8C2CC"/>
            </w:tcBorders>
            <w:vAlign w:val="center"/>
            <w:hideMark/>
          </w:tcPr>
          <w:p w14:paraId="11B07894" w14:textId="77777777" w:rsidR="00EA30E4" w:rsidRPr="00EA30E4" w:rsidRDefault="00EA30E4" w:rsidP="00EA30E4">
            <w:pPr>
              <w:spacing w:line="240" w:lineRule="auto"/>
              <w:rPr>
                <w:sz w:val="22"/>
                <w:lang w:eastAsia="fr-FR"/>
              </w:rPr>
            </w:pPr>
          </w:p>
        </w:tc>
      </w:tr>
      <w:tr w:rsidR="00EA30E4" w:rsidRPr="00EA30E4" w14:paraId="3C74A5C6" w14:textId="77777777" w:rsidTr="00EA30E4">
        <w:trPr>
          <w:trHeight w:val="514"/>
        </w:trPr>
        <w:tc>
          <w:tcPr>
            <w:tcW w:w="1419" w:type="dxa"/>
            <w:tcBorders>
              <w:top w:val="single" w:sz="2" w:space="0" w:color="B8C2CC"/>
              <w:left w:val="single" w:sz="2" w:space="0" w:color="B8C2CC"/>
              <w:bottom w:val="single" w:sz="2" w:space="0" w:color="B8C2CC"/>
              <w:right w:val="single" w:sz="2" w:space="0" w:color="B8C2CC"/>
            </w:tcBorders>
            <w:tcMar>
              <w:top w:w="60" w:type="dxa"/>
              <w:left w:w="110" w:type="dxa"/>
              <w:bottom w:w="60" w:type="dxa"/>
              <w:right w:w="110" w:type="dxa"/>
            </w:tcMar>
            <w:vAlign w:val="center"/>
            <w:hideMark/>
          </w:tcPr>
          <w:p w14:paraId="5A36BB35" w14:textId="77777777" w:rsidR="00EA30E4" w:rsidRPr="00EA30E4" w:rsidRDefault="00EA30E4" w:rsidP="00EA30E4">
            <w:pPr>
              <w:spacing w:line="240" w:lineRule="auto"/>
              <w:jc w:val="center"/>
              <w:rPr>
                <w:sz w:val="22"/>
                <w:lang w:val="fr-FR" w:eastAsia="fr-FR"/>
              </w:rPr>
            </w:pPr>
            <w:r w:rsidRPr="00EA30E4">
              <w:rPr>
                <w:sz w:val="22"/>
                <w:lang w:val="fr-FR" w:eastAsia="fr-FR"/>
              </w:rPr>
              <w:t>Niche Restructuring</w:t>
            </w:r>
          </w:p>
        </w:tc>
        <w:tc>
          <w:tcPr>
            <w:tcW w:w="918" w:type="dxa"/>
            <w:tcBorders>
              <w:top w:val="single" w:sz="2" w:space="0" w:color="B8C2CC"/>
              <w:left w:val="single" w:sz="2" w:space="0" w:color="B8C2CC"/>
              <w:bottom w:val="single" w:sz="2" w:space="0" w:color="B8C2CC"/>
              <w:right w:val="single" w:sz="2" w:space="0" w:color="B8C2CC"/>
            </w:tcBorders>
            <w:tcMar>
              <w:top w:w="60" w:type="dxa"/>
              <w:left w:w="110" w:type="dxa"/>
              <w:bottom w:w="60" w:type="dxa"/>
              <w:right w:w="110" w:type="dxa"/>
            </w:tcMar>
            <w:vAlign w:val="center"/>
            <w:hideMark/>
          </w:tcPr>
          <w:p w14:paraId="00B8D5F8" w14:textId="77777777" w:rsidR="00EA30E4" w:rsidRPr="00EA30E4" w:rsidRDefault="00EA30E4" w:rsidP="00EA30E4">
            <w:pPr>
              <w:spacing w:line="240" w:lineRule="auto"/>
              <w:jc w:val="center"/>
              <w:rPr>
                <w:sz w:val="22"/>
                <w:lang w:val="fr-FR" w:eastAsia="fr-FR"/>
              </w:rPr>
            </w:pPr>
            <w:r w:rsidRPr="00EA30E4">
              <w:rPr>
                <w:sz w:val="22"/>
                <w:lang w:val="fr-FR" w:eastAsia="fr-FR"/>
              </w:rPr>
              <w:t>0 1 1</w:t>
            </w:r>
          </w:p>
        </w:tc>
        <w:tc>
          <w:tcPr>
            <w:tcW w:w="2636" w:type="dxa"/>
            <w:tcBorders>
              <w:top w:val="single" w:sz="2" w:space="0" w:color="B8C2CC"/>
              <w:left w:val="single" w:sz="2" w:space="0" w:color="B8C2CC"/>
              <w:bottom w:val="single" w:sz="2" w:space="0" w:color="B8C2CC"/>
              <w:right w:val="single" w:sz="2" w:space="0" w:color="B8C2CC"/>
            </w:tcBorders>
            <w:tcMar>
              <w:top w:w="60" w:type="dxa"/>
              <w:left w:w="110" w:type="dxa"/>
              <w:bottom w:w="60" w:type="dxa"/>
              <w:right w:w="110" w:type="dxa"/>
            </w:tcMar>
            <w:vAlign w:val="center"/>
            <w:hideMark/>
          </w:tcPr>
          <w:p w14:paraId="4DF54C48" w14:textId="77777777" w:rsidR="00EA30E4" w:rsidRPr="00EA30E4" w:rsidRDefault="00EA30E4" w:rsidP="00EA30E4">
            <w:pPr>
              <w:spacing w:line="240" w:lineRule="auto"/>
              <w:jc w:val="center"/>
              <w:rPr>
                <w:sz w:val="22"/>
                <w:lang w:eastAsia="fr-FR"/>
              </w:rPr>
            </w:pPr>
            <w:r w:rsidRPr="00EA30E4">
              <w:rPr>
                <w:sz w:val="22"/>
                <w:lang w:eastAsia="fr-FR"/>
              </w:rPr>
              <w:t>Evenness and breadth both reorganise, same prey.</w:t>
            </w:r>
          </w:p>
        </w:tc>
        <w:tc>
          <w:tcPr>
            <w:tcW w:w="1543" w:type="dxa"/>
            <w:tcBorders>
              <w:top w:val="single" w:sz="2" w:space="0" w:color="B8C2CC"/>
              <w:left w:val="single" w:sz="2" w:space="0" w:color="B8C2CC"/>
              <w:bottom w:val="single" w:sz="2" w:space="0" w:color="B8C2CC"/>
              <w:right w:val="single" w:sz="2" w:space="0" w:color="B8C2CC"/>
            </w:tcBorders>
            <w:shd w:val="clear" w:color="auto" w:fill="FCEBC2"/>
            <w:tcMar>
              <w:top w:w="60" w:type="dxa"/>
              <w:left w:w="110" w:type="dxa"/>
              <w:bottom w:w="60" w:type="dxa"/>
              <w:right w:w="110" w:type="dxa"/>
            </w:tcMar>
            <w:vAlign w:val="center"/>
            <w:hideMark/>
          </w:tcPr>
          <w:p w14:paraId="567C410B" w14:textId="77777777" w:rsidR="00EA30E4" w:rsidRPr="00EA30E4" w:rsidRDefault="00EA30E4" w:rsidP="00EA30E4">
            <w:pPr>
              <w:spacing w:line="240" w:lineRule="auto"/>
              <w:jc w:val="center"/>
              <w:rPr>
                <w:sz w:val="22"/>
                <w:lang w:val="fr-FR" w:eastAsia="fr-FR"/>
              </w:rPr>
            </w:pPr>
            <w:r w:rsidRPr="00EA30E4">
              <w:rPr>
                <w:sz w:val="22"/>
                <w:lang w:val="fr-FR" w:eastAsia="fr-FR"/>
              </w:rPr>
              <w:t>Functional change</w:t>
            </w:r>
          </w:p>
        </w:tc>
        <w:tc>
          <w:tcPr>
            <w:tcW w:w="0" w:type="auto"/>
            <w:vMerge/>
            <w:tcBorders>
              <w:top w:val="single" w:sz="2" w:space="0" w:color="B8C2CC"/>
              <w:left w:val="single" w:sz="2" w:space="0" w:color="B8C2CC"/>
              <w:bottom w:val="single" w:sz="2" w:space="0" w:color="B8C2CC"/>
              <w:right w:val="single" w:sz="2" w:space="0" w:color="B8C2CC"/>
            </w:tcBorders>
            <w:vAlign w:val="center"/>
            <w:hideMark/>
          </w:tcPr>
          <w:p w14:paraId="77D834F5" w14:textId="77777777" w:rsidR="00EA30E4" w:rsidRPr="00EA30E4" w:rsidRDefault="00EA30E4" w:rsidP="00EA30E4">
            <w:pPr>
              <w:spacing w:line="240" w:lineRule="auto"/>
              <w:rPr>
                <w:sz w:val="22"/>
                <w:lang w:eastAsia="fr-FR"/>
              </w:rPr>
            </w:pPr>
          </w:p>
        </w:tc>
      </w:tr>
      <w:tr w:rsidR="00EA30E4" w:rsidRPr="00EA30E4" w14:paraId="688E8017" w14:textId="77777777" w:rsidTr="00EA30E4">
        <w:trPr>
          <w:trHeight w:val="532"/>
        </w:trPr>
        <w:tc>
          <w:tcPr>
            <w:tcW w:w="1419" w:type="dxa"/>
            <w:tcBorders>
              <w:top w:val="single" w:sz="2" w:space="0" w:color="B8C2CC"/>
              <w:left w:val="single" w:sz="2" w:space="0" w:color="B8C2CC"/>
              <w:bottom w:val="single" w:sz="2" w:space="0" w:color="B8C2CC"/>
              <w:right w:val="single" w:sz="2" w:space="0" w:color="B8C2CC"/>
            </w:tcBorders>
            <w:tcMar>
              <w:top w:w="60" w:type="dxa"/>
              <w:left w:w="110" w:type="dxa"/>
              <w:bottom w:w="60" w:type="dxa"/>
              <w:right w:w="110" w:type="dxa"/>
            </w:tcMar>
            <w:vAlign w:val="center"/>
            <w:hideMark/>
          </w:tcPr>
          <w:p w14:paraId="62085FB0" w14:textId="77777777" w:rsidR="00EA30E4" w:rsidRPr="00EA30E4" w:rsidRDefault="00EA30E4" w:rsidP="00EA30E4">
            <w:pPr>
              <w:spacing w:line="240" w:lineRule="auto"/>
              <w:jc w:val="center"/>
              <w:rPr>
                <w:sz w:val="22"/>
                <w:lang w:val="fr-FR" w:eastAsia="fr-FR"/>
              </w:rPr>
            </w:pPr>
            <w:r w:rsidRPr="00EA30E4">
              <w:rPr>
                <w:sz w:val="22"/>
                <w:lang w:val="fr-FR" w:eastAsia="fr-FR"/>
              </w:rPr>
              <w:t>Ghost Shift</w:t>
            </w:r>
          </w:p>
        </w:tc>
        <w:tc>
          <w:tcPr>
            <w:tcW w:w="918" w:type="dxa"/>
            <w:tcBorders>
              <w:top w:val="single" w:sz="2" w:space="0" w:color="B8C2CC"/>
              <w:left w:val="single" w:sz="2" w:space="0" w:color="B8C2CC"/>
              <w:bottom w:val="single" w:sz="2" w:space="0" w:color="B8C2CC"/>
              <w:right w:val="single" w:sz="2" w:space="0" w:color="B8C2CC"/>
            </w:tcBorders>
            <w:tcMar>
              <w:top w:w="60" w:type="dxa"/>
              <w:left w:w="110" w:type="dxa"/>
              <w:bottom w:w="60" w:type="dxa"/>
              <w:right w:w="110" w:type="dxa"/>
            </w:tcMar>
            <w:vAlign w:val="center"/>
            <w:hideMark/>
          </w:tcPr>
          <w:p w14:paraId="764BDD11" w14:textId="77777777" w:rsidR="00EA30E4" w:rsidRPr="00EA30E4" w:rsidRDefault="00EA30E4" w:rsidP="00EA30E4">
            <w:pPr>
              <w:spacing w:line="240" w:lineRule="auto"/>
              <w:jc w:val="center"/>
              <w:rPr>
                <w:sz w:val="22"/>
                <w:lang w:val="fr-FR" w:eastAsia="fr-FR"/>
              </w:rPr>
            </w:pPr>
            <w:r w:rsidRPr="00EA30E4">
              <w:rPr>
                <w:sz w:val="22"/>
                <w:lang w:val="fr-FR" w:eastAsia="fr-FR"/>
              </w:rPr>
              <w:t>1 0 0</w:t>
            </w:r>
          </w:p>
        </w:tc>
        <w:tc>
          <w:tcPr>
            <w:tcW w:w="2636" w:type="dxa"/>
            <w:tcBorders>
              <w:top w:val="single" w:sz="2" w:space="0" w:color="B8C2CC"/>
              <w:left w:val="single" w:sz="2" w:space="0" w:color="B8C2CC"/>
              <w:bottom w:val="single" w:sz="2" w:space="0" w:color="B8C2CC"/>
              <w:right w:val="single" w:sz="2" w:space="0" w:color="B8C2CC"/>
            </w:tcBorders>
            <w:tcMar>
              <w:top w:w="60" w:type="dxa"/>
              <w:left w:w="110" w:type="dxa"/>
              <w:bottom w:w="60" w:type="dxa"/>
              <w:right w:w="110" w:type="dxa"/>
            </w:tcMar>
            <w:vAlign w:val="center"/>
            <w:hideMark/>
          </w:tcPr>
          <w:p w14:paraId="576CD839" w14:textId="77777777" w:rsidR="00EA30E4" w:rsidRPr="00EA30E4" w:rsidRDefault="00EA30E4" w:rsidP="00EA30E4">
            <w:pPr>
              <w:spacing w:line="240" w:lineRule="auto"/>
              <w:jc w:val="center"/>
              <w:rPr>
                <w:sz w:val="22"/>
                <w:lang w:eastAsia="fr-FR"/>
              </w:rPr>
            </w:pPr>
            <w:r w:rsidRPr="00EA30E4">
              <w:rPr>
                <w:sz w:val="22"/>
                <w:lang w:eastAsia="fr-FR"/>
              </w:rPr>
              <w:t>Prey identities turn over, diet shape unchanged.</w:t>
            </w:r>
          </w:p>
        </w:tc>
        <w:tc>
          <w:tcPr>
            <w:tcW w:w="1543" w:type="dxa"/>
            <w:tcBorders>
              <w:top w:val="single" w:sz="2" w:space="0" w:color="B8C2CC"/>
              <w:left w:val="single" w:sz="2" w:space="0" w:color="B8C2CC"/>
              <w:bottom w:val="single" w:sz="2" w:space="0" w:color="B8C2CC"/>
              <w:right w:val="single" w:sz="2" w:space="0" w:color="B8C2CC"/>
            </w:tcBorders>
            <w:shd w:val="clear" w:color="auto" w:fill="C9E9E4"/>
            <w:tcMar>
              <w:top w:w="60" w:type="dxa"/>
              <w:left w:w="110" w:type="dxa"/>
              <w:bottom w:w="60" w:type="dxa"/>
              <w:right w:w="110" w:type="dxa"/>
            </w:tcMar>
            <w:vAlign w:val="center"/>
            <w:hideMark/>
          </w:tcPr>
          <w:p w14:paraId="05AFF713" w14:textId="77777777" w:rsidR="00EA30E4" w:rsidRPr="00EA30E4" w:rsidRDefault="00EA30E4" w:rsidP="00EA30E4">
            <w:pPr>
              <w:spacing w:line="240" w:lineRule="auto"/>
              <w:jc w:val="center"/>
              <w:rPr>
                <w:sz w:val="22"/>
                <w:lang w:val="fr-FR" w:eastAsia="fr-FR"/>
              </w:rPr>
            </w:pPr>
            <w:r w:rsidRPr="00EA30E4">
              <w:rPr>
                <w:sz w:val="22"/>
                <w:lang w:val="fr-FR" w:eastAsia="fr-FR"/>
              </w:rPr>
              <w:t>Substitution</w:t>
            </w:r>
          </w:p>
        </w:tc>
        <w:tc>
          <w:tcPr>
            <w:tcW w:w="3921" w:type="dxa"/>
            <w:tcBorders>
              <w:top w:val="single" w:sz="2" w:space="0" w:color="B8C2CC"/>
              <w:left w:val="single" w:sz="2" w:space="0" w:color="B8C2CC"/>
              <w:bottom w:val="single" w:sz="2" w:space="0" w:color="B8C2CC"/>
              <w:right w:val="single" w:sz="2" w:space="0" w:color="B8C2CC"/>
            </w:tcBorders>
            <w:shd w:val="clear" w:color="auto" w:fill="C9E9E4"/>
            <w:vAlign w:val="center"/>
            <w:hideMark/>
          </w:tcPr>
          <w:p w14:paraId="4AA64AC0" w14:textId="77777777" w:rsidR="00EA30E4" w:rsidRPr="00EA30E4" w:rsidRDefault="00EA30E4" w:rsidP="00EA30E4">
            <w:pPr>
              <w:spacing w:line="240" w:lineRule="auto"/>
              <w:jc w:val="center"/>
              <w:rPr>
                <w:sz w:val="22"/>
                <w:lang w:eastAsia="fr-FR"/>
              </w:rPr>
            </w:pPr>
            <w:r w:rsidRPr="00EA30E4">
              <w:rPr>
                <w:sz w:val="22"/>
                <w:lang w:eastAsia="fr-FR"/>
              </w:rPr>
              <w:t>Like-for-like prey turnover: prey identities change while diversity and breadth hold.</w:t>
            </w:r>
          </w:p>
        </w:tc>
      </w:tr>
      <w:tr w:rsidR="00EA30E4" w:rsidRPr="00EA30E4" w14:paraId="34DC5D0E" w14:textId="77777777" w:rsidTr="00EA30E4">
        <w:trPr>
          <w:trHeight w:val="220"/>
        </w:trPr>
        <w:tc>
          <w:tcPr>
            <w:tcW w:w="1419" w:type="dxa"/>
            <w:tcBorders>
              <w:top w:val="single" w:sz="2" w:space="0" w:color="B8C2CC"/>
              <w:left w:val="single" w:sz="2" w:space="0" w:color="B8C2CC"/>
              <w:bottom w:val="single" w:sz="2" w:space="0" w:color="B8C2CC"/>
              <w:right w:val="single" w:sz="2" w:space="0" w:color="B8C2CC"/>
            </w:tcBorders>
            <w:tcMar>
              <w:top w:w="60" w:type="dxa"/>
              <w:left w:w="110" w:type="dxa"/>
              <w:bottom w:w="60" w:type="dxa"/>
              <w:right w:w="110" w:type="dxa"/>
            </w:tcMar>
            <w:vAlign w:val="center"/>
            <w:hideMark/>
          </w:tcPr>
          <w:p w14:paraId="3DD4D21D" w14:textId="77777777" w:rsidR="00EA30E4" w:rsidRPr="00EA30E4" w:rsidRDefault="00EA30E4" w:rsidP="00EA30E4">
            <w:pPr>
              <w:spacing w:line="240" w:lineRule="auto"/>
              <w:jc w:val="center"/>
              <w:rPr>
                <w:sz w:val="22"/>
                <w:lang w:val="fr-FR" w:eastAsia="fr-FR"/>
              </w:rPr>
            </w:pPr>
            <w:r w:rsidRPr="00EA30E4">
              <w:rPr>
                <w:sz w:val="22"/>
                <w:lang w:val="fr-FR" w:eastAsia="fr-FR"/>
              </w:rPr>
              <w:t>Partial Diet Shift</w:t>
            </w:r>
          </w:p>
        </w:tc>
        <w:tc>
          <w:tcPr>
            <w:tcW w:w="918" w:type="dxa"/>
            <w:tcBorders>
              <w:top w:val="single" w:sz="2" w:space="0" w:color="B8C2CC"/>
              <w:left w:val="single" w:sz="2" w:space="0" w:color="B8C2CC"/>
              <w:bottom w:val="single" w:sz="2" w:space="0" w:color="B8C2CC"/>
              <w:right w:val="single" w:sz="2" w:space="0" w:color="B8C2CC"/>
            </w:tcBorders>
            <w:tcMar>
              <w:top w:w="60" w:type="dxa"/>
              <w:left w:w="110" w:type="dxa"/>
              <w:bottom w:w="60" w:type="dxa"/>
              <w:right w:w="110" w:type="dxa"/>
            </w:tcMar>
            <w:vAlign w:val="center"/>
            <w:hideMark/>
          </w:tcPr>
          <w:p w14:paraId="288D819F" w14:textId="77777777" w:rsidR="00EA30E4" w:rsidRPr="00EA30E4" w:rsidRDefault="00EA30E4" w:rsidP="00EA30E4">
            <w:pPr>
              <w:spacing w:line="240" w:lineRule="auto"/>
              <w:jc w:val="center"/>
              <w:rPr>
                <w:sz w:val="22"/>
                <w:lang w:val="fr-FR" w:eastAsia="fr-FR"/>
              </w:rPr>
            </w:pPr>
            <w:r w:rsidRPr="00EA30E4">
              <w:rPr>
                <w:sz w:val="22"/>
                <w:lang w:val="fr-FR" w:eastAsia="fr-FR"/>
              </w:rPr>
              <w:t>1 1 0</w:t>
            </w:r>
          </w:p>
        </w:tc>
        <w:tc>
          <w:tcPr>
            <w:tcW w:w="2636" w:type="dxa"/>
            <w:tcBorders>
              <w:top w:val="single" w:sz="2" w:space="0" w:color="B8C2CC"/>
              <w:left w:val="single" w:sz="2" w:space="0" w:color="B8C2CC"/>
              <w:bottom w:val="single" w:sz="2" w:space="0" w:color="B8C2CC"/>
              <w:right w:val="single" w:sz="2" w:space="0" w:color="B8C2CC"/>
            </w:tcBorders>
            <w:tcMar>
              <w:top w:w="60" w:type="dxa"/>
              <w:left w:w="110" w:type="dxa"/>
              <w:bottom w:w="60" w:type="dxa"/>
              <w:right w:w="110" w:type="dxa"/>
            </w:tcMar>
            <w:vAlign w:val="center"/>
            <w:hideMark/>
          </w:tcPr>
          <w:p w14:paraId="57B2777E" w14:textId="77777777" w:rsidR="00EA30E4" w:rsidRPr="00EA30E4" w:rsidRDefault="00EA30E4" w:rsidP="00EA30E4">
            <w:pPr>
              <w:spacing w:line="240" w:lineRule="auto"/>
              <w:jc w:val="center"/>
              <w:rPr>
                <w:sz w:val="22"/>
                <w:lang w:eastAsia="fr-FR"/>
              </w:rPr>
            </w:pPr>
            <w:r w:rsidRPr="00EA30E4">
              <w:rPr>
                <w:sz w:val="22"/>
                <w:lang w:eastAsia="fr-FR"/>
              </w:rPr>
              <w:t>Turnover with a change in diversity.</w:t>
            </w:r>
          </w:p>
        </w:tc>
        <w:tc>
          <w:tcPr>
            <w:tcW w:w="1543" w:type="dxa"/>
            <w:tcBorders>
              <w:top w:val="single" w:sz="2" w:space="0" w:color="B8C2CC"/>
              <w:left w:val="single" w:sz="2" w:space="0" w:color="B8C2CC"/>
              <w:bottom w:val="single" w:sz="2" w:space="0" w:color="B8C2CC"/>
              <w:right w:val="single" w:sz="2" w:space="0" w:color="B8C2CC"/>
            </w:tcBorders>
            <w:shd w:val="clear" w:color="auto" w:fill="F7D6D2"/>
            <w:tcMar>
              <w:top w:w="60" w:type="dxa"/>
              <w:left w:w="110" w:type="dxa"/>
              <w:bottom w:w="60" w:type="dxa"/>
              <w:right w:w="110" w:type="dxa"/>
            </w:tcMar>
            <w:vAlign w:val="center"/>
            <w:hideMark/>
          </w:tcPr>
          <w:p w14:paraId="749F0898" w14:textId="77777777" w:rsidR="00EA30E4" w:rsidRPr="00EA30E4" w:rsidRDefault="00EA30E4" w:rsidP="00EA30E4">
            <w:pPr>
              <w:spacing w:line="240" w:lineRule="auto"/>
              <w:jc w:val="center"/>
              <w:rPr>
                <w:sz w:val="22"/>
                <w:lang w:val="fr-FR" w:eastAsia="fr-FR"/>
              </w:rPr>
            </w:pPr>
            <w:r w:rsidRPr="00EA30E4">
              <w:rPr>
                <w:sz w:val="22"/>
                <w:lang w:val="fr-FR" w:eastAsia="fr-FR"/>
              </w:rPr>
              <w:t>Reorganisation</w:t>
            </w:r>
          </w:p>
        </w:tc>
        <w:tc>
          <w:tcPr>
            <w:tcW w:w="3921" w:type="dxa"/>
            <w:vMerge w:val="restart"/>
            <w:tcBorders>
              <w:top w:val="single" w:sz="2" w:space="0" w:color="B8C2CC"/>
              <w:left w:val="single" w:sz="2" w:space="0" w:color="B8C2CC"/>
              <w:bottom w:val="single" w:sz="2" w:space="0" w:color="B8C2CC"/>
              <w:right w:val="single" w:sz="2" w:space="0" w:color="B8C2CC"/>
            </w:tcBorders>
            <w:shd w:val="clear" w:color="auto" w:fill="F7D6D2"/>
            <w:vAlign w:val="center"/>
            <w:hideMark/>
          </w:tcPr>
          <w:p w14:paraId="141997AC" w14:textId="77777777" w:rsidR="00EA30E4" w:rsidRPr="00EA30E4" w:rsidRDefault="00EA30E4" w:rsidP="00EA30E4">
            <w:pPr>
              <w:spacing w:line="240" w:lineRule="auto"/>
              <w:jc w:val="center"/>
              <w:rPr>
                <w:sz w:val="22"/>
                <w:lang w:eastAsia="fr-FR"/>
              </w:rPr>
            </w:pPr>
            <w:r w:rsidRPr="00EA30E4">
              <w:rPr>
                <w:sz w:val="22"/>
                <w:lang w:eastAsia="fr-FR"/>
              </w:rPr>
              <w:t>Prey turnover coupled with a change in diversity and/or niche breadth.</w:t>
            </w:r>
          </w:p>
        </w:tc>
      </w:tr>
      <w:tr w:rsidR="00EA30E4" w:rsidRPr="00EA30E4" w14:paraId="72F124D1" w14:textId="77777777" w:rsidTr="00EA30E4">
        <w:trPr>
          <w:trHeight w:val="283"/>
        </w:trPr>
        <w:tc>
          <w:tcPr>
            <w:tcW w:w="1419" w:type="dxa"/>
            <w:tcBorders>
              <w:top w:val="single" w:sz="2" w:space="0" w:color="B8C2CC"/>
              <w:left w:val="single" w:sz="2" w:space="0" w:color="B8C2CC"/>
              <w:bottom w:val="single" w:sz="2" w:space="0" w:color="B8C2CC"/>
              <w:right w:val="single" w:sz="2" w:space="0" w:color="B8C2CC"/>
            </w:tcBorders>
            <w:tcMar>
              <w:top w:w="60" w:type="dxa"/>
              <w:left w:w="110" w:type="dxa"/>
              <w:bottom w:w="60" w:type="dxa"/>
              <w:right w:w="110" w:type="dxa"/>
            </w:tcMar>
            <w:vAlign w:val="center"/>
            <w:hideMark/>
          </w:tcPr>
          <w:p w14:paraId="04EAA513" w14:textId="77777777" w:rsidR="00EA30E4" w:rsidRPr="00EA30E4" w:rsidRDefault="00EA30E4" w:rsidP="00EA30E4">
            <w:pPr>
              <w:spacing w:line="240" w:lineRule="auto"/>
              <w:jc w:val="center"/>
              <w:rPr>
                <w:sz w:val="22"/>
                <w:lang w:val="fr-FR" w:eastAsia="fr-FR"/>
              </w:rPr>
            </w:pPr>
            <w:r w:rsidRPr="00EA30E4">
              <w:rPr>
                <w:sz w:val="22"/>
                <w:lang w:val="fr-FR" w:eastAsia="fr-FR"/>
              </w:rPr>
              <w:t>Structural Shift</w:t>
            </w:r>
          </w:p>
        </w:tc>
        <w:tc>
          <w:tcPr>
            <w:tcW w:w="918" w:type="dxa"/>
            <w:tcBorders>
              <w:top w:val="single" w:sz="2" w:space="0" w:color="B8C2CC"/>
              <w:left w:val="single" w:sz="2" w:space="0" w:color="B8C2CC"/>
              <w:bottom w:val="single" w:sz="2" w:space="0" w:color="B8C2CC"/>
              <w:right w:val="single" w:sz="2" w:space="0" w:color="B8C2CC"/>
            </w:tcBorders>
            <w:tcMar>
              <w:top w:w="60" w:type="dxa"/>
              <w:left w:w="110" w:type="dxa"/>
              <w:bottom w:w="60" w:type="dxa"/>
              <w:right w:w="110" w:type="dxa"/>
            </w:tcMar>
            <w:vAlign w:val="center"/>
            <w:hideMark/>
          </w:tcPr>
          <w:p w14:paraId="38CB8C37" w14:textId="77777777" w:rsidR="00EA30E4" w:rsidRPr="00EA30E4" w:rsidRDefault="00EA30E4" w:rsidP="00EA30E4">
            <w:pPr>
              <w:spacing w:line="240" w:lineRule="auto"/>
              <w:jc w:val="center"/>
              <w:rPr>
                <w:sz w:val="22"/>
                <w:lang w:val="fr-FR" w:eastAsia="fr-FR"/>
              </w:rPr>
            </w:pPr>
            <w:r w:rsidRPr="00EA30E4">
              <w:rPr>
                <w:sz w:val="22"/>
                <w:lang w:val="fr-FR" w:eastAsia="fr-FR"/>
              </w:rPr>
              <w:t>1 0 1</w:t>
            </w:r>
          </w:p>
        </w:tc>
        <w:tc>
          <w:tcPr>
            <w:tcW w:w="2636" w:type="dxa"/>
            <w:tcBorders>
              <w:top w:val="single" w:sz="2" w:space="0" w:color="B8C2CC"/>
              <w:left w:val="single" w:sz="2" w:space="0" w:color="B8C2CC"/>
              <w:bottom w:val="single" w:sz="2" w:space="0" w:color="B8C2CC"/>
              <w:right w:val="single" w:sz="2" w:space="0" w:color="B8C2CC"/>
            </w:tcBorders>
            <w:tcMar>
              <w:top w:w="60" w:type="dxa"/>
              <w:left w:w="110" w:type="dxa"/>
              <w:bottom w:w="60" w:type="dxa"/>
              <w:right w:w="110" w:type="dxa"/>
            </w:tcMar>
            <w:vAlign w:val="center"/>
            <w:hideMark/>
          </w:tcPr>
          <w:p w14:paraId="73CEEA4D" w14:textId="77777777" w:rsidR="00EA30E4" w:rsidRPr="00EA30E4" w:rsidRDefault="00EA30E4" w:rsidP="00EA30E4">
            <w:pPr>
              <w:spacing w:line="240" w:lineRule="auto"/>
              <w:jc w:val="center"/>
              <w:rPr>
                <w:sz w:val="22"/>
                <w:lang w:eastAsia="fr-FR"/>
              </w:rPr>
            </w:pPr>
            <w:r w:rsidRPr="00EA30E4">
              <w:rPr>
                <w:sz w:val="22"/>
                <w:lang w:eastAsia="fr-FR"/>
              </w:rPr>
              <w:t>Turnover with a change in niche breadth.</w:t>
            </w:r>
          </w:p>
        </w:tc>
        <w:tc>
          <w:tcPr>
            <w:tcW w:w="1543" w:type="dxa"/>
            <w:tcBorders>
              <w:top w:val="single" w:sz="2" w:space="0" w:color="B8C2CC"/>
              <w:left w:val="single" w:sz="2" w:space="0" w:color="B8C2CC"/>
              <w:bottom w:val="single" w:sz="2" w:space="0" w:color="B8C2CC"/>
              <w:right w:val="single" w:sz="2" w:space="0" w:color="B8C2CC"/>
            </w:tcBorders>
            <w:shd w:val="clear" w:color="auto" w:fill="F7D6D2"/>
            <w:tcMar>
              <w:top w:w="60" w:type="dxa"/>
              <w:left w:w="110" w:type="dxa"/>
              <w:bottom w:w="60" w:type="dxa"/>
              <w:right w:w="110" w:type="dxa"/>
            </w:tcMar>
            <w:vAlign w:val="center"/>
            <w:hideMark/>
          </w:tcPr>
          <w:p w14:paraId="63FF8162" w14:textId="77777777" w:rsidR="00EA30E4" w:rsidRPr="00EA30E4" w:rsidRDefault="00EA30E4" w:rsidP="00EA30E4">
            <w:pPr>
              <w:spacing w:line="240" w:lineRule="auto"/>
              <w:jc w:val="center"/>
              <w:rPr>
                <w:sz w:val="22"/>
                <w:lang w:val="fr-FR" w:eastAsia="fr-FR"/>
              </w:rPr>
            </w:pPr>
            <w:r w:rsidRPr="00EA30E4">
              <w:rPr>
                <w:sz w:val="22"/>
                <w:lang w:val="fr-FR" w:eastAsia="fr-FR"/>
              </w:rPr>
              <w:t>Reorganisation</w:t>
            </w:r>
          </w:p>
        </w:tc>
        <w:tc>
          <w:tcPr>
            <w:tcW w:w="0" w:type="auto"/>
            <w:vMerge/>
            <w:tcBorders>
              <w:top w:val="single" w:sz="2" w:space="0" w:color="B8C2CC"/>
              <w:left w:val="single" w:sz="2" w:space="0" w:color="B8C2CC"/>
              <w:bottom w:val="single" w:sz="2" w:space="0" w:color="B8C2CC"/>
              <w:right w:val="single" w:sz="2" w:space="0" w:color="B8C2CC"/>
            </w:tcBorders>
            <w:vAlign w:val="center"/>
            <w:hideMark/>
          </w:tcPr>
          <w:p w14:paraId="5C137EB7" w14:textId="77777777" w:rsidR="00EA30E4" w:rsidRPr="00EA30E4" w:rsidRDefault="00EA30E4" w:rsidP="00EA30E4">
            <w:pPr>
              <w:spacing w:line="240" w:lineRule="auto"/>
              <w:rPr>
                <w:sz w:val="22"/>
                <w:lang w:eastAsia="fr-FR"/>
              </w:rPr>
            </w:pPr>
          </w:p>
        </w:tc>
      </w:tr>
      <w:tr w:rsidR="00EA30E4" w:rsidRPr="00EA30E4" w14:paraId="3C1C2621" w14:textId="77777777" w:rsidTr="00EA30E4">
        <w:trPr>
          <w:trHeight w:val="229"/>
        </w:trPr>
        <w:tc>
          <w:tcPr>
            <w:tcW w:w="1419" w:type="dxa"/>
            <w:tcBorders>
              <w:top w:val="single" w:sz="2" w:space="0" w:color="B8C2CC"/>
              <w:left w:val="single" w:sz="2" w:space="0" w:color="B8C2CC"/>
              <w:bottom w:val="single" w:sz="2" w:space="0" w:color="B8C2CC"/>
              <w:right w:val="single" w:sz="2" w:space="0" w:color="B8C2CC"/>
            </w:tcBorders>
            <w:tcMar>
              <w:top w:w="60" w:type="dxa"/>
              <w:left w:w="110" w:type="dxa"/>
              <w:bottom w:w="60" w:type="dxa"/>
              <w:right w:w="110" w:type="dxa"/>
            </w:tcMar>
            <w:vAlign w:val="center"/>
            <w:hideMark/>
          </w:tcPr>
          <w:p w14:paraId="281E6D2C" w14:textId="77777777" w:rsidR="00EA30E4" w:rsidRPr="00EA30E4" w:rsidRDefault="00EA30E4" w:rsidP="00EA30E4">
            <w:pPr>
              <w:spacing w:line="240" w:lineRule="auto"/>
              <w:jc w:val="center"/>
              <w:rPr>
                <w:sz w:val="22"/>
                <w:lang w:val="fr-FR" w:eastAsia="fr-FR"/>
              </w:rPr>
            </w:pPr>
            <w:r w:rsidRPr="00EA30E4">
              <w:rPr>
                <w:sz w:val="22"/>
                <w:lang w:val="fr-FR" w:eastAsia="fr-FR"/>
              </w:rPr>
              <w:t>Major Shift</w:t>
            </w:r>
          </w:p>
        </w:tc>
        <w:tc>
          <w:tcPr>
            <w:tcW w:w="918" w:type="dxa"/>
            <w:tcBorders>
              <w:top w:val="single" w:sz="2" w:space="0" w:color="B8C2CC"/>
              <w:left w:val="single" w:sz="2" w:space="0" w:color="B8C2CC"/>
              <w:bottom w:val="single" w:sz="2" w:space="0" w:color="B8C2CC"/>
              <w:right w:val="single" w:sz="2" w:space="0" w:color="B8C2CC"/>
            </w:tcBorders>
            <w:tcMar>
              <w:top w:w="60" w:type="dxa"/>
              <w:left w:w="110" w:type="dxa"/>
              <w:bottom w:w="60" w:type="dxa"/>
              <w:right w:w="110" w:type="dxa"/>
            </w:tcMar>
            <w:vAlign w:val="center"/>
            <w:hideMark/>
          </w:tcPr>
          <w:p w14:paraId="324F0594" w14:textId="77777777" w:rsidR="00EA30E4" w:rsidRPr="00EA30E4" w:rsidRDefault="00EA30E4" w:rsidP="00EA30E4">
            <w:pPr>
              <w:spacing w:line="240" w:lineRule="auto"/>
              <w:jc w:val="center"/>
              <w:rPr>
                <w:sz w:val="22"/>
                <w:lang w:val="fr-FR" w:eastAsia="fr-FR"/>
              </w:rPr>
            </w:pPr>
            <w:r w:rsidRPr="00EA30E4">
              <w:rPr>
                <w:sz w:val="22"/>
                <w:lang w:val="fr-FR" w:eastAsia="fr-FR"/>
              </w:rPr>
              <w:t>1 1 1</w:t>
            </w:r>
          </w:p>
        </w:tc>
        <w:tc>
          <w:tcPr>
            <w:tcW w:w="2636" w:type="dxa"/>
            <w:tcBorders>
              <w:top w:val="single" w:sz="2" w:space="0" w:color="B8C2CC"/>
              <w:left w:val="single" w:sz="2" w:space="0" w:color="B8C2CC"/>
              <w:bottom w:val="single" w:sz="2" w:space="0" w:color="B8C2CC"/>
              <w:right w:val="single" w:sz="2" w:space="0" w:color="B8C2CC"/>
            </w:tcBorders>
            <w:tcMar>
              <w:top w:w="60" w:type="dxa"/>
              <w:left w:w="110" w:type="dxa"/>
              <w:bottom w:w="60" w:type="dxa"/>
              <w:right w:w="110" w:type="dxa"/>
            </w:tcMar>
            <w:vAlign w:val="center"/>
            <w:hideMark/>
          </w:tcPr>
          <w:p w14:paraId="1C95DB61" w14:textId="77777777" w:rsidR="00EA30E4" w:rsidRPr="00EA30E4" w:rsidRDefault="00EA30E4" w:rsidP="00EA30E4">
            <w:pPr>
              <w:spacing w:line="240" w:lineRule="auto"/>
              <w:jc w:val="center"/>
              <w:rPr>
                <w:sz w:val="22"/>
                <w:lang w:eastAsia="fr-FR"/>
              </w:rPr>
            </w:pPr>
            <w:r w:rsidRPr="00EA30E4">
              <w:rPr>
                <w:sz w:val="22"/>
                <w:lang w:eastAsia="fr-FR"/>
              </w:rPr>
              <w:t>Turnover on all three axes.</w:t>
            </w:r>
          </w:p>
        </w:tc>
        <w:tc>
          <w:tcPr>
            <w:tcW w:w="1543" w:type="dxa"/>
            <w:tcBorders>
              <w:top w:val="single" w:sz="2" w:space="0" w:color="B8C2CC"/>
              <w:left w:val="single" w:sz="2" w:space="0" w:color="B8C2CC"/>
              <w:bottom w:val="single" w:sz="2" w:space="0" w:color="B8C2CC"/>
              <w:right w:val="single" w:sz="2" w:space="0" w:color="B8C2CC"/>
            </w:tcBorders>
            <w:shd w:val="clear" w:color="auto" w:fill="F7D6D2"/>
            <w:tcMar>
              <w:top w:w="60" w:type="dxa"/>
              <w:left w:w="110" w:type="dxa"/>
              <w:bottom w:w="60" w:type="dxa"/>
              <w:right w:w="110" w:type="dxa"/>
            </w:tcMar>
            <w:vAlign w:val="center"/>
            <w:hideMark/>
          </w:tcPr>
          <w:p w14:paraId="3C0DDF32" w14:textId="77777777" w:rsidR="00EA30E4" w:rsidRPr="00EA30E4" w:rsidRDefault="00EA30E4" w:rsidP="00EA30E4">
            <w:pPr>
              <w:spacing w:line="240" w:lineRule="auto"/>
              <w:jc w:val="center"/>
              <w:rPr>
                <w:sz w:val="22"/>
                <w:lang w:val="fr-FR" w:eastAsia="fr-FR"/>
              </w:rPr>
            </w:pPr>
            <w:r w:rsidRPr="00EA30E4">
              <w:rPr>
                <w:sz w:val="22"/>
                <w:lang w:val="fr-FR" w:eastAsia="fr-FR"/>
              </w:rPr>
              <w:t>Reorganisation</w:t>
            </w:r>
          </w:p>
        </w:tc>
        <w:tc>
          <w:tcPr>
            <w:tcW w:w="0" w:type="auto"/>
            <w:vMerge/>
            <w:tcBorders>
              <w:top w:val="single" w:sz="2" w:space="0" w:color="B8C2CC"/>
              <w:left w:val="single" w:sz="2" w:space="0" w:color="B8C2CC"/>
              <w:bottom w:val="single" w:sz="2" w:space="0" w:color="B8C2CC"/>
              <w:right w:val="single" w:sz="2" w:space="0" w:color="B8C2CC"/>
            </w:tcBorders>
            <w:vAlign w:val="center"/>
            <w:hideMark/>
          </w:tcPr>
          <w:p w14:paraId="7B385B86" w14:textId="77777777" w:rsidR="00EA30E4" w:rsidRPr="00EA30E4" w:rsidRDefault="00EA30E4" w:rsidP="00EA30E4">
            <w:pPr>
              <w:spacing w:line="240" w:lineRule="auto"/>
              <w:rPr>
                <w:sz w:val="22"/>
                <w:lang w:eastAsia="fr-FR"/>
              </w:rPr>
            </w:pPr>
          </w:p>
        </w:tc>
      </w:tr>
    </w:tbl>
    <w:p w14:paraId="1EEFA2F9" w14:textId="77777777" w:rsidR="00EA30E4" w:rsidRPr="00EA30E4" w:rsidRDefault="00EA30E4" w:rsidP="00EA30E4">
      <w:pPr>
        <w:spacing w:before="200" w:after="60" w:line="240" w:lineRule="auto"/>
        <w:jc w:val="both"/>
        <w:rPr>
          <w:rFonts w:ascii="Arial" w:eastAsia="Arial" w:hAnsi="Arial" w:cs="Arial"/>
          <w:b/>
          <w:bCs/>
          <w:sz w:val="19"/>
          <w:szCs w:val="19"/>
          <w:lang w:eastAsia="fr-FR"/>
        </w:rPr>
      </w:pPr>
    </w:p>
    <w:p w14:paraId="5D4F2E29" w14:textId="77777777" w:rsidR="00E61429" w:rsidRDefault="00E61429" w:rsidP="00376106">
      <w:pPr>
        <w:spacing w:before="200" w:after="60" w:line="240" w:lineRule="auto"/>
        <w:jc w:val="both"/>
        <w:rPr>
          <w:rFonts w:ascii="Arial" w:eastAsia="Arial" w:hAnsi="Arial" w:cs="Arial"/>
          <w:b/>
          <w:bCs/>
          <w:sz w:val="19"/>
          <w:szCs w:val="19"/>
          <w:lang w:eastAsia="fr-FR"/>
        </w:rPr>
      </w:pPr>
    </w:p>
    <w:p w14:paraId="437D84BE" w14:textId="77777777" w:rsidR="00E61429" w:rsidRDefault="00E61429" w:rsidP="00376106">
      <w:pPr>
        <w:spacing w:before="200" w:after="60" w:line="240" w:lineRule="auto"/>
        <w:jc w:val="both"/>
        <w:rPr>
          <w:rFonts w:ascii="Arial" w:eastAsia="Arial" w:hAnsi="Arial" w:cs="Arial"/>
          <w:b/>
          <w:bCs/>
          <w:sz w:val="19"/>
          <w:szCs w:val="19"/>
          <w:lang w:eastAsia="fr-FR"/>
        </w:rPr>
      </w:pPr>
    </w:p>
    <w:p w14:paraId="057FBA15" w14:textId="77777777" w:rsidR="00E61429" w:rsidRDefault="00E61429" w:rsidP="00376106">
      <w:pPr>
        <w:spacing w:before="200" w:after="60" w:line="240" w:lineRule="auto"/>
        <w:jc w:val="both"/>
        <w:rPr>
          <w:rFonts w:ascii="Arial" w:eastAsia="Arial" w:hAnsi="Arial" w:cs="Arial"/>
          <w:b/>
          <w:bCs/>
          <w:sz w:val="19"/>
          <w:szCs w:val="19"/>
          <w:lang w:eastAsia="fr-FR"/>
        </w:rPr>
      </w:pPr>
    </w:p>
    <w:p w14:paraId="5C692D6B" w14:textId="77777777" w:rsidR="00E61429" w:rsidRDefault="00E61429" w:rsidP="00376106">
      <w:pPr>
        <w:spacing w:before="200" w:after="60" w:line="240" w:lineRule="auto"/>
        <w:jc w:val="both"/>
        <w:rPr>
          <w:rFonts w:ascii="Arial" w:eastAsia="Arial" w:hAnsi="Arial" w:cs="Arial"/>
          <w:b/>
          <w:bCs/>
          <w:sz w:val="19"/>
          <w:szCs w:val="19"/>
          <w:lang w:eastAsia="fr-FR"/>
        </w:rPr>
      </w:pPr>
    </w:p>
    <w:p w14:paraId="4A833CF4" w14:textId="77777777" w:rsidR="00E61429" w:rsidRDefault="00E61429" w:rsidP="00376106">
      <w:pPr>
        <w:spacing w:before="200" w:after="60" w:line="240" w:lineRule="auto"/>
        <w:jc w:val="both"/>
        <w:rPr>
          <w:rFonts w:ascii="Arial" w:eastAsia="Arial" w:hAnsi="Arial" w:cs="Arial"/>
          <w:b/>
          <w:bCs/>
          <w:sz w:val="19"/>
          <w:szCs w:val="19"/>
          <w:lang w:eastAsia="fr-FR"/>
        </w:rPr>
      </w:pPr>
    </w:p>
    <w:p w14:paraId="75410D25" w14:textId="77777777" w:rsidR="00E61429" w:rsidRDefault="00E61429" w:rsidP="00376106">
      <w:pPr>
        <w:spacing w:before="200" w:after="60" w:line="240" w:lineRule="auto"/>
        <w:jc w:val="both"/>
        <w:rPr>
          <w:rFonts w:ascii="Arial" w:eastAsia="Arial" w:hAnsi="Arial" w:cs="Arial"/>
          <w:b/>
          <w:bCs/>
          <w:sz w:val="19"/>
          <w:szCs w:val="19"/>
          <w:lang w:eastAsia="fr-FR"/>
        </w:rPr>
      </w:pPr>
    </w:p>
    <w:p w14:paraId="4FDE88C2" w14:textId="77777777" w:rsidR="00E61429" w:rsidRDefault="00E61429" w:rsidP="00376106">
      <w:pPr>
        <w:spacing w:before="200" w:after="60" w:line="240" w:lineRule="auto"/>
        <w:jc w:val="both"/>
        <w:rPr>
          <w:rFonts w:ascii="Arial" w:eastAsia="Arial" w:hAnsi="Arial" w:cs="Arial"/>
          <w:b/>
          <w:bCs/>
          <w:sz w:val="19"/>
          <w:szCs w:val="19"/>
          <w:lang w:eastAsia="fr-FR"/>
        </w:rPr>
      </w:pPr>
    </w:p>
    <w:p w14:paraId="272963CD" w14:textId="77777777" w:rsidR="00E61429" w:rsidRDefault="00E61429" w:rsidP="00376106">
      <w:pPr>
        <w:spacing w:before="200" w:after="60" w:line="240" w:lineRule="auto"/>
        <w:jc w:val="both"/>
        <w:rPr>
          <w:rFonts w:ascii="Arial" w:eastAsia="Arial" w:hAnsi="Arial" w:cs="Arial"/>
          <w:b/>
          <w:bCs/>
          <w:sz w:val="19"/>
          <w:szCs w:val="19"/>
          <w:lang w:eastAsia="fr-FR"/>
        </w:rPr>
      </w:pPr>
    </w:p>
    <w:p w14:paraId="7DD4EF4C" w14:textId="77777777" w:rsidR="00E61429" w:rsidRDefault="00E61429" w:rsidP="00376106">
      <w:pPr>
        <w:spacing w:before="200" w:after="60" w:line="240" w:lineRule="auto"/>
        <w:jc w:val="both"/>
        <w:rPr>
          <w:rFonts w:ascii="Arial" w:eastAsia="Arial" w:hAnsi="Arial" w:cs="Arial"/>
          <w:b/>
          <w:bCs/>
          <w:sz w:val="19"/>
          <w:szCs w:val="19"/>
          <w:lang w:eastAsia="fr-FR"/>
        </w:rPr>
      </w:pPr>
    </w:p>
    <w:p w14:paraId="25826586" w14:textId="77777777" w:rsidR="00E61429" w:rsidRDefault="00E61429" w:rsidP="00376106">
      <w:pPr>
        <w:spacing w:before="200" w:after="60" w:line="240" w:lineRule="auto"/>
        <w:jc w:val="both"/>
        <w:rPr>
          <w:rFonts w:ascii="Arial" w:eastAsia="Arial" w:hAnsi="Arial" w:cs="Arial"/>
          <w:b/>
          <w:bCs/>
          <w:sz w:val="19"/>
          <w:szCs w:val="19"/>
          <w:lang w:eastAsia="fr-FR"/>
        </w:rPr>
      </w:pPr>
    </w:p>
    <w:p w14:paraId="6617DD51" w14:textId="77777777" w:rsidR="00E61429" w:rsidRDefault="00E61429" w:rsidP="00376106">
      <w:pPr>
        <w:spacing w:before="200" w:after="60" w:line="240" w:lineRule="auto"/>
        <w:jc w:val="both"/>
        <w:rPr>
          <w:rFonts w:ascii="Arial" w:eastAsia="Arial" w:hAnsi="Arial" w:cs="Arial"/>
          <w:b/>
          <w:bCs/>
          <w:sz w:val="19"/>
          <w:szCs w:val="19"/>
          <w:lang w:eastAsia="fr-FR"/>
        </w:rPr>
      </w:pPr>
    </w:p>
    <w:p w14:paraId="34600C93" w14:textId="1711C02F" w:rsidR="00871045" w:rsidRPr="00871045" w:rsidRDefault="00376106" w:rsidP="00376106">
      <w:pPr>
        <w:spacing w:before="200" w:after="60" w:line="240" w:lineRule="auto"/>
        <w:jc w:val="both"/>
        <w:rPr>
          <w:i/>
          <w:iCs/>
          <w:sz w:val="22"/>
        </w:rPr>
      </w:pPr>
      <w:r w:rsidRPr="00E61429">
        <w:rPr>
          <w:b/>
          <w:bCs/>
          <w:i/>
          <w:iCs/>
          <w:sz w:val="22"/>
        </w:rPr>
        <w:lastRenderedPageBreak/>
        <w:t xml:space="preserve">Table </w:t>
      </w:r>
      <w:r w:rsidR="00E61429" w:rsidRPr="00E61429">
        <w:rPr>
          <w:b/>
          <w:bCs/>
          <w:i/>
          <w:iCs/>
          <w:sz w:val="22"/>
        </w:rPr>
        <w:t>2</w:t>
      </w:r>
      <w:r w:rsidRPr="00E61429">
        <w:rPr>
          <w:b/>
          <w:bCs/>
          <w:i/>
          <w:iCs/>
          <w:sz w:val="22"/>
        </w:rPr>
        <w:t>.</w:t>
      </w:r>
      <w:r w:rsidRPr="00E61429">
        <w:rPr>
          <w:i/>
          <w:iCs/>
          <w:sz w:val="22"/>
        </w:rPr>
        <w:t xml:space="preserve"> Multivariate tests on biomass-based diet composition. PERMANOVA (Bray</w:t>
      </w:r>
      <w:r w:rsidR="00244C2B">
        <w:rPr>
          <w:i/>
          <w:iCs/>
          <w:sz w:val="22"/>
        </w:rPr>
        <w:t>-</w:t>
      </w:r>
      <w:r w:rsidRPr="00E61429">
        <w:rPr>
          <w:i/>
          <w:iCs/>
          <w:sz w:val="22"/>
        </w:rPr>
        <w:t xml:space="preserve">Curtis dissimilarity, 999 permutations) for the full model and for the period contrast at two pairing levels, with PERMDISP homogeneity-of-dispersion tests. Diet composition differs significantly between periods at every level. Multivariate dispersion is homogeneous at the analysis-cell level (the period effect is a genuine compositional shift), with some dispersion heterogeneity at the raw predator level.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0"/>
        <w:gridCol w:w="760"/>
        <w:gridCol w:w="1450"/>
        <w:gridCol w:w="1150"/>
        <w:gridCol w:w="1300"/>
        <w:gridCol w:w="1550"/>
      </w:tblGrid>
      <w:tr w:rsidR="00376106" w:rsidRPr="00376106" w14:paraId="0FE52020" w14:textId="77777777" w:rsidTr="00376106">
        <w:trPr>
          <w:tblHeader/>
        </w:trPr>
        <w:tc>
          <w:tcPr>
            <w:tcW w:w="3150" w:type="dxa"/>
            <w:tcBorders>
              <w:top w:val="single" w:sz="2" w:space="0" w:color="BBBBBB"/>
              <w:left w:val="single" w:sz="2" w:space="0" w:color="BBBBBB"/>
              <w:bottom w:val="single" w:sz="2" w:space="0" w:color="BBBBBB"/>
              <w:right w:val="single" w:sz="2" w:space="0" w:color="BBBBBB"/>
            </w:tcBorders>
            <w:shd w:val="clear" w:color="auto" w:fill="1F3B4D"/>
            <w:tcMar>
              <w:top w:w="46" w:type="dxa"/>
              <w:left w:w="90" w:type="dxa"/>
              <w:bottom w:w="46" w:type="dxa"/>
              <w:right w:w="90" w:type="dxa"/>
            </w:tcMar>
            <w:vAlign w:val="center"/>
            <w:hideMark/>
          </w:tcPr>
          <w:p w14:paraId="61164B3A" w14:textId="77777777" w:rsidR="00376106" w:rsidRPr="00503956" w:rsidRDefault="00376106" w:rsidP="00376106">
            <w:pPr>
              <w:spacing w:line="240" w:lineRule="auto"/>
              <w:rPr>
                <w:rFonts w:ascii="Arial" w:eastAsia="Arial" w:hAnsi="Arial" w:cs="Arial"/>
                <w:sz w:val="22"/>
                <w:lang w:val="fr-FR" w:eastAsia="fr-FR"/>
              </w:rPr>
            </w:pPr>
            <w:r w:rsidRPr="00503956">
              <w:rPr>
                <w:rFonts w:ascii="Arial" w:eastAsia="Arial" w:hAnsi="Arial" w:cs="Arial"/>
                <w:b/>
                <w:bCs/>
                <w:color w:val="FFFFFF"/>
                <w:sz w:val="22"/>
                <w:lang w:val="fr-FR" w:eastAsia="fr-FR"/>
              </w:rPr>
              <w:t>Source</w:t>
            </w:r>
          </w:p>
        </w:tc>
        <w:tc>
          <w:tcPr>
            <w:tcW w:w="760" w:type="dxa"/>
            <w:tcBorders>
              <w:top w:val="single" w:sz="2" w:space="0" w:color="BBBBBB"/>
              <w:left w:val="single" w:sz="2" w:space="0" w:color="BBBBBB"/>
              <w:bottom w:val="single" w:sz="2" w:space="0" w:color="BBBBBB"/>
              <w:right w:val="single" w:sz="2" w:space="0" w:color="BBBBBB"/>
            </w:tcBorders>
            <w:shd w:val="clear" w:color="auto" w:fill="1F3B4D"/>
            <w:tcMar>
              <w:top w:w="46" w:type="dxa"/>
              <w:left w:w="90" w:type="dxa"/>
              <w:bottom w:w="46" w:type="dxa"/>
              <w:right w:w="90" w:type="dxa"/>
            </w:tcMar>
            <w:vAlign w:val="center"/>
            <w:hideMark/>
          </w:tcPr>
          <w:p w14:paraId="2F50D7FF" w14:textId="77777777" w:rsidR="00376106" w:rsidRPr="00503956" w:rsidRDefault="00376106" w:rsidP="00376106">
            <w:pPr>
              <w:spacing w:line="240" w:lineRule="auto"/>
              <w:jc w:val="center"/>
              <w:rPr>
                <w:rFonts w:ascii="Arial" w:eastAsia="Arial" w:hAnsi="Arial" w:cs="Arial"/>
                <w:sz w:val="22"/>
                <w:lang w:val="fr-FR" w:eastAsia="fr-FR"/>
              </w:rPr>
            </w:pPr>
            <w:r w:rsidRPr="00503956">
              <w:rPr>
                <w:rFonts w:ascii="Arial" w:eastAsia="Arial" w:hAnsi="Arial" w:cs="Arial"/>
                <w:b/>
                <w:bCs/>
                <w:color w:val="FFFFFF"/>
                <w:sz w:val="22"/>
                <w:lang w:val="fr-FR" w:eastAsia="fr-FR"/>
              </w:rPr>
              <w:t>df</w:t>
            </w:r>
          </w:p>
        </w:tc>
        <w:tc>
          <w:tcPr>
            <w:tcW w:w="1450" w:type="dxa"/>
            <w:tcBorders>
              <w:top w:val="single" w:sz="2" w:space="0" w:color="BBBBBB"/>
              <w:left w:val="single" w:sz="2" w:space="0" w:color="BBBBBB"/>
              <w:bottom w:val="single" w:sz="2" w:space="0" w:color="BBBBBB"/>
              <w:right w:val="single" w:sz="2" w:space="0" w:color="BBBBBB"/>
            </w:tcBorders>
            <w:shd w:val="clear" w:color="auto" w:fill="1F3B4D"/>
            <w:tcMar>
              <w:top w:w="46" w:type="dxa"/>
              <w:left w:w="90" w:type="dxa"/>
              <w:bottom w:w="46" w:type="dxa"/>
              <w:right w:w="90" w:type="dxa"/>
            </w:tcMar>
            <w:vAlign w:val="center"/>
            <w:hideMark/>
          </w:tcPr>
          <w:p w14:paraId="4B7B2901" w14:textId="77777777" w:rsidR="00376106" w:rsidRPr="00503956" w:rsidRDefault="00376106" w:rsidP="00376106">
            <w:pPr>
              <w:spacing w:line="240" w:lineRule="auto"/>
              <w:jc w:val="center"/>
              <w:rPr>
                <w:rFonts w:ascii="Arial" w:eastAsia="Arial" w:hAnsi="Arial" w:cs="Arial"/>
                <w:sz w:val="22"/>
                <w:lang w:val="fr-FR" w:eastAsia="fr-FR"/>
              </w:rPr>
            </w:pPr>
            <w:r w:rsidRPr="00503956">
              <w:rPr>
                <w:rFonts w:ascii="Arial" w:eastAsia="Arial" w:hAnsi="Arial" w:cs="Arial"/>
                <w:b/>
                <w:bCs/>
                <w:color w:val="FFFFFF"/>
                <w:sz w:val="22"/>
                <w:lang w:val="fr-FR" w:eastAsia="fr-FR"/>
              </w:rPr>
              <w:t>SS</w:t>
            </w:r>
          </w:p>
        </w:tc>
        <w:tc>
          <w:tcPr>
            <w:tcW w:w="1150" w:type="dxa"/>
            <w:tcBorders>
              <w:top w:val="single" w:sz="2" w:space="0" w:color="BBBBBB"/>
              <w:left w:val="single" w:sz="2" w:space="0" w:color="BBBBBB"/>
              <w:bottom w:val="single" w:sz="2" w:space="0" w:color="BBBBBB"/>
              <w:right w:val="single" w:sz="2" w:space="0" w:color="BBBBBB"/>
            </w:tcBorders>
            <w:shd w:val="clear" w:color="auto" w:fill="1F3B4D"/>
            <w:tcMar>
              <w:top w:w="46" w:type="dxa"/>
              <w:left w:w="90" w:type="dxa"/>
              <w:bottom w:w="46" w:type="dxa"/>
              <w:right w:w="90" w:type="dxa"/>
            </w:tcMar>
            <w:vAlign w:val="center"/>
            <w:hideMark/>
          </w:tcPr>
          <w:p w14:paraId="4EE0DD42" w14:textId="77777777" w:rsidR="00376106" w:rsidRPr="00503956" w:rsidRDefault="00376106" w:rsidP="00376106">
            <w:pPr>
              <w:spacing w:line="240" w:lineRule="auto"/>
              <w:jc w:val="center"/>
              <w:rPr>
                <w:rFonts w:ascii="Arial" w:eastAsia="Arial" w:hAnsi="Arial" w:cs="Arial"/>
                <w:sz w:val="22"/>
                <w:lang w:val="fr-FR" w:eastAsia="fr-FR"/>
              </w:rPr>
            </w:pPr>
            <w:r w:rsidRPr="00503956">
              <w:rPr>
                <w:rFonts w:ascii="Arial" w:eastAsia="Arial" w:hAnsi="Arial" w:cs="Arial"/>
                <w:b/>
                <w:bCs/>
                <w:color w:val="FFFFFF"/>
                <w:sz w:val="22"/>
                <w:lang w:val="fr-FR" w:eastAsia="fr-FR"/>
              </w:rPr>
              <w:t>R² (%)</w:t>
            </w:r>
          </w:p>
        </w:tc>
        <w:tc>
          <w:tcPr>
            <w:tcW w:w="1300" w:type="dxa"/>
            <w:tcBorders>
              <w:top w:val="single" w:sz="2" w:space="0" w:color="BBBBBB"/>
              <w:left w:val="single" w:sz="2" w:space="0" w:color="BBBBBB"/>
              <w:bottom w:val="single" w:sz="2" w:space="0" w:color="BBBBBB"/>
              <w:right w:val="single" w:sz="2" w:space="0" w:color="BBBBBB"/>
            </w:tcBorders>
            <w:shd w:val="clear" w:color="auto" w:fill="1F3B4D"/>
            <w:tcMar>
              <w:top w:w="46" w:type="dxa"/>
              <w:left w:w="90" w:type="dxa"/>
              <w:bottom w:w="46" w:type="dxa"/>
              <w:right w:w="90" w:type="dxa"/>
            </w:tcMar>
            <w:vAlign w:val="center"/>
            <w:hideMark/>
          </w:tcPr>
          <w:p w14:paraId="23951B46" w14:textId="77777777" w:rsidR="00376106" w:rsidRPr="00503956" w:rsidRDefault="00376106" w:rsidP="00376106">
            <w:pPr>
              <w:spacing w:line="240" w:lineRule="auto"/>
              <w:jc w:val="center"/>
              <w:rPr>
                <w:rFonts w:ascii="Arial" w:eastAsia="Arial" w:hAnsi="Arial" w:cs="Arial"/>
                <w:sz w:val="22"/>
                <w:lang w:val="fr-FR" w:eastAsia="fr-FR"/>
              </w:rPr>
            </w:pPr>
            <w:r w:rsidRPr="00503956">
              <w:rPr>
                <w:rFonts w:ascii="Arial" w:eastAsia="Arial" w:hAnsi="Arial" w:cs="Arial"/>
                <w:b/>
                <w:bCs/>
                <w:color w:val="FFFFFF"/>
                <w:sz w:val="22"/>
                <w:lang w:val="fr-FR" w:eastAsia="fr-FR"/>
              </w:rPr>
              <w:t>F</w:t>
            </w:r>
          </w:p>
        </w:tc>
        <w:tc>
          <w:tcPr>
            <w:tcW w:w="1550" w:type="dxa"/>
            <w:tcBorders>
              <w:top w:val="single" w:sz="2" w:space="0" w:color="BBBBBB"/>
              <w:left w:val="single" w:sz="2" w:space="0" w:color="BBBBBB"/>
              <w:bottom w:val="single" w:sz="2" w:space="0" w:color="BBBBBB"/>
              <w:right w:val="single" w:sz="2" w:space="0" w:color="BBBBBB"/>
            </w:tcBorders>
            <w:shd w:val="clear" w:color="auto" w:fill="1F3B4D"/>
            <w:tcMar>
              <w:top w:w="46" w:type="dxa"/>
              <w:left w:w="90" w:type="dxa"/>
              <w:bottom w:w="46" w:type="dxa"/>
              <w:right w:w="90" w:type="dxa"/>
            </w:tcMar>
            <w:vAlign w:val="center"/>
            <w:hideMark/>
          </w:tcPr>
          <w:p w14:paraId="2A440E4B" w14:textId="77777777" w:rsidR="00376106" w:rsidRPr="00503956" w:rsidRDefault="00376106" w:rsidP="00376106">
            <w:pPr>
              <w:spacing w:line="240" w:lineRule="auto"/>
              <w:jc w:val="center"/>
              <w:rPr>
                <w:rFonts w:ascii="Arial" w:eastAsia="Arial" w:hAnsi="Arial" w:cs="Arial"/>
                <w:sz w:val="22"/>
                <w:lang w:val="fr-FR" w:eastAsia="fr-FR"/>
              </w:rPr>
            </w:pPr>
            <w:r w:rsidRPr="00503956">
              <w:rPr>
                <w:rFonts w:ascii="Arial" w:eastAsia="Arial" w:hAnsi="Arial" w:cs="Arial"/>
                <w:b/>
                <w:bCs/>
                <w:color w:val="FFFFFF"/>
                <w:sz w:val="22"/>
                <w:lang w:val="fr-FR" w:eastAsia="fr-FR"/>
              </w:rPr>
              <w:t>p</w:t>
            </w:r>
          </w:p>
        </w:tc>
      </w:tr>
      <w:tr w:rsidR="00376106" w:rsidRPr="00376106" w14:paraId="0EE2A211" w14:textId="77777777" w:rsidTr="00376106">
        <w:tc>
          <w:tcPr>
            <w:tcW w:w="9360" w:type="dxa"/>
            <w:gridSpan w:val="6"/>
            <w:tcBorders>
              <w:top w:val="single" w:sz="2" w:space="0" w:color="BBBBBB"/>
              <w:left w:val="single" w:sz="2" w:space="0" w:color="BBBBBB"/>
              <w:bottom w:val="single" w:sz="2" w:space="0" w:color="BBBBBB"/>
              <w:right w:val="single" w:sz="2" w:space="0" w:color="BBBBBB"/>
            </w:tcBorders>
            <w:shd w:val="clear" w:color="auto" w:fill="DCE6EC"/>
            <w:tcMar>
              <w:top w:w="46" w:type="dxa"/>
              <w:left w:w="90" w:type="dxa"/>
              <w:bottom w:w="46" w:type="dxa"/>
              <w:right w:w="90" w:type="dxa"/>
            </w:tcMar>
            <w:vAlign w:val="center"/>
            <w:hideMark/>
          </w:tcPr>
          <w:p w14:paraId="640E2D09" w14:textId="77777777" w:rsidR="00376106" w:rsidRPr="00503956" w:rsidRDefault="00376106" w:rsidP="00376106">
            <w:pPr>
              <w:spacing w:line="240" w:lineRule="auto"/>
              <w:rPr>
                <w:rFonts w:ascii="Arial" w:eastAsia="Arial" w:hAnsi="Arial" w:cs="Arial"/>
                <w:sz w:val="22"/>
                <w:lang w:eastAsia="fr-FR"/>
              </w:rPr>
            </w:pPr>
            <w:r w:rsidRPr="00503956">
              <w:rPr>
                <w:rFonts w:ascii="Arial" w:eastAsia="Arial" w:hAnsi="Arial" w:cs="Arial"/>
                <w:b/>
                <w:bCs/>
                <w:sz w:val="22"/>
                <w:lang w:eastAsia="fr-FR"/>
              </w:rPr>
              <w:t>PERMANOVA — composition ~ period × Area + size class  (analysis cells, n = 758)</w:t>
            </w:r>
          </w:p>
        </w:tc>
      </w:tr>
      <w:tr w:rsidR="00376106" w:rsidRPr="00376106" w14:paraId="6EB33A2B" w14:textId="77777777" w:rsidTr="00376106">
        <w:tc>
          <w:tcPr>
            <w:tcW w:w="31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277019F4" w14:textId="77777777" w:rsidR="00376106" w:rsidRPr="00503956" w:rsidRDefault="00376106" w:rsidP="00376106">
            <w:pPr>
              <w:spacing w:line="240" w:lineRule="auto"/>
              <w:rPr>
                <w:rFonts w:ascii="Arial" w:eastAsia="Arial" w:hAnsi="Arial" w:cs="Arial"/>
                <w:sz w:val="22"/>
                <w:lang w:val="fr-FR" w:eastAsia="fr-FR"/>
              </w:rPr>
            </w:pPr>
            <w:r w:rsidRPr="00503956">
              <w:rPr>
                <w:rFonts w:ascii="Arial" w:eastAsia="Arial" w:hAnsi="Arial" w:cs="Arial"/>
                <w:sz w:val="22"/>
                <w:lang w:val="fr-FR" w:eastAsia="fr-FR"/>
              </w:rPr>
              <w:t>period</w:t>
            </w:r>
          </w:p>
        </w:tc>
        <w:tc>
          <w:tcPr>
            <w:tcW w:w="76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12A06CD3"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1</w:t>
            </w:r>
          </w:p>
        </w:tc>
        <w:tc>
          <w:tcPr>
            <w:tcW w:w="14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2F7BA38F"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17.20</w:t>
            </w:r>
          </w:p>
        </w:tc>
        <w:tc>
          <w:tcPr>
            <w:tcW w:w="11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353E74AD"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7.4</w:t>
            </w:r>
          </w:p>
        </w:tc>
        <w:tc>
          <w:tcPr>
            <w:tcW w:w="130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380ECE84"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65.93</w:t>
            </w:r>
          </w:p>
        </w:tc>
        <w:tc>
          <w:tcPr>
            <w:tcW w:w="15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2B15643D"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0.001</w:t>
            </w:r>
          </w:p>
        </w:tc>
      </w:tr>
      <w:tr w:rsidR="00376106" w:rsidRPr="00376106" w14:paraId="0E1BF13B" w14:textId="77777777" w:rsidTr="00376106">
        <w:tc>
          <w:tcPr>
            <w:tcW w:w="31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6CCB84CC" w14:textId="77777777" w:rsidR="00376106" w:rsidRPr="00503956" w:rsidRDefault="00376106" w:rsidP="00376106">
            <w:pPr>
              <w:spacing w:line="240" w:lineRule="auto"/>
              <w:rPr>
                <w:rFonts w:ascii="Arial" w:eastAsia="Arial" w:hAnsi="Arial" w:cs="Arial"/>
                <w:sz w:val="22"/>
                <w:lang w:val="fr-FR" w:eastAsia="fr-FR"/>
              </w:rPr>
            </w:pPr>
            <w:r w:rsidRPr="00503956">
              <w:rPr>
                <w:rFonts w:ascii="Arial" w:eastAsia="Arial" w:hAnsi="Arial" w:cs="Arial"/>
                <w:sz w:val="22"/>
                <w:lang w:val="fr-FR" w:eastAsia="fr-FR"/>
              </w:rPr>
              <w:t>Area</w:t>
            </w:r>
          </w:p>
        </w:tc>
        <w:tc>
          <w:tcPr>
            <w:tcW w:w="76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56B265A4"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3</w:t>
            </w:r>
          </w:p>
        </w:tc>
        <w:tc>
          <w:tcPr>
            <w:tcW w:w="14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14F23533"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8.45</w:t>
            </w:r>
          </w:p>
        </w:tc>
        <w:tc>
          <w:tcPr>
            <w:tcW w:w="11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2AEF993B"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3.7</w:t>
            </w:r>
          </w:p>
        </w:tc>
        <w:tc>
          <w:tcPr>
            <w:tcW w:w="130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44D62CA6"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10.80</w:t>
            </w:r>
          </w:p>
        </w:tc>
        <w:tc>
          <w:tcPr>
            <w:tcW w:w="15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677BA954"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0.001</w:t>
            </w:r>
          </w:p>
        </w:tc>
      </w:tr>
      <w:tr w:rsidR="00376106" w:rsidRPr="00376106" w14:paraId="6C570A43" w14:textId="77777777" w:rsidTr="00376106">
        <w:tc>
          <w:tcPr>
            <w:tcW w:w="31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6102259F" w14:textId="77777777" w:rsidR="00376106" w:rsidRPr="00503956" w:rsidRDefault="00376106" w:rsidP="00376106">
            <w:pPr>
              <w:spacing w:line="240" w:lineRule="auto"/>
              <w:rPr>
                <w:rFonts w:ascii="Arial" w:eastAsia="Arial" w:hAnsi="Arial" w:cs="Arial"/>
                <w:sz w:val="22"/>
                <w:lang w:val="fr-FR" w:eastAsia="fr-FR"/>
              </w:rPr>
            </w:pPr>
            <w:r w:rsidRPr="00503956">
              <w:rPr>
                <w:rFonts w:ascii="Arial" w:eastAsia="Arial" w:hAnsi="Arial" w:cs="Arial"/>
                <w:sz w:val="22"/>
                <w:lang w:val="fr-FR" w:eastAsia="fr-FR"/>
              </w:rPr>
              <w:t>size class</w:t>
            </w:r>
          </w:p>
        </w:tc>
        <w:tc>
          <w:tcPr>
            <w:tcW w:w="76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2A6A1FA7"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2</w:t>
            </w:r>
          </w:p>
        </w:tc>
        <w:tc>
          <w:tcPr>
            <w:tcW w:w="14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444D09CF"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6.93</w:t>
            </w:r>
          </w:p>
        </w:tc>
        <w:tc>
          <w:tcPr>
            <w:tcW w:w="11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5A7E1042"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3.0</w:t>
            </w:r>
          </w:p>
        </w:tc>
        <w:tc>
          <w:tcPr>
            <w:tcW w:w="130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31428773"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13.29</w:t>
            </w:r>
          </w:p>
        </w:tc>
        <w:tc>
          <w:tcPr>
            <w:tcW w:w="15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60530797"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0.001</w:t>
            </w:r>
          </w:p>
        </w:tc>
      </w:tr>
      <w:tr w:rsidR="00376106" w:rsidRPr="00376106" w14:paraId="1DF80A3A" w14:textId="77777777" w:rsidTr="00376106">
        <w:tc>
          <w:tcPr>
            <w:tcW w:w="31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6231A772" w14:textId="77777777" w:rsidR="00376106" w:rsidRPr="00503956" w:rsidRDefault="00376106" w:rsidP="00376106">
            <w:pPr>
              <w:spacing w:line="240" w:lineRule="auto"/>
              <w:rPr>
                <w:rFonts w:ascii="Arial" w:eastAsia="Arial" w:hAnsi="Arial" w:cs="Arial"/>
                <w:sz w:val="22"/>
                <w:lang w:val="fr-FR" w:eastAsia="fr-FR"/>
              </w:rPr>
            </w:pPr>
            <w:r w:rsidRPr="00503956">
              <w:rPr>
                <w:rFonts w:ascii="Arial" w:eastAsia="Arial" w:hAnsi="Arial" w:cs="Arial"/>
                <w:sz w:val="22"/>
                <w:lang w:val="fr-FR" w:eastAsia="fr-FR"/>
              </w:rPr>
              <w:t>period × Area</w:t>
            </w:r>
          </w:p>
        </w:tc>
        <w:tc>
          <w:tcPr>
            <w:tcW w:w="76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25F1AB0A"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3</w:t>
            </w:r>
          </w:p>
        </w:tc>
        <w:tc>
          <w:tcPr>
            <w:tcW w:w="14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433B6451"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3.30</w:t>
            </w:r>
          </w:p>
        </w:tc>
        <w:tc>
          <w:tcPr>
            <w:tcW w:w="11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58844E6B"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1.4</w:t>
            </w:r>
          </w:p>
        </w:tc>
        <w:tc>
          <w:tcPr>
            <w:tcW w:w="130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66C1344A"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4.21</w:t>
            </w:r>
          </w:p>
        </w:tc>
        <w:tc>
          <w:tcPr>
            <w:tcW w:w="15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1CFFD76C"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0.001</w:t>
            </w:r>
          </w:p>
        </w:tc>
      </w:tr>
      <w:tr w:rsidR="00376106" w:rsidRPr="00376106" w14:paraId="2B59C947" w14:textId="77777777" w:rsidTr="00376106">
        <w:tc>
          <w:tcPr>
            <w:tcW w:w="31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4FAD0B31" w14:textId="77777777" w:rsidR="00376106" w:rsidRPr="00503956" w:rsidRDefault="00376106" w:rsidP="00376106">
            <w:pPr>
              <w:spacing w:line="240" w:lineRule="auto"/>
              <w:rPr>
                <w:rFonts w:ascii="Arial" w:eastAsia="Arial" w:hAnsi="Arial" w:cs="Arial"/>
                <w:sz w:val="22"/>
                <w:lang w:val="fr-FR" w:eastAsia="fr-FR"/>
              </w:rPr>
            </w:pPr>
            <w:r w:rsidRPr="00503956">
              <w:rPr>
                <w:rFonts w:ascii="Arial" w:eastAsia="Arial" w:hAnsi="Arial" w:cs="Arial"/>
                <w:sz w:val="22"/>
                <w:lang w:val="fr-FR" w:eastAsia="fr-FR"/>
              </w:rPr>
              <w:t>Residual</w:t>
            </w:r>
          </w:p>
        </w:tc>
        <w:tc>
          <w:tcPr>
            <w:tcW w:w="76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3C933283"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748</w:t>
            </w:r>
          </w:p>
        </w:tc>
        <w:tc>
          <w:tcPr>
            <w:tcW w:w="14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7605B204"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195.15</w:t>
            </w:r>
          </w:p>
        </w:tc>
        <w:tc>
          <w:tcPr>
            <w:tcW w:w="11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538B28E8"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84.5</w:t>
            </w:r>
          </w:p>
        </w:tc>
        <w:tc>
          <w:tcPr>
            <w:tcW w:w="130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tcPr>
          <w:p w14:paraId="1CAD2406" w14:textId="77777777" w:rsidR="00376106" w:rsidRPr="00503956" w:rsidRDefault="00376106" w:rsidP="00376106">
            <w:pPr>
              <w:spacing w:line="240" w:lineRule="auto"/>
              <w:jc w:val="right"/>
              <w:rPr>
                <w:rFonts w:ascii="Arial" w:eastAsia="Arial" w:hAnsi="Arial" w:cs="Arial"/>
                <w:sz w:val="22"/>
                <w:lang w:val="fr-FR" w:eastAsia="fr-FR"/>
              </w:rPr>
            </w:pPr>
          </w:p>
        </w:tc>
        <w:tc>
          <w:tcPr>
            <w:tcW w:w="15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tcPr>
          <w:p w14:paraId="394BC88E" w14:textId="77777777" w:rsidR="00376106" w:rsidRPr="00503956" w:rsidRDefault="00376106" w:rsidP="00376106">
            <w:pPr>
              <w:spacing w:line="240" w:lineRule="auto"/>
              <w:jc w:val="right"/>
              <w:rPr>
                <w:rFonts w:ascii="Arial" w:eastAsia="Arial" w:hAnsi="Arial" w:cs="Arial"/>
                <w:sz w:val="22"/>
                <w:lang w:val="fr-FR" w:eastAsia="fr-FR"/>
              </w:rPr>
            </w:pPr>
          </w:p>
        </w:tc>
      </w:tr>
      <w:tr w:rsidR="00376106" w:rsidRPr="00376106" w14:paraId="211D6665" w14:textId="77777777" w:rsidTr="00376106">
        <w:tc>
          <w:tcPr>
            <w:tcW w:w="31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2E8B6C88" w14:textId="77777777" w:rsidR="00376106" w:rsidRPr="00503956" w:rsidRDefault="00376106" w:rsidP="00376106">
            <w:pPr>
              <w:spacing w:line="240" w:lineRule="auto"/>
              <w:rPr>
                <w:rFonts w:ascii="Arial" w:eastAsia="Arial" w:hAnsi="Arial" w:cs="Arial"/>
                <w:sz w:val="22"/>
                <w:lang w:val="fr-FR" w:eastAsia="fr-FR"/>
              </w:rPr>
            </w:pPr>
            <w:r w:rsidRPr="00503956">
              <w:rPr>
                <w:rFonts w:ascii="Arial" w:eastAsia="Arial" w:hAnsi="Arial" w:cs="Arial"/>
                <w:sz w:val="22"/>
                <w:lang w:val="fr-FR" w:eastAsia="fr-FR"/>
              </w:rPr>
              <w:t>Total</w:t>
            </w:r>
          </w:p>
        </w:tc>
        <w:tc>
          <w:tcPr>
            <w:tcW w:w="76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35CF58AD"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757</w:t>
            </w:r>
          </w:p>
        </w:tc>
        <w:tc>
          <w:tcPr>
            <w:tcW w:w="14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6E89B252"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231.04</w:t>
            </w:r>
          </w:p>
        </w:tc>
        <w:tc>
          <w:tcPr>
            <w:tcW w:w="11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338AECF3"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100</w:t>
            </w:r>
          </w:p>
        </w:tc>
        <w:tc>
          <w:tcPr>
            <w:tcW w:w="130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tcPr>
          <w:p w14:paraId="73B0F52D" w14:textId="77777777" w:rsidR="00376106" w:rsidRPr="00503956" w:rsidRDefault="00376106" w:rsidP="00376106">
            <w:pPr>
              <w:spacing w:line="240" w:lineRule="auto"/>
              <w:jc w:val="right"/>
              <w:rPr>
                <w:rFonts w:ascii="Arial" w:eastAsia="Arial" w:hAnsi="Arial" w:cs="Arial"/>
                <w:sz w:val="22"/>
                <w:lang w:val="fr-FR" w:eastAsia="fr-FR"/>
              </w:rPr>
            </w:pPr>
          </w:p>
        </w:tc>
        <w:tc>
          <w:tcPr>
            <w:tcW w:w="15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tcPr>
          <w:p w14:paraId="66BAA373" w14:textId="77777777" w:rsidR="00376106" w:rsidRPr="00503956" w:rsidRDefault="00376106" w:rsidP="00376106">
            <w:pPr>
              <w:spacing w:line="240" w:lineRule="auto"/>
              <w:jc w:val="right"/>
              <w:rPr>
                <w:rFonts w:ascii="Arial" w:eastAsia="Arial" w:hAnsi="Arial" w:cs="Arial"/>
                <w:sz w:val="22"/>
                <w:lang w:val="fr-FR" w:eastAsia="fr-FR"/>
              </w:rPr>
            </w:pPr>
          </w:p>
        </w:tc>
      </w:tr>
      <w:tr w:rsidR="00376106" w:rsidRPr="00376106" w14:paraId="65E6A551" w14:textId="77777777" w:rsidTr="00376106">
        <w:tc>
          <w:tcPr>
            <w:tcW w:w="9360" w:type="dxa"/>
            <w:gridSpan w:val="6"/>
            <w:tcBorders>
              <w:top w:val="single" w:sz="2" w:space="0" w:color="BBBBBB"/>
              <w:left w:val="single" w:sz="2" w:space="0" w:color="BBBBBB"/>
              <w:bottom w:val="single" w:sz="2" w:space="0" w:color="BBBBBB"/>
              <w:right w:val="single" w:sz="2" w:space="0" w:color="BBBBBB"/>
            </w:tcBorders>
            <w:shd w:val="clear" w:color="auto" w:fill="DCE6EC"/>
            <w:tcMar>
              <w:top w:w="46" w:type="dxa"/>
              <w:left w:w="90" w:type="dxa"/>
              <w:bottom w:w="46" w:type="dxa"/>
              <w:right w:w="90" w:type="dxa"/>
            </w:tcMar>
            <w:vAlign w:val="center"/>
            <w:hideMark/>
          </w:tcPr>
          <w:p w14:paraId="7FEDEE94" w14:textId="77777777" w:rsidR="00376106" w:rsidRPr="00503956" w:rsidRDefault="00376106" w:rsidP="00376106">
            <w:pPr>
              <w:spacing w:line="240" w:lineRule="auto"/>
              <w:rPr>
                <w:rFonts w:ascii="Arial" w:eastAsia="Arial" w:hAnsi="Arial" w:cs="Arial"/>
                <w:sz w:val="22"/>
                <w:lang w:eastAsia="fr-FR"/>
              </w:rPr>
            </w:pPr>
            <w:r w:rsidRPr="00503956">
              <w:rPr>
                <w:rFonts w:ascii="Arial" w:eastAsia="Arial" w:hAnsi="Arial" w:cs="Arial"/>
                <w:b/>
                <w:bCs/>
                <w:sz w:val="22"/>
                <w:lang w:eastAsia="fr-FR"/>
              </w:rPr>
              <w:t>PERMANOVA — period only, cell-paired (blocked by cell, n = 306)</w:t>
            </w:r>
          </w:p>
        </w:tc>
      </w:tr>
      <w:tr w:rsidR="00376106" w:rsidRPr="00376106" w14:paraId="3530E54D" w14:textId="77777777" w:rsidTr="00376106">
        <w:tc>
          <w:tcPr>
            <w:tcW w:w="31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5C60F083" w14:textId="77777777" w:rsidR="00376106" w:rsidRPr="00503956" w:rsidRDefault="00376106" w:rsidP="00376106">
            <w:pPr>
              <w:spacing w:line="240" w:lineRule="auto"/>
              <w:rPr>
                <w:rFonts w:ascii="Arial" w:eastAsia="Arial" w:hAnsi="Arial" w:cs="Arial"/>
                <w:sz w:val="22"/>
                <w:lang w:val="fr-FR" w:eastAsia="fr-FR"/>
              </w:rPr>
            </w:pPr>
            <w:r w:rsidRPr="00503956">
              <w:rPr>
                <w:rFonts w:ascii="Arial" w:eastAsia="Arial" w:hAnsi="Arial" w:cs="Arial"/>
                <w:sz w:val="22"/>
                <w:lang w:val="fr-FR" w:eastAsia="fr-FR"/>
              </w:rPr>
              <w:t>period</w:t>
            </w:r>
          </w:p>
        </w:tc>
        <w:tc>
          <w:tcPr>
            <w:tcW w:w="76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0DF7B480"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1</w:t>
            </w:r>
          </w:p>
        </w:tc>
        <w:tc>
          <w:tcPr>
            <w:tcW w:w="14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72D43CFB"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7.97</w:t>
            </w:r>
          </w:p>
        </w:tc>
        <w:tc>
          <w:tcPr>
            <w:tcW w:w="11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53346903"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8.0</w:t>
            </w:r>
          </w:p>
        </w:tc>
        <w:tc>
          <w:tcPr>
            <w:tcW w:w="130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1CAD6D70"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26.38</w:t>
            </w:r>
          </w:p>
        </w:tc>
        <w:tc>
          <w:tcPr>
            <w:tcW w:w="15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444C10E4"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0.001</w:t>
            </w:r>
          </w:p>
        </w:tc>
      </w:tr>
      <w:tr w:rsidR="00376106" w:rsidRPr="00376106" w14:paraId="18AA595D" w14:textId="77777777" w:rsidTr="00376106">
        <w:tc>
          <w:tcPr>
            <w:tcW w:w="31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2FD99915" w14:textId="77777777" w:rsidR="00376106" w:rsidRPr="00503956" w:rsidRDefault="00376106" w:rsidP="00376106">
            <w:pPr>
              <w:spacing w:line="240" w:lineRule="auto"/>
              <w:rPr>
                <w:rFonts w:ascii="Arial" w:eastAsia="Arial" w:hAnsi="Arial" w:cs="Arial"/>
                <w:sz w:val="22"/>
                <w:lang w:val="fr-FR" w:eastAsia="fr-FR"/>
              </w:rPr>
            </w:pPr>
            <w:r w:rsidRPr="00503956">
              <w:rPr>
                <w:rFonts w:ascii="Arial" w:eastAsia="Arial" w:hAnsi="Arial" w:cs="Arial"/>
                <w:sz w:val="22"/>
                <w:lang w:val="fr-FR" w:eastAsia="fr-FR"/>
              </w:rPr>
              <w:t>Residual</w:t>
            </w:r>
          </w:p>
        </w:tc>
        <w:tc>
          <w:tcPr>
            <w:tcW w:w="76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49D299DD"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304</w:t>
            </w:r>
          </w:p>
        </w:tc>
        <w:tc>
          <w:tcPr>
            <w:tcW w:w="14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2F6587F5"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91.81</w:t>
            </w:r>
          </w:p>
        </w:tc>
        <w:tc>
          <w:tcPr>
            <w:tcW w:w="11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651D7F38"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92.0</w:t>
            </w:r>
          </w:p>
        </w:tc>
        <w:tc>
          <w:tcPr>
            <w:tcW w:w="130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tcPr>
          <w:p w14:paraId="37A6708B" w14:textId="77777777" w:rsidR="00376106" w:rsidRPr="00503956" w:rsidRDefault="00376106" w:rsidP="00376106">
            <w:pPr>
              <w:spacing w:line="240" w:lineRule="auto"/>
              <w:jc w:val="right"/>
              <w:rPr>
                <w:rFonts w:ascii="Arial" w:eastAsia="Arial" w:hAnsi="Arial" w:cs="Arial"/>
                <w:sz w:val="22"/>
                <w:lang w:val="fr-FR" w:eastAsia="fr-FR"/>
              </w:rPr>
            </w:pPr>
          </w:p>
        </w:tc>
        <w:tc>
          <w:tcPr>
            <w:tcW w:w="15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tcPr>
          <w:p w14:paraId="07385F3D" w14:textId="77777777" w:rsidR="00376106" w:rsidRPr="00503956" w:rsidRDefault="00376106" w:rsidP="00376106">
            <w:pPr>
              <w:spacing w:line="240" w:lineRule="auto"/>
              <w:jc w:val="right"/>
              <w:rPr>
                <w:rFonts w:ascii="Arial" w:eastAsia="Arial" w:hAnsi="Arial" w:cs="Arial"/>
                <w:sz w:val="22"/>
                <w:lang w:val="fr-FR" w:eastAsia="fr-FR"/>
              </w:rPr>
            </w:pPr>
          </w:p>
        </w:tc>
      </w:tr>
      <w:tr w:rsidR="00376106" w:rsidRPr="00376106" w14:paraId="65A3BE5C" w14:textId="77777777" w:rsidTr="00376106">
        <w:tc>
          <w:tcPr>
            <w:tcW w:w="31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5A331315" w14:textId="77777777" w:rsidR="00376106" w:rsidRPr="00503956" w:rsidRDefault="00376106" w:rsidP="00376106">
            <w:pPr>
              <w:spacing w:line="240" w:lineRule="auto"/>
              <w:rPr>
                <w:rFonts w:ascii="Arial" w:eastAsia="Arial" w:hAnsi="Arial" w:cs="Arial"/>
                <w:sz w:val="22"/>
                <w:lang w:val="fr-FR" w:eastAsia="fr-FR"/>
              </w:rPr>
            </w:pPr>
            <w:r w:rsidRPr="00503956">
              <w:rPr>
                <w:rFonts w:ascii="Arial" w:eastAsia="Arial" w:hAnsi="Arial" w:cs="Arial"/>
                <w:sz w:val="22"/>
                <w:lang w:val="fr-FR" w:eastAsia="fr-FR"/>
              </w:rPr>
              <w:t>Total</w:t>
            </w:r>
          </w:p>
        </w:tc>
        <w:tc>
          <w:tcPr>
            <w:tcW w:w="76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747005B6"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305</w:t>
            </w:r>
          </w:p>
        </w:tc>
        <w:tc>
          <w:tcPr>
            <w:tcW w:w="14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08980557"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99.78</w:t>
            </w:r>
          </w:p>
        </w:tc>
        <w:tc>
          <w:tcPr>
            <w:tcW w:w="11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4B119593"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100</w:t>
            </w:r>
          </w:p>
        </w:tc>
        <w:tc>
          <w:tcPr>
            <w:tcW w:w="130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tcPr>
          <w:p w14:paraId="7CA4005D" w14:textId="77777777" w:rsidR="00376106" w:rsidRPr="00503956" w:rsidRDefault="00376106" w:rsidP="00376106">
            <w:pPr>
              <w:spacing w:line="240" w:lineRule="auto"/>
              <w:jc w:val="right"/>
              <w:rPr>
                <w:rFonts w:ascii="Arial" w:eastAsia="Arial" w:hAnsi="Arial" w:cs="Arial"/>
                <w:sz w:val="22"/>
                <w:lang w:val="fr-FR" w:eastAsia="fr-FR"/>
              </w:rPr>
            </w:pPr>
          </w:p>
        </w:tc>
        <w:tc>
          <w:tcPr>
            <w:tcW w:w="15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tcPr>
          <w:p w14:paraId="3AAEF96E" w14:textId="77777777" w:rsidR="00376106" w:rsidRPr="00503956" w:rsidRDefault="00376106" w:rsidP="00376106">
            <w:pPr>
              <w:spacing w:line="240" w:lineRule="auto"/>
              <w:jc w:val="right"/>
              <w:rPr>
                <w:rFonts w:ascii="Arial" w:eastAsia="Arial" w:hAnsi="Arial" w:cs="Arial"/>
                <w:sz w:val="22"/>
                <w:lang w:val="fr-FR" w:eastAsia="fr-FR"/>
              </w:rPr>
            </w:pPr>
          </w:p>
        </w:tc>
      </w:tr>
      <w:tr w:rsidR="00376106" w:rsidRPr="00376106" w14:paraId="5E7276FB" w14:textId="77777777" w:rsidTr="00376106">
        <w:tc>
          <w:tcPr>
            <w:tcW w:w="9360" w:type="dxa"/>
            <w:gridSpan w:val="6"/>
            <w:tcBorders>
              <w:top w:val="single" w:sz="2" w:space="0" w:color="BBBBBB"/>
              <w:left w:val="single" w:sz="2" w:space="0" w:color="BBBBBB"/>
              <w:bottom w:val="single" w:sz="2" w:space="0" w:color="BBBBBB"/>
              <w:right w:val="single" w:sz="2" w:space="0" w:color="BBBBBB"/>
            </w:tcBorders>
            <w:shd w:val="clear" w:color="auto" w:fill="DCE6EC"/>
            <w:tcMar>
              <w:top w:w="46" w:type="dxa"/>
              <w:left w:w="90" w:type="dxa"/>
              <w:bottom w:w="46" w:type="dxa"/>
              <w:right w:w="90" w:type="dxa"/>
            </w:tcMar>
            <w:vAlign w:val="center"/>
            <w:hideMark/>
          </w:tcPr>
          <w:p w14:paraId="55CAC19D" w14:textId="77777777" w:rsidR="00376106" w:rsidRPr="00503956" w:rsidRDefault="00376106" w:rsidP="00376106">
            <w:pPr>
              <w:spacing w:line="240" w:lineRule="auto"/>
              <w:rPr>
                <w:rFonts w:ascii="Arial" w:eastAsia="Arial" w:hAnsi="Arial" w:cs="Arial"/>
                <w:sz w:val="22"/>
                <w:lang w:eastAsia="fr-FR"/>
              </w:rPr>
            </w:pPr>
            <w:r w:rsidRPr="00503956">
              <w:rPr>
                <w:rFonts w:ascii="Arial" w:eastAsia="Arial" w:hAnsi="Arial" w:cs="Arial"/>
                <w:b/>
                <w:bCs/>
                <w:sz w:val="22"/>
                <w:lang w:eastAsia="fr-FR"/>
              </w:rPr>
              <w:t>PERMANOVA — period only, predator level (n = 6014)</w:t>
            </w:r>
          </w:p>
        </w:tc>
      </w:tr>
      <w:tr w:rsidR="00376106" w:rsidRPr="00376106" w14:paraId="448A7BDB" w14:textId="77777777" w:rsidTr="00376106">
        <w:tc>
          <w:tcPr>
            <w:tcW w:w="31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684B57F1" w14:textId="77777777" w:rsidR="00376106" w:rsidRPr="00503956" w:rsidRDefault="00376106" w:rsidP="00376106">
            <w:pPr>
              <w:spacing w:line="240" w:lineRule="auto"/>
              <w:rPr>
                <w:rFonts w:ascii="Arial" w:eastAsia="Arial" w:hAnsi="Arial" w:cs="Arial"/>
                <w:sz w:val="22"/>
                <w:lang w:val="fr-FR" w:eastAsia="fr-FR"/>
              </w:rPr>
            </w:pPr>
            <w:r w:rsidRPr="00503956">
              <w:rPr>
                <w:rFonts w:ascii="Arial" w:eastAsia="Arial" w:hAnsi="Arial" w:cs="Arial"/>
                <w:sz w:val="22"/>
                <w:lang w:val="fr-FR" w:eastAsia="fr-FR"/>
              </w:rPr>
              <w:t>period</w:t>
            </w:r>
          </w:p>
        </w:tc>
        <w:tc>
          <w:tcPr>
            <w:tcW w:w="76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2D79B3CF"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1</w:t>
            </w:r>
          </w:p>
        </w:tc>
        <w:tc>
          <w:tcPr>
            <w:tcW w:w="14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30F3DE52"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105.13</w:t>
            </w:r>
          </w:p>
        </w:tc>
        <w:tc>
          <w:tcPr>
            <w:tcW w:w="11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16A4CCA1"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4.0</w:t>
            </w:r>
          </w:p>
        </w:tc>
        <w:tc>
          <w:tcPr>
            <w:tcW w:w="130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4B4AF1FD"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252.66</w:t>
            </w:r>
          </w:p>
        </w:tc>
        <w:tc>
          <w:tcPr>
            <w:tcW w:w="15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153244EA"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0.001</w:t>
            </w:r>
          </w:p>
        </w:tc>
      </w:tr>
      <w:tr w:rsidR="00376106" w:rsidRPr="00376106" w14:paraId="003BB91F" w14:textId="77777777" w:rsidTr="00376106">
        <w:tc>
          <w:tcPr>
            <w:tcW w:w="31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0FBE58E7" w14:textId="77777777" w:rsidR="00376106" w:rsidRPr="00503956" w:rsidRDefault="00376106" w:rsidP="00376106">
            <w:pPr>
              <w:spacing w:line="240" w:lineRule="auto"/>
              <w:rPr>
                <w:rFonts w:ascii="Arial" w:eastAsia="Arial" w:hAnsi="Arial" w:cs="Arial"/>
                <w:sz w:val="22"/>
                <w:lang w:val="fr-FR" w:eastAsia="fr-FR"/>
              </w:rPr>
            </w:pPr>
            <w:r w:rsidRPr="00503956">
              <w:rPr>
                <w:rFonts w:ascii="Arial" w:eastAsia="Arial" w:hAnsi="Arial" w:cs="Arial"/>
                <w:sz w:val="22"/>
                <w:lang w:val="fr-FR" w:eastAsia="fr-FR"/>
              </w:rPr>
              <w:t>Residual</w:t>
            </w:r>
          </w:p>
        </w:tc>
        <w:tc>
          <w:tcPr>
            <w:tcW w:w="76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14654F51"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6012</w:t>
            </w:r>
          </w:p>
        </w:tc>
        <w:tc>
          <w:tcPr>
            <w:tcW w:w="14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0DA08F26"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2501.60</w:t>
            </w:r>
          </w:p>
        </w:tc>
        <w:tc>
          <w:tcPr>
            <w:tcW w:w="11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63A06B89"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96.0</w:t>
            </w:r>
          </w:p>
        </w:tc>
        <w:tc>
          <w:tcPr>
            <w:tcW w:w="130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tcPr>
          <w:p w14:paraId="1C4A5298" w14:textId="77777777" w:rsidR="00376106" w:rsidRPr="00503956" w:rsidRDefault="00376106" w:rsidP="00376106">
            <w:pPr>
              <w:spacing w:line="240" w:lineRule="auto"/>
              <w:jc w:val="right"/>
              <w:rPr>
                <w:rFonts w:ascii="Arial" w:eastAsia="Arial" w:hAnsi="Arial" w:cs="Arial"/>
                <w:sz w:val="22"/>
                <w:lang w:val="fr-FR" w:eastAsia="fr-FR"/>
              </w:rPr>
            </w:pPr>
          </w:p>
        </w:tc>
        <w:tc>
          <w:tcPr>
            <w:tcW w:w="15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tcPr>
          <w:p w14:paraId="6A4F534E" w14:textId="77777777" w:rsidR="00376106" w:rsidRPr="00503956" w:rsidRDefault="00376106" w:rsidP="00376106">
            <w:pPr>
              <w:spacing w:line="240" w:lineRule="auto"/>
              <w:jc w:val="right"/>
              <w:rPr>
                <w:rFonts w:ascii="Arial" w:eastAsia="Arial" w:hAnsi="Arial" w:cs="Arial"/>
                <w:sz w:val="22"/>
                <w:lang w:val="fr-FR" w:eastAsia="fr-FR"/>
              </w:rPr>
            </w:pPr>
          </w:p>
        </w:tc>
      </w:tr>
      <w:tr w:rsidR="00376106" w:rsidRPr="00376106" w14:paraId="5ED96BC8" w14:textId="77777777" w:rsidTr="00376106">
        <w:tc>
          <w:tcPr>
            <w:tcW w:w="31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0E398F50" w14:textId="77777777" w:rsidR="00376106" w:rsidRPr="00503956" w:rsidRDefault="00376106" w:rsidP="00376106">
            <w:pPr>
              <w:spacing w:line="240" w:lineRule="auto"/>
              <w:rPr>
                <w:rFonts w:ascii="Arial" w:eastAsia="Arial" w:hAnsi="Arial" w:cs="Arial"/>
                <w:sz w:val="22"/>
                <w:lang w:val="fr-FR" w:eastAsia="fr-FR"/>
              </w:rPr>
            </w:pPr>
            <w:r w:rsidRPr="00503956">
              <w:rPr>
                <w:rFonts w:ascii="Arial" w:eastAsia="Arial" w:hAnsi="Arial" w:cs="Arial"/>
                <w:sz w:val="22"/>
                <w:lang w:val="fr-FR" w:eastAsia="fr-FR"/>
              </w:rPr>
              <w:t>Total</w:t>
            </w:r>
          </w:p>
        </w:tc>
        <w:tc>
          <w:tcPr>
            <w:tcW w:w="76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513BBA9E"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6013</w:t>
            </w:r>
          </w:p>
        </w:tc>
        <w:tc>
          <w:tcPr>
            <w:tcW w:w="14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7B731D56"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2606.73</w:t>
            </w:r>
          </w:p>
        </w:tc>
        <w:tc>
          <w:tcPr>
            <w:tcW w:w="11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0A396BC6"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100</w:t>
            </w:r>
          </w:p>
        </w:tc>
        <w:tc>
          <w:tcPr>
            <w:tcW w:w="130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tcPr>
          <w:p w14:paraId="57E84466" w14:textId="77777777" w:rsidR="00376106" w:rsidRPr="00503956" w:rsidRDefault="00376106" w:rsidP="00376106">
            <w:pPr>
              <w:spacing w:line="240" w:lineRule="auto"/>
              <w:jc w:val="right"/>
              <w:rPr>
                <w:rFonts w:ascii="Arial" w:eastAsia="Arial" w:hAnsi="Arial" w:cs="Arial"/>
                <w:sz w:val="22"/>
                <w:lang w:val="fr-FR" w:eastAsia="fr-FR"/>
              </w:rPr>
            </w:pPr>
          </w:p>
        </w:tc>
        <w:tc>
          <w:tcPr>
            <w:tcW w:w="15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tcPr>
          <w:p w14:paraId="0494E31C" w14:textId="77777777" w:rsidR="00376106" w:rsidRPr="00503956" w:rsidRDefault="00376106" w:rsidP="00376106">
            <w:pPr>
              <w:spacing w:line="240" w:lineRule="auto"/>
              <w:jc w:val="right"/>
              <w:rPr>
                <w:rFonts w:ascii="Arial" w:eastAsia="Arial" w:hAnsi="Arial" w:cs="Arial"/>
                <w:sz w:val="22"/>
                <w:lang w:val="fr-FR" w:eastAsia="fr-FR"/>
              </w:rPr>
            </w:pPr>
          </w:p>
        </w:tc>
      </w:tr>
      <w:tr w:rsidR="00376106" w:rsidRPr="00376106" w14:paraId="294E6720" w14:textId="77777777" w:rsidTr="00376106">
        <w:tc>
          <w:tcPr>
            <w:tcW w:w="9360" w:type="dxa"/>
            <w:gridSpan w:val="6"/>
            <w:tcBorders>
              <w:top w:val="single" w:sz="2" w:space="0" w:color="BBBBBB"/>
              <w:left w:val="single" w:sz="2" w:space="0" w:color="BBBBBB"/>
              <w:bottom w:val="single" w:sz="2" w:space="0" w:color="BBBBBB"/>
              <w:right w:val="single" w:sz="2" w:space="0" w:color="BBBBBB"/>
            </w:tcBorders>
            <w:shd w:val="clear" w:color="auto" w:fill="DCE6EC"/>
            <w:tcMar>
              <w:top w:w="46" w:type="dxa"/>
              <w:left w:w="90" w:type="dxa"/>
              <w:bottom w:w="46" w:type="dxa"/>
              <w:right w:w="90" w:type="dxa"/>
            </w:tcMar>
            <w:vAlign w:val="center"/>
            <w:hideMark/>
          </w:tcPr>
          <w:p w14:paraId="5608C3DA" w14:textId="77777777" w:rsidR="00376106" w:rsidRPr="00503956" w:rsidRDefault="00376106" w:rsidP="00376106">
            <w:pPr>
              <w:spacing w:line="240" w:lineRule="auto"/>
              <w:rPr>
                <w:rFonts w:ascii="Arial" w:eastAsia="Arial" w:hAnsi="Arial" w:cs="Arial"/>
                <w:sz w:val="22"/>
                <w:lang w:eastAsia="fr-FR"/>
              </w:rPr>
            </w:pPr>
            <w:r w:rsidRPr="00503956">
              <w:rPr>
                <w:rFonts w:ascii="Arial" w:eastAsia="Arial" w:hAnsi="Arial" w:cs="Arial"/>
                <w:b/>
                <w:bCs/>
                <w:sz w:val="22"/>
                <w:lang w:eastAsia="fr-FR"/>
              </w:rPr>
              <w:t>PERMDISP — multivariate dispersion between periods (homogeneity check)</w:t>
            </w:r>
          </w:p>
        </w:tc>
      </w:tr>
      <w:tr w:rsidR="00376106" w:rsidRPr="00376106" w14:paraId="465479C3" w14:textId="77777777" w:rsidTr="00376106">
        <w:tc>
          <w:tcPr>
            <w:tcW w:w="31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3FD703CD" w14:textId="77777777" w:rsidR="00376106" w:rsidRPr="00503956" w:rsidRDefault="00376106" w:rsidP="00376106">
            <w:pPr>
              <w:spacing w:line="240" w:lineRule="auto"/>
              <w:rPr>
                <w:rFonts w:ascii="Arial" w:eastAsia="Arial" w:hAnsi="Arial" w:cs="Arial"/>
                <w:sz w:val="22"/>
                <w:lang w:val="fr-FR" w:eastAsia="fr-FR"/>
              </w:rPr>
            </w:pPr>
            <w:r w:rsidRPr="00503956">
              <w:rPr>
                <w:rFonts w:ascii="Arial" w:eastAsia="Arial" w:hAnsi="Arial" w:cs="Arial"/>
                <w:sz w:val="22"/>
                <w:lang w:val="fr-FR" w:eastAsia="fr-FR"/>
              </w:rPr>
              <w:t>Analysis-cell level (n = 758)</w:t>
            </w:r>
          </w:p>
        </w:tc>
        <w:tc>
          <w:tcPr>
            <w:tcW w:w="76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36B9ACC2"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1</w:t>
            </w:r>
          </w:p>
        </w:tc>
        <w:tc>
          <w:tcPr>
            <w:tcW w:w="14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0C256DCA"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0.005</w:t>
            </w:r>
          </w:p>
        </w:tc>
        <w:tc>
          <w:tcPr>
            <w:tcW w:w="11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tcPr>
          <w:p w14:paraId="12F193A9" w14:textId="77777777" w:rsidR="00376106" w:rsidRPr="00503956" w:rsidRDefault="00376106" w:rsidP="00376106">
            <w:pPr>
              <w:spacing w:line="240" w:lineRule="auto"/>
              <w:jc w:val="right"/>
              <w:rPr>
                <w:rFonts w:ascii="Arial" w:eastAsia="Arial" w:hAnsi="Arial" w:cs="Arial"/>
                <w:sz w:val="22"/>
                <w:lang w:val="fr-FR" w:eastAsia="fr-FR"/>
              </w:rPr>
            </w:pPr>
          </w:p>
        </w:tc>
        <w:tc>
          <w:tcPr>
            <w:tcW w:w="130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58BA737D"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0.52</w:t>
            </w:r>
          </w:p>
        </w:tc>
        <w:tc>
          <w:tcPr>
            <w:tcW w:w="15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03ED6BFD"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0.471</w:t>
            </w:r>
          </w:p>
        </w:tc>
      </w:tr>
      <w:tr w:rsidR="00376106" w:rsidRPr="00376106" w14:paraId="7A9C4A37" w14:textId="77777777" w:rsidTr="00376106">
        <w:tc>
          <w:tcPr>
            <w:tcW w:w="31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31D0182A" w14:textId="77777777" w:rsidR="00376106" w:rsidRPr="00503956" w:rsidRDefault="00376106" w:rsidP="00376106">
            <w:pPr>
              <w:spacing w:line="240" w:lineRule="auto"/>
              <w:rPr>
                <w:rFonts w:ascii="Arial" w:eastAsia="Arial" w:hAnsi="Arial" w:cs="Arial"/>
                <w:sz w:val="22"/>
                <w:lang w:val="fr-FR" w:eastAsia="fr-FR"/>
              </w:rPr>
            </w:pPr>
            <w:r w:rsidRPr="00503956">
              <w:rPr>
                <w:rFonts w:ascii="Arial" w:eastAsia="Arial" w:hAnsi="Arial" w:cs="Arial"/>
                <w:sz w:val="22"/>
                <w:lang w:val="fr-FR" w:eastAsia="fr-FR"/>
              </w:rPr>
              <w:t>Predator level (n = 6014)</w:t>
            </w:r>
          </w:p>
        </w:tc>
        <w:tc>
          <w:tcPr>
            <w:tcW w:w="76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173BD36F"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1</w:t>
            </w:r>
          </w:p>
        </w:tc>
        <w:tc>
          <w:tcPr>
            <w:tcW w:w="14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6D2B0A6F"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0.125</w:t>
            </w:r>
          </w:p>
        </w:tc>
        <w:tc>
          <w:tcPr>
            <w:tcW w:w="11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tcPr>
          <w:p w14:paraId="273C3E9C" w14:textId="77777777" w:rsidR="00376106" w:rsidRPr="00503956" w:rsidRDefault="00376106" w:rsidP="00376106">
            <w:pPr>
              <w:spacing w:line="240" w:lineRule="auto"/>
              <w:jc w:val="right"/>
              <w:rPr>
                <w:rFonts w:ascii="Arial" w:eastAsia="Arial" w:hAnsi="Arial" w:cs="Arial"/>
                <w:sz w:val="22"/>
                <w:lang w:val="fr-FR" w:eastAsia="fr-FR"/>
              </w:rPr>
            </w:pPr>
          </w:p>
        </w:tc>
        <w:tc>
          <w:tcPr>
            <w:tcW w:w="130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4D3AAAEE"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23.74</w:t>
            </w:r>
          </w:p>
        </w:tc>
        <w:tc>
          <w:tcPr>
            <w:tcW w:w="1550" w:type="dxa"/>
            <w:tcBorders>
              <w:top w:val="single" w:sz="2" w:space="0" w:color="BBBBBB"/>
              <w:left w:val="single" w:sz="2" w:space="0" w:color="BBBBBB"/>
              <w:bottom w:val="single" w:sz="2" w:space="0" w:color="BBBBBB"/>
              <w:right w:val="single" w:sz="2" w:space="0" w:color="BBBBBB"/>
            </w:tcBorders>
            <w:tcMar>
              <w:top w:w="46" w:type="dxa"/>
              <w:left w:w="90" w:type="dxa"/>
              <w:bottom w:w="46" w:type="dxa"/>
              <w:right w:w="90" w:type="dxa"/>
            </w:tcMar>
            <w:vAlign w:val="center"/>
            <w:hideMark/>
          </w:tcPr>
          <w:p w14:paraId="5EBC5882" w14:textId="77777777" w:rsidR="00376106" w:rsidRPr="00503956" w:rsidRDefault="00376106" w:rsidP="00376106">
            <w:pPr>
              <w:spacing w:line="240" w:lineRule="auto"/>
              <w:jc w:val="right"/>
              <w:rPr>
                <w:rFonts w:ascii="Arial" w:eastAsia="Arial" w:hAnsi="Arial" w:cs="Arial"/>
                <w:sz w:val="22"/>
                <w:lang w:val="fr-FR" w:eastAsia="fr-FR"/>
              </w:rPr>
            </w:pPr>
            <w:r w:rsidRPr="00503956">
              <w:rPr>
                <w:rFonts w:ascii="Arial" w:eastAsia="Arial" w:hAnsi="Arial" w:cs="Arial"/>
                <w:sz w:val="22"/>
                <w:lang w:val="fr-FR" w:eastAsia="fr-FR"/>
              </w:rPr>
              <w:t>&lt;0.001</w:t>
            </w:r>
          </w:p>
        </w:tc>
      </w:tr>
    </w:tbl>
    <w:p w14:paraId="58D81BC3" w14:textId="77777777" w:rsidR="00376106" w:rsidRPr="00376106" w:rsidRDefault="00376106" w:rsidP="00376106">
      <w:pPr>
        <w:spacing w:line="240" w:lineRule="auto"/>
        <w:rPr>
          <w:rFonts w:ascii="Arial" w:eastAsia="Arial" w:hAnsi="Arial" w:cs="Arial"/>
          <w:sz w:val="22"/>
          <w:lang w:val="fr-FR" w:eastAsia="fr-FR"/>
        </w:rPr>
      </w:pPr>
    </w:p>
    <w:p w14:paraId="1870F09E" w14:textId="77777777" w:rsidR="00376106" w:rsidRPr="00EE4302" w:rsidRDefault="00376106" w:rsidP="00D77281">
      <w:pPr>
        <w:spacing w:line="240" w:lineRule="auto"/>
        <w:jc w:val="both"/>
      </w:pPr>
    </w:p>
    <w:sectPr w:rsidR="00376106" w:rsidRPr="00EE4302" w:rsidSect="00C14602">
      <w:headerReference w:type="even" r:id="rId20"/>
      <w:headerReference w:type="first" r:id="rId21"/>
      <w:pgSz w:w="12240" w:h="15840"/>
      <w:pgMar w:top="1440" w:right="1440" w:bottom="1440" w:left="1440" w:header="720" w:footer="720" w:gutter="0"/>
      <w:lnNumType w:countBy="1" w:distance="360"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urcotte, François (DFO/MPO)" w:date="2026-07-09T13:53:00Z" w:initials="TF">
    <w:p w14:paraId="149E04CA" w14:textId="25499EC7" w:rsidR="00046563" w:rsidRDefault="00046563">
      <w:pPr>
        <w:pStyle w:val="Commentaire"/>
      </w:pPr>
      <w:r>
        <w:rPr>
          <w:rStyle w:val="Marquedecommentaire"/>
        </w:rPr>
        <w:annotationRef/>
      </w:r>
      <w:r w:rsidRPr="4F1DA4E7">
        <w:t>After reading through i think this paper is more about the framework than about the ecosystem. the title and intro are really aimed at the ecosystem versus methods results and discussion that are really aimed towards the framework. my suggestion would be to revise the title and intro to make them more coherent with rest of the paper</w:t>
      </w:r>
    </w:p>
  </w:comment>
  <w:comment w:id="7" w:author="Sutton, Jolene (DFO/MPO)" w:date="2026-07-09T06:38:00Z" w:initials="JS">
    <w:p w14:paraId="4D1B5278" w14:textId="77777777" w:rsidR="002764A1" w:rsidRDefault="002764A1" w:rsidP="002764A1">
      <w:pPr>
        <w:pStyle w:val="Commentaire"/>
      </w:pPr>
      <w:r>
        <w:rPr>
          <w:rStyle w:val="Marquedecommentaire"/>
        </w:rPr>
        <w:annotationRef/>
      </w:r>
      <w:r>
        <w:t>Suggest removing terms that appear in title and/or abstract</w:t>
      </w:r>
    </w:p>
  </w:comment>
  <w:comment w:id="10" w:author="Turcotte, François (DFO/MPO)" w:date="2026-07-09T13:13:00Z" w:initials="TF">
    <w:p w14:paraId="63531560" w14:textId="2DBDFD6C" w:rsidR="00DD7171" w:rsidRDefault="00DD7171">
      <w:pPr>
        <w:pStyle w:val="Commentaire"/>
      </w:pPr>
      <w:r>
        <w:rPr>
          <w:rStyle w:val="Marquedecommentaire"/>
        </w:rPr>
        <w:annotationRef/>
      </w:r>
      <w:r w:rsidRPr="498B8F4C">
        <w:t>An introduction should read from general to specific. This is too specific of a start, I suggest starting with framing the broad scientific question.</w:t>
      </w:r>
    </w:p>
  </w:comment>
  <w:comment w:id="28" w:author="McDermid, Jenni (she, her / elle, la) (DFO/MPO)" w:date="2026-07-08T14:33:00Z" w:initials="JM">
    <w:p w14:paraId="31D82FA1" w14:textId="77777777" w:rsidR="005D52D6" w:rsidRDefault="005D52D6" w:rsidP="005D52D6">
      <w:pPr>
        <w:pStyle w:val="Commentaire"/>
      </w:pPr>
      <w:r>
        <w:rPr>
          <w:rStyle w:val="Marquedecommentaire"/>
        </w:rPr>
        <w:annotationRef/>
      </w:r>
      <w:r>
        <w:t>I would not make this connection here as one is not related to the other based on established literature.</w:t>
      </w:r>
    </w:p>
  </w:comment>
  <w:comment w:id="73" w:author="Sutton, Jolene (DFO/MPO)" w:date="2026-07-09T06:48:00Z" w:initials="JS">
    <w:p w14:paraId="6AD9EE96" w14:textId="77777777" w:rsidR="00B443BC" w:rsidRDefault="00B443BC" w:rsidP="00B443BC">
      <w:pPr>
        <w:pStyle w:val="Commentaire"/>
      </w:pPr>
      <w:r>
        <w:rPr>
          <w:rStyle w:val="Marquedecommentaire"/>
        </w:rPr>
        <w:annotationRef/>
      </w:r>
      <w:r>
        <w:t>Is this missing a year?</w:t>
      </w:r>
    </w:p>
  </w:comment>
  <w:comment w:id="82" w:author="Landry, Lysandre (DFO/MPO)" w:date="2026-07-08T10:02:00Z" w:initials="LL">
    <w:p w14:paraId="624B67E8" w14:textId="357A21BA" w:rsidR="00AF6D44" w:rsidRPr="003235C4" w:rsidRDefault="00AF6D44" w:rsidP="00AF6D44">
      <w:pPr>
        <w:pStyle w:val="Commentaire"/>
      </w:pPr>
      <w:r>
        <w:rPr>
          <w:rStyle w:val="Marquedecommentaire"/>
        </w:rPr>
        <w:annotationRef/>
      </w:r>
      <w:r>
        <w:rPr>
          <w:lang w:val="fr-CA"/>
        </w:rPr>
        <w:t>I think this sentence could be removed.</w:t>
      </w:r>
    </w:p>
  </w:comment>
  <w:comment w:id="83" w:author="McDermid, Jenni (she, her / elle, la) (DFO/MPO)" w:date="2026-07-08T15:13:00Z" w:initials="JM">
    <w:p w14:paraId="3E9D4275" w14:textId="77777777" w:rsidR="00A84B8A" w:rsidRDefault="00A84B8A" w:rsidP="00A84B8A">
      <w:pPr>
        <w:pStyle w:val="Commentaire"/>
      </w:pPr>
      <w:r>
        <w:rPr>
          <w:rStyle w:val="Marquedecommentaire"/>
        </w:rPr>
        <w:annotationRef/>
      </w:r>
      <w:r>
        <w:rPr>
          <w:lang w:val="fr-CA"/>
        </w:rPr>
        <w:t>I think if it is retained it needs to be more nuanced. I suggest checking out the rebuilding plan CSAS on white hake and cod if we want to enter into this discussion.</w:t>
      </w:r>
    </w:p>
  </w:comment>
  <w:comment w:id="126" w:author="McDermid, Jenni (she, her / elle, la) (DFO/MPO)" w:date="2026-07-08T14:53:00Z" w:initials="JM">
    <w:p w14:paraId="69B92924" w14:textId="4FA039E9" w:rsidR="0047694F" w:rsidRPr="00F81595" w:rsidRDefault="0047694F" w:rsidP="0047694F">
      <w:pPr>
        <w:pStyle w:val="Commentaire"/>
      </w:pPr>
      <w:r>
        <w:rPr>
          <w:rStyle w:val="Marquedecommentaire"/>
        </w:rPr>
        <w:annotationRef/>
      </w:r>
      <w:r>
        <w:rPr>
          <w:lang w:val="fr-CA"/>
        </w:rPr>
        <w:t>I would keep this here, but I think the connection should be made to why some of these changes occurred.</w:t>
      </w:r>
    </w:p>
  </w:comment>
  <w:comment w:id="27" w:author="Turcotte, François (DFO/MPO)" w:date="2026-07-09T13:16:00Z" w:initials="TF">
    <w:p w14:paraId="0D679DB4" w14:textId="6CB49059" w:rsidR="00046563" w:rsidRDefault="008B28C5">
      <w:pPr>
        <w:pStyle w:val="Commentaire"/>
      </w:pPr>
      <w:r>
        <w:rPr>
          <w:rStyle w:val="Marquedecommentaire"/>
        </w:rPr>
        <w:annotationRef/>
      </w:r>
      <w:r w:rsidR="00046563" w:rsidRPr="1091147A">
        <w:t>I think that all of this paragraph should be summarized in one to two sentences. The detail belongs in the discussion, if needed</w:t>
      </w:r>
    </w:p>
  </w:comment>
  <w:comment w:id="136" w:author="McDermid, Jenni (she, her / elle, la) (DFO/MPO)" w:date="2026-07-08T14:48:00Z" w:initials="JM">
    <w:p w14:paraId="59AA7CE5" w14:textId="26C46420" w:rsidR="00055F57" w:rsidRDefault="00055F57" w:rsidP="00055F57">
      <w:pPr>
        <w:pStyle w:val="Commentaire"/>
      </w:pPr>
      <w:r>
        <w:rPr>
          <w:rStyle w:val="Marquedecommentaire"/>
        </w:rPr>
        <w:annotationRef/>
      </w:r>
      <w:r>
        <w:rPr>
          <w:lang w:val="fr-CA"/>
        </w:rPr>
        <w:t>Not yet published but will be shortly.</w:t>
      </w:r>
    </w:p>
  </w:comment>
  <w:comment w:id="131" w:author="Turcotte, François (DFO/MPO)" w:date="2026-07-09T13:17:00Z" w:initials="TF">
    <w:p w14:paraId="474A970C" w14:textId="06E18728" w:rsidR="00922EEE" w:rsidRDefault="00922EEE">
      <w:pPr>
        <w:pStyle w:val="Commentaire"/>
      </w:pPr>
      <w:r>
        <w:rPr>
          <w:rStyle w:val="Marquedecommentaire"/>
        </w:rPr>
        <w:annotationRef/>
      </w:r>
      <w:r w:rsidRPr="0D6F4635">
        <w:t>Again I would summarize all this in one to two sentences and combine with the summarized fish abundance changes from above</w:t>
      </w:r>
    </w:p>
  </w:comment>
  <w:comment w:id="146" w:author="Turcotte, François (DFO/MPO)" w:date="2026-07-09T13:17:00Z" w:initials="TF">
    <w:p w14:paraId="35BFFC69" w14:textId="0B8BFD6B" w:rsidR="00401537" w:rsidRDefault="00401537">
      <w:pPr>
        <w:pStyle w:val="Commentaire"/>
      </w:pPr>
      <w:r>
        <w:rPr>
          <w:rStyle w:val="Marquedecommentaire"/>
        </w:rPr>
        <w:annotationRef/>
      </w:r>
      <w:r w:rsidRPr="0F8F8EEB">
        <w:t>this should be in the methods</w:t>
      </w:r>
    </w:p>
  </w:comment>
  <w:comment w:id="197" w:author="Turcotte, François (DFO/MPO)" w:date="2026-07-09T13:23:00Z" w:initials="TF">
    <w:p w14:paraId="62AAEE87" w14:textId="0DEFAF16" w:rsidR="00520E4B" w:rsidRDefault="00520E4B">
      <w:pPr>
        <w:pStyle w:val="Commentaire"/>
      </w:pPr>
      <w:r>
        <w:rPr>
          <w:rStyle w:val="Marquedecommentaire"/>
        </w:rPr>
        <w:annotationRef/>
      </w:r>
      <w:r w:rsidRPr="09D610C4">
        <w:t xml:space="preserve">i would split this paragraph here and continue with the one below. </w:t>
      </w:r>
    </w:p>
  </w:comment>
  <w:comment w:id="224" w:author="Sutton, Jolene (DFO/MPO)" w:date="2026-07-09T08:02:00Z" w:initials="JS">
    <w:p w14:paraId="25826AC3" w14:textId="77777777" w:rsidR="000F2942" w:rsidRDefault="000F2942" w:rsidP="000F2942">
      <w:pPr>
        <w:pStyle w:val="Commentaire"/>
      </w:pPr>
      <w:r>
        <w:rPr>
          <w:rStyle w:val="Marquedecommentaire"/>
        </w:rPr>
        <w:annotationRef/>
      </w:r>
      <w:r>
        <w:t>This paragraph contains a lot of important information, but I struggle with the flow. I am flagging it with this comment so that I remember to come back to it.</w:t>
      </w:r>
    </w:p>
  </w:comment>
  <w:comment w:id="225" w:author="Turcotte, François (DFO/MPO)" w:date="2026-07-09T13:19:00Z" w:initials="TF">
    <w:p w14:paraId="045A6B16" w14:textId="612E68E1" w:rsidR="001E4247" w:rsidRDefault="001E4247">
      <w:pPr>
        <w:pStyle w:val="Commentaire"/>
      </w:pPr>
      <w:r>
        <w:rPr>
          <w:rStyle w:val="Marquedecommentaire"/>
        </w:rPr>
        <w:annotationRef/>
      </w:r>
      <w:r w:rsidRPr="3E4E0E4A">
        <w:t>repetition from above</w:t>
      </w:r>
    </w:p>
  </w:comment>
  <w:comment w:id="239" w:author="Sutton, Jolene (DFO/MPO)" w:date="2026-07-09T09:16:00Z" w:initials="JS">
    <w:p w14:paraId="7BDDD70F" w14:textId="77777777" w:rsidR="00F002CB" w:rsidRDefault="00853BA5" w:rsidP="00F002CB">
      <w:pPr>
        <w:pStyle w:val="Commentaire"/>
      </w:pPr>
      <w:r>
        <w:rPr>
          <w:rStyle w:val="Marquedecommentaire"/>
        </w:rPr>
        <w:annotationRef/>
      </w:r>
      <w:r w:rsidR="00F002CB">
        <w:t xml:space="preserve">Suggest tightening the remainder of the introduction to something like this…”Here, we develop a framework that uses diet data to document community changes through space and time. The framework uses three indices (i.e. similarity, diversity, and niche breadth) to sort variation in each predator’s diet composition along a gradient of increasing severity, from stability to community reorganisation. We test these classifications across prey taxonomic resolutions (e.g. coarse to fine), and in two dietary currencies (biomass and frequency of occurrence) </w:t>
      </w:r>
      <w:r w:rsidR="00F002CB">
        <w:rPr>
          <w:color w:val="000000"/>
        </w:rPr>
        <w:t>(e.g., Baker et al., 2014)</w:t>
      </w:r>
      <w:r w:rsidR="00F002CB">
        <w:t>. Finally, we address three research questions. First, within each decade studied, do diet compositions change over time? Second, how do intra-decade changes compare to inter-decade changes? Third, are spatial patterns associated with any inter-decade signals, and if so, are these consistent between the two currencies?”</w:t>
      </w:r>
    </w:p>
  </w:comment>
  <w:comment w:id="240" w:author="Sutton, Jolene (DFO/MPO)" w:date="2026-07-09T09:24:00Z" w:initials="JS">
    <w:p w14:paraId="026069C3" w14:textId="77777777" w:rsidR="00073605" w:rsidRDefault="007274CD" w:rsidP="00073605">
      <w:pPr>
        <w:pStyle w:val="Commentaire"/>
      </w:pPr>
      <w:r>
        <w:rPr>
          <w:rStyle w:val="Marquedecommentaire"/>
        </w:rPr>
        <w:annotationRef/>
      </w:r>
      <w:r w:rsidR="00073605">
        <w:t>Also, I am not entirely sure yet what it means to test the classification across prey taxonomic resolutions and in the two dietary currencies. Do you mean you validate them before proceeding to the 3 research questions? Or should they be incorporated within the 3 research questions? This might become more clear to me as I read further.</w:t>
      </w:r>
    </w:p>
  </w:comment>
  <w:comment w:id="275" w:author="Landry, Lysandre (DFO/MPO)" w:date="2026-07-17T14:45:00Z" w:initials="LL">
    <w:p w14:paraId="4A81012E" w14:textId="77777777" w:rsidR="001F1741" w:rsidRDefault="001F1741" w:rsidP="001F1741">
      <w:pPr>
        <w:pStyle w:val="Commentaire"/>
      </w:pPr>
      <w:r>
        <w:rPr>
          <w:rStyle w:val="Marquedecommentaire"/>
        </w:rPr>
        <w:annotationRef/>
      </w:r>
      <w:r>
        <w:rPr>
          <w:lang w:val="fr-CA"/>
        </w:rPr>
        <w:t>Could be predators community’s diet composition change if we do all on analysis on ’sets’.</w:t>
      </w:r>
    </w:p>
  </w:comment>
  <w:comment w:id="295" w:author="Landry, Lysandre (DFO/MPO)" w:date="2026-07-08T13:26:00Z" w:initials="LL">
    <w:p w14:paraId="599285B6" w14:textId="77777777" w:rsidR="003A2576" w:rsidRDefault="003A2576" w:rsidP="003A2576">
      <w:pPr>
        <w:pStyle w:val="Commentaire"/>
      </w:pPr>
      <w:r>
        <w:rPr>
          <w:rStyle w:val="Marquedecommentaire"/>
        </w:rPr>
        <w:annotationRef/>
      </w:r>
      <w:r>
        <w:rPr>
          <w:lang w:val="fr-CA"/>
        </w:rPr>
        <w:t>L’aspect spatial n’est pas mentionné. À intégrer, je vais voir si je peux proposer quelques choses</w:t>
      </w:r>
    </w:p>
  </w:comment>
  <w:comment w:id="296" w:author="Landry, Lysandre (DFO/MPO)" w:date="2026-07-08T13:27:00Z" w:initials="LL">
    <w:p w14:paraId="7391737B" w14:textId="77777777" w:rsidR="00431D7E" w:rsidRDefault="008B21F1" w:rsidP="00431D7E">
      <w:pPr>
        <w:pStyle w:val="Commentaire"/>
      </w:pPr>
      <w:r>
        <w:rPr>
          <w:rStyle w:val="Marquedecommentaire"/>
        </w:rPr>
        <w:annotationRef/>
      </w:r>
      <w:r w:rsidR="00431D7E">
        <w:rPr>
          <w:lang w:val="fr-CA"/>
        </w:rPr>
        <w:t>(à clarifier)</w:t>
      </w:r>
    </w:p>
  </w:comment>
  <w:comment w:id="317" w:author="Sutton, Jolene (DFO/MPO)" w:date="2026-07-09T09:28:00Z" w:initials="JS">
    <w:p w14:paraId="4D242190" w14:textId="5238DB32" w:rsidR="00C30BAF" w:rsidRDefault="00C30BAF" w:rsidP="00C30BAF">
      <w:pPr>
        <w:pStyle w:val="Commentaire"/>
      </w:pPr>
      <w:r>
        <w:rPr>
          <w:rStyle w:val="Marquedecommentaire"/>
        </w:rPr>
        <w:annotationRef/>
      </w:r>
      <w:r>
        <w:t>Includes southern slopes of the channel</w:t>
      </w:r>
    </w:p>
  </w:comment>
  <w:comment w:id="340" w:author="Landry, Lysandre (DFO/MPO)" w:date="2026-07-08T13:44:00Z" w:initials="LL">
    <w:p w14:paraId="4D2654B8" w14:textId="77777777" w:rsidR="001164BC" w:rsidRDefault="001164BC" w:rsidP="001164BC">
      <w:pPr>
        <w:pStyle w:val="Commentaire"/>
      </w:pPr>
      <w:r>
        <w:rPr>
          <w:rStyle w:val="Marquedecommentaire"/>
        </w:rPr>
        <w:annotationRef/>
      </w:r>
      <w:r>
        <w:rPr>
          <w:lang w:val="fr-CA"/>
        </w:rPr>
        <w:t>How focal fish species were determined?</w:t>
      </w:r>
    </w:p>
  </w:comment>
  <w:comment w:id="341" w:author="Landry, Lysandre (DFO/MPO)" w:date="2026-07-08T13:47:00Z" w:initials="LL">
    <w:p w14:paraId="77F21452" w14:textId="77777777" w:rsidR="008B4E29" w:rsidRDefault="008B4E29" w:rsidP="008B4E29">
      <w:pPr>
        <w:pStyle w:val="Commentaire"/>
      </w:pPr>
      <w:r>
        <w:rPr>
          <w:rStyle w:val="Marquedecommentaire"/>
        </w:rPr>
        <w:annotationRef/>
      </w:r>
      <w:r>
        <w:rPr>
          <w:lang w:val="fr-CA"/>
        </w:rPr>
        <w:t>I’m not sure I understand what it means.</w:t>
      </w:r>
    </w:p>
  </w:comment>
  <w:comment w:id="349" w:author="Sutton, Jolene (DFO/MPO)" w:date="2026-07-09T13:03:00Z" w:initials="JS">
    <w:p w14:paraId="1565D2ED" w14:textId="77777777" w:rsidR="00596BAE" w:rsidRDefault="00596BAE" w:rsidP="00596BAE">
      <w:pPr>
        <w:pStyle w:val="Commentaire"/>
      </w:pPr>
      <w:r>
        <w:rPr>
          <w:rStyle w:val="Marquedecommentaire"/>
        </w:rPr>
        <w:annotationRef/>
      </w:r>
      <w:r>
        <w:t>If this is something that you did, I think it belongs in the next section, as the current section describes the survey and how stomach data are collected for the survey</w:t>
      </w:r>
    </w:p>
  </w:comment>
  <w:comment w:id="357" w:author="Landry, Lysandre (DFO/MPO)" w:date="2026-07-08T13:58:00Z" w:initials="LL">
    <w:p w14:paraId="5256071C" w14:textId="77777777" w:rsidR="001A5C55" w:rsidRDefault="006D6A60" w:rsidP="001A5C55">
      <w:pPr>
        <w:pStyle w:val="Commentaire"/>
      </w:pPr>
      <w:r>
        <w:rPr>
          <w:rStyle w:val="Marquedecommentaire"/>
        </w:rPr>
        <w:annotationRef/>
      </w:r>
      <w:r w:rsidR="001A5C55">
        <w:rPr>
          <w:lang w:val="fr-CA"/>
        </w:rPr>
        <w:t>Cite tools used? Ok tu dis ça plus loins donc je le retire ici.</w:t>
      </w:r>
    </w:p>
  </w:comment>
  <w:comment w:id="364" w:author="Landry, Lysandre (DFO/MPO)" w:date="2026-07-08T14:07:00Z" w:initials="LL">
    <w:p w14:paraId="56522650" w14:textId="77777777" w:rsidR="004F109F" w:rsidRDefault="004F109F" w:rsidP="004F109F">
      <w:pPr>
        <w:pStyle w:val="Commentaire"/>
      </w:pPr>
      <w:r>
        <w:rPr>
          <w:rStyle w:val="Marquedecommentaire"/>
        </w:rPr>
        <w:annotationRef/>
      </w:r>
      <w:r>
        <w:rPr>
          <w:lang w:val="fr-CA"/>
        </w:rPr>
        <w:t>Because it’s also empty, when its empty</w:t>
      </w:r>
    </w:p>
  </w:comment>
  <w:comment w:id="378" w:author="Sutton, Jolene (DFO/MPO)" w:date="2026-07-09T13:07:00Z" w:initials="JS">
    <w:p w14:paraId="48B8A180" w14:textId="77777777" w:rsidR="008B5655" w:rsidRDefault="008B5655" w:rsidP="008B5655">
      <w:pPr>
        <w:pStyle w:val="Commentaire"/>
      </w:pPr>
      <w:r>
        <w:rPr>
          <w:rStyle w:val="Marquedecommentaire"/>
        </w:rPr>
        <w:annotationRef/>
      </w:r>
      <w:r>
        <w:t>Decade?</w:t>
      </w:r>
    </w:p>
  </w:comment>
  <w:comment w:id="379" w:author="Landry, Lysandre (DFO/MPO)" w:date="2026-07-08T13:57:00Z" w:initials="LL">
    <w:p w14:paraId="325146DE" w14:textId="77777777" w:rsidR="00B21FDC" w:rsidRDefault="00D72FD8" w:rsidP="00B21FDC">
      <w:pPr>
        <w:pStyle w:val="Commentaire"/>
      </w:pPr>
      <w:r>
        <w:rPr>
          <w:rStyle w:val="Marquedecommentaire"/>
        </w:rPr>
        <w:annotationRef/>
      </w:r>
      <w:r w:rsidR="00B21FDC">
        <w:rPr>
          <w:lang w:val="fr-CA"/>
        </w:rPr>
        <w:t xml:space="preserve">Cite tools, documents used? </w:t>
      </w:r>
    </w:p>
  </w:comment>
  <w:comment w:id="380" w:author="Landry, Lysandre (DFO/MPO)" w:date="2026-07-17T14:52:00Z" w:initials="LL">
    <w:p w14:paraId="5EF3C5FE" w14:textId="77777777" w:rsidR="002C19AE" w:rsidRDefault="002C19AE" w:rsidP="002C19AE">
      <w:pPr>
        <w:pStyle w:val="Commentaire"/>
      </w:pPr>
      <w:r>
        <w:rPr>
          <w:rStyle w:val="Marquedecommentaire"/>
        </w:rPr>
        <w:annotationRef/>
      </w:r>
      <w:r>
        <w:rPr>
          <w:lang w:val="fr-CA"/>
        </w:rPr>
        <w:t>I’m reviewing this.</w:t>
      </w:r>
    </w:p>
  </w:comment>
  <w:comment w:id="381" w:author="Sutton, Jolene (DFO/MPO)" w:date="2026-07-09T13:07:00Z" w:initials="JS">
    <w:p w14:paraId="225522A5" w14:textId="34BBC356" w:rsidR="008B5655" w:rsidRDefault="008B5655" w:rsidP="008B5655">
      <w:pPr>
        <w:pStyle w:val="Commentaire"/>
      </w:pPr>
      <w:r>
        <w:rPr>
          <w:rStyle w:val="Marquedecommentaire"/>
        </w:rPr>
        <w:annotationRef/>
      </w:r>
      <w:r>
        <w:t>Belongs with the earlier sentenced stating that you assigned each stomach to an ecoregion</w:t>
      </w:r>
    </w:p>
  </w:comment>
  <w:comment w:id="403" w:author="Landry, Lysandre (DFO/MPO)" w:date="2026-07-17T14:54:00Z" w:initials="LL">
    <w:p w14:paraId="4E325FDF" w14:textId="77777777" w:rsidR="00EA4F48" w:rsidRDefault="00EA4F48" w:rsidP="00EA4F48">
      <w:pPr>
        <w:pStyle w:val="Commentaire"/>
      </w:pPr>
      <w:r>
        <w:rPr>
          <w:rStyle w:val="Marquedecommentaire"/>
        </w:rPr>
        <w:annotationRef/>
      </w:r>
      <w:r>
        <w:rPr>
          <w:lang w:val="fr-CA"/>
        </w:rPr>
        <w:t>I want to show you something in this part of the code.</w:t>
      </w:r>
    </w:p>
  </w:comment>
  <w:comment w:id="406" w:author="Sutton, Jolene (DFO/MPO)" w:date="2026-07-09T13:13:00Z" w:initials="JS">
    <w:p w14:paraId="0340E675" w14:textId="77777777" w:rsidR="00F1214B" w:rsidRDefault="00F1214B" w:rsidP="00F1214B">
      <w:pPr>
        <w:pStyle w:val="Commentaire"/>
      </w:pPr>
      <w:r>
        <w:rPr>
          <w:rStyle w:val="Marquedecommentaire"/>
        </w:rPr>
        <w:annotationRef/>
      </w:r>
      <w:r>
        <w:t>I may have missed it above, and if so you can ignore this question…. Why were these periods used (i.e. why not also earlier decades)? Is it just because diet data were not collected sooner?</w:t>
      </w:r>
    </w:p>
  </w:comment>
  <w:comment w:id="408" w:author="Landry, Lysandre (DFO/MPO)" w:date="2026-07-09T10:30:00Z" w:initials="LL">
    <w:p w14:paraId="7D0FBADC" w14:textId="77777777" w:rsidR="009C59B0" w:rsidRDefault="009C59B0" w:rsidP="009C59B0">
      <w:pPr>
        <w:pStyle w:val="Commentaire"/>
      </w:pPr>
      <w:r>
        <w:rPr>
          <w:rStyle w:val="Marquedecommentaire"/>
        </w:rPr>
        <w:annotationRef/>
      </w:r>
      <w:r>
        <w:rPr>
          <w:lang w:val="fr-CA"/>
        </w:rPr>
        <w:t>You can remove it if you want, it’s because I suppose P refer to period.</w:t>
      </w:r>
    </w:p>
  </w:comment>
  <w:comment w:id="413" w:author="Sutton, Jolene (DFO/MPO)" w:date="2026-07-09T13:19:00Z" w:initials="JS">
    <w:p w14:paraId="30274E14" w14:textId="77777777" w:rsidR="00A16952" w:rsidRDefault="00A16952" w:rsidP="00A16952">
      <w:pPr>
        <w:pStyle w:val="Commentaire"/>
      </w:pPr>
      <w:r>
        <w:rPr>
          <w:rStyle w:val="Marquedecommentaire"/>
        </w:rPr>
        <w:annotationRef/>
      </w:r>
      <w:r>
        <w:t>I feel like this sentence might belong in the introduction or discussion</w:t>
      </w:r>
    </w:p>
  </w:comment>
  <w:comment w:id="446" w:author="Landry, Lysandre (DFO/MPO)" w:date="2026-07-17T15:46:00Z" w:initials="LL">
    <w:p w14:paraId="4BD5FA94" w14:textId="77777777" w:rsidR="003F2B53" w:rsidRDefault="00A65E34" w:rsidP="003F2B53">
      <w:pPr>
        <w:pStyle w:val="Commentaire"/>
      </w:pPr>
      <w:r>
        <w:rPr>
          <w:rStyle w:val="Marquedecommentaire"/>
        </w:rPr>
        <w:annotationRef/>
      </w:r>
      <w:r w:rsidR="003F2B53">
        <w:rPr>
          <w:lang w:val="fr-CA"/>
        </w:rPr>
        <w:t>I know I said the contrary earlier  (…) but I’m not sure about this because of your questions to compare between period, ‘spatial area’ and predator communities. And also because of the calculation on %FO on stomach gives (to review) a presence/absence matrix. May be it’s not a really big change in calculation and the concept in niche width instead of niche breadth.</w:t>
      </w:r>
    </w:p>
  </w:comment>
  <w:comment w:id="447" w:author="Landry, Lysandre (DFO/MPO)" w:date="2026-07-17T15:51:00Z" w:initials="LL">
    <w:p w14:paraId="6CFEAB11" w14:textId="1053C399" w:rsidR="00642B34" w:rsidRDefault="00642B34" w:rsidP="00642B34">
      <w:pPr>
        <w:pStyle w:val="Commentaire"/>
      </w:pPr>
      <w:r>
        <w:rPr>
          <w:rStyle w:val="Marquedecommentaire"/>
        </w:rPr>
        <w:annotationRef/>
      </w:r>
      <w:r>
        <w:rPr>
          <w:lang w:val="fr-CA"/>
        </w:rPr>
        <w:t>And because of your mention about pseudoreplicates (but here may be just 3 individuals)</w:t>
      </w:r>
    </w:p>
  </w:comment>
  <w:comment w:id="453" w:author="Landry, Lysandre (DFO/MPO)" w:date="2026-07-09T11:36:00Z" w:initials="LL">
    <w:p w14:paraId="567C6C12" w14:textId="77777777" w:rsidR="00F10D31" w:rsidRDefault="00F10D31" w:rsidP="00F10D31">
      <w:pPr>
        <w:pStyle w:val="Commentaire"/>
      </w:pPr>
      <w:r>
        <w:rPr>
          <w:rStyle w:val="Marquedecommentaire"/>
        </w:rPr>
        <w:annotationRef/>
      </w:r>
      <w:r>
        <w:rPr>
          <w:lang w:val="fr-CA"/>
        </w:rPr>
        <w:t>Define before if you use this term</w:t>
      </w:r>
    </w:p>
  </w:comment>
  <w:comment w:id="454" w:author="Landry, Lysandre (DFO/MPO)" w:date="2026-07-09T12:19:00Z" w:initials="LL">
    <w:p w14:paraId="1989401B" w14:textId="77777777" w:rsidR="00554F3D" w:rsidRDefault="00554F3D" w:rsidP="00554F3D">
      <w:pPr>
        <w:pStyle w:val="Commentaire"/>
      </w:pPr>
      <w:r>
        <w:rPr>
          <w:rStyle w:val="Marquedecommentaire"/>
        </w:rPr>
        <w:annotationRef/>
      </w:r>
      <w:r>
        <w:rPr>
          <w:lang w:val="fr-CA"/>
        </w:rPr>
        <w:t>I will suggest something.</w:t>
      </w:r>
    </w:p>
  </w:comment>
  <w:comment w:id="456" w:author="Sutton, Jolene (DFO/MPO)" w:date="2026-07-10T10:49:00Z" w:initials="JS">
    <w:p w14:paraId="69C0DA93" w14:textId="77777777" w:rsidR="004A1A1F" w:rsidRDefault="004A1A1F" w:rsidP="004A1A1F">
      <w:pPr>
        <w:pStyle w:val="Commentaire"/>
      </w:pPr>
      <w:r>
        <w:rPr>
          <w:rStyle w:val="Marquedecommentaire"/>
        </w:rPr>
        <w:annotationRef/>
      </w:r>
      <w:r>
        <w:t>As this is not written in paragraph format, should it be bullet list?</w:t>
      </w:r>
    </w:p>
  </w:comment>
  <w:comment w:id="458" w:author="Sutton, Jolene (DFO/MPO)" w:date="2026-07-10T11:17:00Z" w:initials="JS">
    <w:p w14:paraId="7FB7AB04" w14:textId="77777777" w:rsidR="00490FD1" w:rsidRDefault="00490FD1" w:rsidP="00490FD1">
      <w:pPr>
        <w:pStyle w:val="Commentaire"/>
      </w:pPr>
      <w:r>
        <w:rPr>
          <w:rStyle w:val="Marquedecommentaire"/>
        </w:rPr>
        <w:annotationRef/>
      </w:r>
      <w:r>
        <w:t>Cut? See next comment</w:t>
      </w:r>
    </w:p>
  </w:comment>
  <w:comment w:id="459" w:author="Sutton, Jolene (DFO/MPO)" w:date="2026-07-10T11:17:00Z" w:initials="JS">
    <w:p w14:paraId="2FDCCA79" w14:textId="77777777" w:rsidR="00490FD1" w:rsidRDefault="00490FD1" w:rsidP="00490FD1">
      <w:pPr>
        <w:pStyle w:val="Commentaire"/>
      </w:pPr>
      <w:r>
        <w:rPr>
          <w:rStyle w:val="Marquedecommentaire"/>
        </w:rPr>
        <w:annotationRef/>
      </w:r>
      <w:r>
        <w:t>I read this to mean C = 0; H′ and Bs non-significant. Is that correct? How does that differ from stability as defined by C=0, above? Can the description of emerging shift be moved to go with the Stability definition?</w:t>
      </w:r>
    </w:p>
  </w:comment>
  <w:comment w:id="467" w:author="Sutton, Jolene (DFO/MPO)" w:date="2026-07-10T11:22:00Z" w:initials="JS">
    <w:p w14:paraId="5EC3FC05" w14:textId="77777777" w:rsidR="00535D3E" w:rsidRDefault="00535D3E" w:rsidP="00535D3E">
      <w:pPr>
        <w:pStyle w:val="Commentaire"/>
      </w:pPr>
      <w:r>
        <w:rPr>
          <w:rStyle w:val="Marquedecommentaire"/>
        </w:rPr>
        <w:annotationRef/>
      </w:r>
      <w:r>
        <w:t>discussion</w:t>
      </w:r>
    </w:p>
  </w:comment>
  <w:comment w:id="468" w:author="Sutton, Jolene (DFO/MPO)" w:date="2026-07-10T11:24:00Z" w:initials="JS">
    <w:p w14:paraId="22DC643D" w14:textId="77777777" w:rsidR="00A56129" w:rsidRDefault="00A56129" w:rsidP="00A56129">
      <w:pPr>
        <w:pStyle w:val="Commentaire"/>
      </w:pPr>
      <w:r>
        <w:rPr>
          <w:rStyle w:val="Marquedecommentaire"/>
        </w:rPr>
        <w:annotationRef/>
      </w:r>
      <w:r>
        <w:t xml:space="preserve">Tested? Assessed? </w:t>
      </w:r>
    </w:p>
  </w:comment>
  <w:comment w:id="477" w:author="Sutton, Jolene (DFO/MPO)" w:date="2026-07-10T11:26:00Z" w:initials="JS">
    <w:p w14:paraId="1927E410" w14:textId="77777777" w:rsidR="003F30C7" w:rsidRDefault="003F30C7" w:rsidP="003F30C7">
      <w:pPr>
        <w:pStyle w:val="Commentaire"/>
      </w:pPr>
      <w:r>
        <w:rPr>
          <w:rStyle w:val="Marquedecommentaire"/>
        </w:rPr>
        <w:annotationRef/>
      </w:r>
      <w:r>
        <w:t>A fourth?</w:t>
      </w:r>
    </w:p>
  </w:comment>
  <w:comment w:id="480" w:author="Sutton, Jolene (DFO/MPO)" w:date="2026-07-10T11:29:00Z" w:initials="JS">
    <w:p w14:paraId="309B676F" w14:textId="77777777" w:rsidR="00444710" w:rsidRDefault="00444710" w:rsidP="00444710">
      <w:pPr>
        <w:pStyle w:val="Commentaire"/>
      </w:pPr>
      <w:r>
        <w:rPr>
          <w:rStyle w:val="Marquedecommentaire"/>
        </w:rPr>
        <w:annotationRef/>
      </w:r>
      <w:r>
        <w:t>Maybe this is just me, but I don’t like these acronyms. I keep having to go back to see what they mean. If others feel differently, please ignore. In general, I tend to avoid acronyms as much as possible.</w:t>
      </w:r>
    </w:p>
  </w:comment>
  <w:comment w:id="487" w:author="Sutton, Jolene (DFO/MPO)" w:date="2026-07-10T11:33:00Z" w:initials="JS">
    <w:p w14:paraId="233838B4" w14:textId="77777777" w:rsidR="00EC2325" w:rsidRDefault="00EC2325" w:rsidP="00EC2325">
      <w:pPr>
        <w:pStyle w:val="Commentaire"/>
      </w:pPr>
      <w:r>
        <w:rPr>
          <w:rStyle w:val="Marquedecommentaire"/>
        </w:rPr>
        <w:annotationRef/>
      </w:r>
      <w:r>
        <w:t>I think you need to report specific numbers, as you did with the other groups.</w:t>
      </w:r>
    </w:p>
  </w:comment>
  <w:comment w:id="488" w:author="Sutton, Jolene (DFO/MPO)" w:date="2026-07-10T11:34:00Z" w:initials="JS">
    <w:p w14:paraId="16A3A21F" w14:textId="77777777" w:rsidR="00B11444" w:rsidRDefault="00B11444" w:rsidP="00B11444">
      <w:pPr>
        <w:pStyle w:val="Commentaire"/>
      </w:pPr>
      <w:r>
        <w:rPr>
          <w:rStyle w:val="Marquedecommentaire"/>
        </w:rPr>
        <w:annotationRef/>
      </w:r>
      <w:r>
        <w:t>For discussion?</w:t>
      </w:r>
    </w:p>
  </w:comment>
  <w:comment w:id="498" w:author="Sutton, Jolene (DFO/MPO)" w:date="2026-07-10T11:35:00Z" w:initials="JS">
    <w:p w14:paraId="677399C5" w14:textId="77777777" w:rsidR="00B05EFE" w:rsidRDefault="00B05EFE" w:rsidP="00B05EFE">
      <w:pPr>
        <w:pStyle w:val="Commentaire"/>
      </w:pPr>
      <w:r>
        <w:rPr>
          <w:rStyle w:val="Marquedecommentaire"/>
        </w:rPr>
        <w:annotationRef/>
      </w:r>
      <w:r>
        <w:t>Again, I think you need to report all groups the same way</w:t>
      </w:r>
    </w:p>
  </w:comment>
  <w:comment w:id="499" w:author="Sutton, Jolene (DFO/MPO)" w:date="2026-07-10T11:36:00Z" w:initials="JS">
    <w:p w14:paraId="2A9B5381" w14:textId="77777777" w:rsidR="002B1076" w:rsidRDefault="002B1076" w:rsidP="002B1076">
      <w:pPr>
        <w:pStyle w:val="Commentaire"/>
      </w:pPr>
      <w:r>
        <w:rPr>
          <w:rStyle w:val="Marquedecommentaire"/>
        </w:rPr>
        <w:annotationRef/>
      </w:r>
      <w:r>
        <w:t>For discussion?</w:t>
      </w:r>
    </w:p>
  </w:comment>
  <w:comment w:id="500" w:author="Sutton, Jolene (DFO/MPO)" w:date="2026-07-10T11:36:00Z" w:initials="JS">
    <w:p w14:paraId="50B3845D" w14:textId="77777777" w:rsidR="00DF3E6F" w:rsidRDefault="00DF3E6F" w:rsidP="00DF3E6F">
      <w:pPr>
        <w:pStyle w:val="Commentaire"/>
      </w:pPr>
      <w:r>
        <w:rPr>
          <w:rStyle w:val="Marquedecommentaire"/>
        </w:rPr>
        <w:annotationRef/>
      </w:r>
      <w:r>
        <w:t>I think I am a bit confused about whether these are 2 spatial scales or 1</w:t>
      </w:r>
    </w:p>
  </w:comment>
  <w:comment w:id="503" w:author="Sutton, Jolene (DFO/MPO)" w:date="2026-07-10T11:41:00Z" w:initials="JS">
    <w:p w14:paraId="10A94F84" w14:textId="77777777" w:rsidR="00D07D62" w:rsidRDefault="008C761D" w:rsidP="00D07D62">
      <w:pPr>
        <w:pStyle w:val="Commentaire"/>
      </w:pPr>
      <w:r>
        <w:rPr>
          <w:rStyle w:val="Marquedecommentaire"/>
        </w:rPr>
        <w:annotationRef/>
      </w:r>
      <w:r w:rsidR="00D07D62">
        <w:t>Interpreted?</w:t>
      </w:r>
    </w:p>
  </w:comment>
  <w:comment w:id="504" w:author="Sutton, Jolene (DFO/MPO)" w:date="2026-07-10T11:43:00Z" w:initials="JS">
    <w:p w14:paraId="73F63312" w14:textId="77777777" w:rsidR="0014490A" w:rsidRDefault="00BD5458" w:rsidP="0014490A">
      <w:pPr>
        <w:pStyle w:val="Commentaire"/>
      </w:pPr>
      <w:r>
        <w:rPr>
          <w:rStyle w:val="Marquedecommentaire"/>
        </w:rPr>
        <w:annotationRef/>
      </w:r>
      <w:r w:rsidR="0014490A">
        <w:t>Based on only diversity or niche breath, or based on the methods described here?</w:t>
      </w:r>
    </w:p>
  </w:comment>
  <w:comment w:id="511" w:author="Sutton, Jolene (DFO/MPO)" w:date="2026-07-10T12:51:00Z" w:initials="JS">
    <w:p w14:paraId="610A9805" w14:textId="77777777" w:rsidR="00504B37" w:rsidRDefault="00504B37" w:rsidP="00504B37">
      <w:pPr>
        <w:pStyle w:val="Commentaire"/>
      </w:pPr>
      <w:r>
        <w:rPr>
          <w:rStyle w:val="Marquedecommentaire"/>
        </w:rPr>
        <w:annotationRef/>
      </w:r>
      <w:r>
        <w:t>This acronym was only defined in a figure caption. I think that it needs to be explained in the text</w:t>
      </w:r>
    </w:p>
  </w:comment>
  <w:comment w:id="519" w:author="Sutton, Jolene (DFO/MPO)" w:date="2026-07-10T12:55:00Z" w:initials="JS">
    <w:p w14:paraId="2570D441" w14:textId="77777777" w:rsidR="001B4187" w:rsidRDefault="001B4187" w:rsidP="001B4187">
      <w:pPr>
        <w:pStyle w:val="Commentaire"/>
      </w:pPr>
      <w:r>
        <w:rPr>
          <w:rStyle w:val="Marquedecommentaire"/>
        </w:rPr>
        <w:annotationRef/>
      </w:r>
      <w:r>
        <w:t>Examples?</w:t>
      </w:r>
    </w:p>
  </w:comment>
  <w:comment w:id="520" w:author="Sutton, Jolene (DFO/MPO)" w:date="2026-07-10T12:55:00Z" w:initials="JS">
    <w:p w14:paraId="69CE42BA" w14:textId="77777777" w:rsidR="001B0516" w:rsidRDefault="001B0516" w:rsidP="001B0516">
      <w:pPr>
        <w:pStyle w:val="Commentaire"/>
      </w:pPr>
      <w:r>
        <w:rPr>
          <w:rStyle w:val="Marquedecommentaire"/>
        </w:rPr>
        <w:annotationRef/>
      </w:r>
      <w:r>
        <w:t>Whether?</w:t>
      </w:r>
    </w:p>
  </w:comment>
  <w:comment w:id="524" w:author="Landry, Lysandre (DFO/MPO)" w:date="2026-07-17T17:34:00Z" w:initials="LL">
    <w:p w14:paraId="285F6D78" w14:textId="77777777" w:rsidR="00C22689" w:rsidRDefault="00C22689" w:rsidP="00C22689">
      <w:pPr>
        <w:pStyle w:val="Commentaire"/>
      </w:pPr>
      <w:r>
        <w:rPr>
          <w:rStyle w:val="Marquedecommentaire"/>
        </w:rPr>
        <w:annotationRef/>
      </w:r>
      <w:r>
        <w:rPr>
          <w:lang w:val="fr-CA"/>
        </w:rPr>
        <w:t>See scripts.</w:t>
      </w:r>
    </w:p>
  </w:comment>
  <w:comment w:id="532" w:author="Turcotte, François (DFO/MPO)" w:date="2026-07-09T13:55:00Z" w:initials="TF">
    <w:p w14:paraId="75884DC1" w14:textId="4DAAAB02" w:rsidR="00046563" w:rsidRDefault="00046563">
      <w:pPr>
        <w:pStyle w:val="Commentaire"/>
      </w:pPr>
      <w:r>
        <w:rPr>
          <w:rStyle w:val="Marquedecommentaire"/>
        </w:rPr>
        <w:annotationRef/>
      </w:r>
      <w:r w:rsidRPr="2EF51C70">
        <w:t>ca c'est du francais traduit en anglais :)</w:t>
      </w:r>
    </w:p>
  </w:comment>
  <w:comment w:id="534" w:author="Turcotte, François (DFO/MPO)" w:date="2026-07-09T13:59:00Z" w:initials="TF">
    <w:p w14:paraId="58AD557B" w14:textId="01954167" w:rsidR="00046563" w:rsidRDefault="00046563">
      <w:pPr>
        <w:pStyle w:val="Commentaire"/>
      </w:pPr>
      <w:r>
        <w:rPr>
          <w:rStyle w:val="Marquedecommentaire"/>
        </w:rPr>
        <w:annotationRef/>
      </w:r>
      <w:r w:rsidRPr="711C540B">
        <w:t>are we doing that?</w:t>
      </w:r>
    </w:p>
  </w:comment>
  <w:comment w:id="536" w:author="Turcotte, François (DFO/MPO)" w:date="2026-07-09T14:00:00Z" w:initials="TF">
    <w:p w14:paraId="211454CC" w14:textId="373FE92C" w:rsidR="00046563" w:rsidRDefault="00046563">
      <w:pPr>
        <w:pStyle w:val="Commentaire"/>
      </w:pPr>
      <w:r>
        <w:rPr>
          <w:rStyle w:val="Marquedecommentaire"/>
        </w:rPr>
        <w:annotationRef/>
      </w:r>
      <w:r w:rsidRPr="28D14FD9">
        <w:t>its a bit weird to talk about the paper in the paper</w:t>
      </w:r>
    </w:p>
  </w:comment>
  <w:comment w:id="535" w:author="Turcotte, François (DFO/MPO)" w:date="2026-07-09T14:03:00Z" w:initials="TF">
    <w:p w14:paraId="2B744686" w14:textId="06DE5653" w:rsidR="00046563" w:rsidRDefault="00046563">
      <w:pPr>
        <w:pStyle w:val="Commentaire"/>
      </w:pPr>
      <w:r>
        <w:rPr>
          <w:rStyle w:val="Marquedecommentaire"/>
        </w:rPr>
        <w:annotationRef/>
      </w:r>
      <w:r w:rsidRPr="2BA99E8D">
        <w:t xml:space="preserve">a bit verbose. the language could be tighter in this section. </w:t>
      </w:r>
    </w:p>
  </w:comment>
  <w:comment w:id="537" w:author="Turcotte, François (DFO/MPO)" w:date="2026-07-09T14:05:00Z" w:initials="TF">
    <w:p w14:paraId="348CCE91" w14:textId="0FC6DEF7" w:rsidR="00046563" w:rsidRDefault="00046563">
      <w:pPr>
        <w:pStyle w:val="Commentaire"/>
      </w:pPr>
      <w:r>
        <w:rPr>
          <w:rStyle w:val="Marquedecommentaire"/>
        </w:rPr>
        <w:annotationRef/>
      </w:r>
      <w:r w:rsidRPr="64CFCD15">
        <w:t>im not sure about using that word which occurs often in the manuscript</w:t>
      </w:r>
    </w:p>
  </w:comment>
  <w:comment w:id="550" w:author="Landry, Lysandre (DFO/MPO)" w:date="2026-07-08T13:36:00Z" w:initials="LL">
    <w:p w14:paraId="6DE95362" w14:textId="77777777" w:rsidR="00253F09" w:rsidRDefault="00253F09" w:rsidP="00253F09">
      <w:pPr>
        <w:pStyle w:val="Commentaire"/>
      </w:pPr>
      <w:r>
        <w:rPr>
          <w:rStyle w:val="Marquedecommentaire"/>
        </w:rPr>
        <w:annotationRef/>
      </w:r>
      <w:r>
        <w:rPr>
          <w:lang w:val="fr-CA"/>
        </w:rPr>
        <w:t>Suggestions: mettre la légende dans le texte de la figure, uniformiser la taille de la police sur la carte, peut-être mettre en mètre plutôt qu’en degré.</w:t>
      </w:r>
    </w:p>
  </w:comment>
  <w:comment w:id="551" w:author="Landry, Lysandre (DFO/MPO)" w:date="2026-07-08T13:34:00Z" w:initials="LL">
    <w:p w14:paraId="5F2F3925" w14:textId="77777777" w:rsidR="00A44EBC" w:rsidRDefault="00A44EBC" w:rsidP="00A44EBC">
      <w:pPr>
        <w:pStyle w:val="Commentaire"/>
      </w:pPr>
      <w:r>
        <w:rPr>
          <w:rStyle w:val="Marquedecommentaire"/>
        </w:rPr>
        <w:annotationRef/>
      </w:r>
      <w:r>
        <w:rPr>
          <w:lang w:val="fr-CA"/>
        </w:rPr>
        <w:t>Je suggère de mettre la légende dans le titre de la figure, agrandir le texte. Peut-être mettre la carte en mètre. Changer Baie des Chaleurs pour Chaleur Bay</w:t>
      </w:r>
    </w:p>
  </w:comment>
  <w:comment w:id="554" w:author="Landry, Lysandre (DFO/MPO)" w:date="2026-07-08T13:37:00Z" w:initials="LL">
    <w:p w14:paraId="071D56DC" w14:textId="77777777" w:rsidR="00955039" w:rsidRDefault="00955039" w:rsidP="00955039">
      <w:pPr>
        <w:pStyle w:val="Commentaire"/>
      </w:pPr>
      <w:r>
        <w:rPr>
          <w:rStyle w:val="Marquedecommentaire"/>
        </w:rPr>
        <w:annotationRef/>
      </w:r>
      <w:r>
        <w:rPr>
          <w:lang w:val="fr-CA"/>
        </w:rPr>
        <w:t>Suggestion: uniformiser la police et sa taille entre les figures</w:t>
      </w:r>
    </w:p>
  </w:comment>
  <w:comment w:id="555" w:author="Landry, Lysandre (DFO/MPO)" w:date="2026-07-08T13:37:00Z" w:initials="LL">
    <w:p w14:paraId="162B81EF" w14:textId="77777777" w:rsidR="00955039" w:rsidRDefault="00955039" w:rsidP="00955039">
      <w:pPr>
        <w:pStyle w:val="Commentaire"/>
      </w:pPr>
      <w:r>
        <w:rPr>
          <w:rStyle w:val="Marquedecommentaire"/>
        </w:rPr>
        <w:annotationRef/>
      </w:r>
      <w:r>
        <w:rPr>
          <w:lang w:val="fr-CA"/>
        </w:rPr>
        <w:t>Je peux faire ça pour toutes tes figures si tu veux.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9E04CA" w15:done="0"/>
  <w15:commentEx w15:paraId="4D1B5278" w15:done="0"/>
  <w15:commentEx w15:paraId="63531560" w15:done="0"/>
  <w15:commentEx w15:paraId="31D82FA1" w15:done="0"/>
  <w15:commentEx w15:paraId="6AD9EE96" w15:done="0"/>
  <w15:commentEx w15:paraId="624B67E8" w15:done="0"/>
  <w15:commentEx w15:paraId="3E9D4275" w15:paraIdParent="624B67E8" w15:done="0"/>
  <w15:commentEx w15:paraId="69B92924" w15:done="0"/>
  <w15:commentEx w15:paraId="0D679DB4" w15:done="0"/>
  <w15:commentEx w15:paraId="59AA7CE5" w15:done="0"/>
  <w15:commentEx w15:paraId="474A970C" w15:done="0"/>
  <w15:commentEx w15:paraId="35BFFC69" w15:done="0"/>
  <w15:commentEx w15:paraId="62AAEE87" w15:done="0"/>
  <w15:commentEx w15:paraId="25826AC3" w15:done="0"/>
  <w15:commentEx w15:paraId="045A6B16" w15:done="0"/>
  <w15:commentEx w15:paraId="7BDDD70F" w15:done="0"/>
  <w15:commentEx w15:paraId="026069C3" w15:paraIdParent="7BDDD70F" w15:done="0"/>
  <w15:commentEx w15:paraId="4A81012E" w15:done="0"/>
  <w15:commentEx w15:paraId="599285B6" w15:done="0"/>
  <w15:commentEx w15:paraId="7391737B" w15:paraIdParent="599285B6" w15:done="0"/>
  <w15:commentEx w15:paraId="4D242190" w15:done="0"/>
  <w15:commentEx w15:paraId="4D2654B8" w15:done="0"/>
  <w15:commentEx w15:paraId="77F21452" w15:done="0"/>
  <w15:commentEx w15:paraId="1565D2ED" w15:done="0"/>
  <w15:commentEx w15:paraId="5256071C" w15:done="0"/>
  <w15:commentEx w15:paraId="56522650" w15:done="0"/>
  <w15:commentEx w15:paraId="48B8A180" w15:done="0"/>
  <w15:commentEx w15:paraId="325146DE" w15:done="0"/>
  <w15:commentEx w15:paraId="5EF3C5FE" w15:paraIdParent="325146DE" w15:done="0"/>
  <w15:commentEx w15:paraId="225522A5" w15:done="0"/>
  <w15:commentEx w15:paraId="4E325FDF" w15:done="0"/>
  <w15:commentEx w15:paraId="0340E675" w15:done="0"/>
  <w15:commentEx w15:paraId="7D0FBADC" w15:done="0"/>
  <w15:commentEx w15:paraId="30274E14" w15:done="0"/>
  <w15:commentEx w15:paraId="4BD5FA94" w15:done="0"/>
  <w15:commentEx w15:paraId="6CFEAB11" w15:paraIdParent="4BD5FA94" w15:done="0"/>
  <w15:commentEx w15:paraId="567C6C12" w15:done="0"/>
  <w15:commentEx w15:paraId="1989401B" w15:paraIdParent="567C6C12" w15:done="0"/>
  <w15:commentEx w15:paraId="69C0DA93" w15:done="0"/>
  <w15:commentEx w15:paraId="7FB7AB04" w15:done="0"/>
  <w15:commentEx w15:paraId="2FDCCA79" w15:done="0"/>
  <w15:commentEx w15:paraId="5EC3FC05" w15:done="0"/>
  <w15:commentEx w15:paraId="22DC643D" w15:done="0"/>
  <w15:commentEx w15:paraId="1927E410" w15:done="0"/>
  <w15:commentEx w15:paraId="309B676F" w15:done="0"/>
  <w15:commentEx w15:paraId="233838B4" w15:done="0"/>
  <w15:commentEx w15:paraId="16A3A21F" w15:done="0"/>
  <w15:commentEx w15:paraId="677399C5" w15:done="0"/>
  <w15:commentEx w15:paraId="2A9B5381" w15:done="0"/>
  <w15:commentEx w15:paraId="50B3845D" w15:done="0"/>
  <w15:commentEx w15:paraId="10A94F84" w15:done="0"/>
  <w15:commentEx w15:paraId="73F63312" w15:done="0"/>
  <w15:commentEx w15:paraId="610A9805" w15:done="0"/>
  <w15:commentEx w15:paraId="2570D441" w15:done="0"/>
  <w15:commentEx w15:paraId="69CE42BA" w15:done="0"/>
  <w15:commentEx w15:paraId="285F6D78" w15:done="0"/>
  <w15:commentEx w15:paraId="75884DC1" w15:done="0"/>
  <w15:commentEx w15:paraId="58AD557B" w15:done="0"/>
  <w15:commentEx w15:paraId="211454CC" w15:done="0"/>
  <w15:commentEx w15:paraId="2B744686" w15:done="0"/>
  <w15:commentEx w15:paraId="348CCE91" w15:done="0"/>
  <w15:commentEx w15:paraId="6DE95362" w15:done="0"/>
  <w15:commentEx w15:paraId="5F2F3925" w15:done="0"/>
  <w15:commentEx w15:paraId="071D56DC" w15:done="0"/>
  <w15:commentEx w15:paraId="162B81EF" w15:paraIdParent="071D56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FC5B2D" w16cex:dateUtc="2026-07-09T16:53:00Z"/>
  <w16cex:commentExtensible w16cex:durableId="3BE86F9B" w16cex:dateUtc="2026-07-09T09:38:00Z"/>
  <w16cex:commentExtensible w16cex:durableId="4BC05FB8" w16cex:dateUtc="2026-07-09T16:13:00Z"/>
  <w16cex:commentExtensible w16cex:durableId="2BD14AA3" w16cex:dateUtc="2026-07-08T17:33:00Z"/>
  <w16cex:commentExtensible w16cex:durableId="5D3DD423" w16cex:dateUtc="2026-07-09T09:48:00Z"/>
  <w16cex:commentExtensible w16cex:durableId="0383309B" w16cex:dateUtc="2026-07-08T13:02:00Z"/>
  <w16cex:commentExtensible w16cex:durableId="074DE140" w16cex:dateUtc="2026-07-08T18:13:00Z"/>
  <w16cex:commentExtensible w16cex:durableId="1B50C812" w16cex:dateUtc="2026-07-08T17:53:00Z"/>
  <w16cex:commentExtensible w16cex:durableId="401E215A" w16cex:dateUtc="2026-07-09T16:16:00Z"/>
  <w16cex:commentExtensible w16cex:durableId="19671F8D" w16cex:dateUtc="2026-07-08T17:48:00Z"/>
  <w16cex:commentExtensible w16cex:durableId="01C322BC" w16cex:dateUtc="2026-07-09T16:17:00Z"/>
  <w16cex:commentExtensible w16cex:durableId="2B65D406" w16cex:dateUtc="2026-07-09T16:17:00Z"/>
  <w16cex:commentExtensible w16cex:durableId="7C4F29F3" w16cex:dateUtc="2026-07-09T16:23:00Z"/>
  <w16cex:commentExtensible w16cex:durableId="789BFCE2" w16cex:dateUtc="2026-07-09T11:02:00Z"/>
  <w16cex:commentExtensible w16cex:durableId="23D659B1" w16cex:dateUtc="2026-07-09T16:19:00Z"/>
  <w16cex:commentExtensible w16cex:durableId="4F11E783" w16cex:dateUtc="2026-07-09T12:16:00Z">
    <w16cex:extLst>
      <w16:ext w16:uri="{CE6994B0-6A32-4C9F-8C6B-6E91EDA988CE}">
        <cr:reactions xmlns:cr="http://schemas.microsoft.com/office/comments/2020/reactions">
          <cr:reaction reactionType="1">
            <cr:reactionInfo dateUtc="2026-07-09T16:24:27Z">
              <cr:user userId="S::francois.turcotte@dfo-mpo.gc.ca::97ed8cfd-390e-4e3b-8ea4-6053e9c15dd0" userProvider="AD" userName="Turcotte, François (DFO/MPO)"/>
            </cr:reactionInfo>
          </cr:reaction>
        </cr:reactions>
      </w16:ext>
    </w16cex:extLst>
  </w16cex:commentExtensible>
  <w16cex:commentExtensible w16cex:durableId="25658F12" w16cex:dateUtc="2026-07-09T12:24:00Z"/>
  <w16cex:commentExtensible w16cex:durableId="17A30048" w16cex:dateUtc="2026-07-17T17:45:00Z"/>
  <w16cex:commentExtensible w16cex:durableId="48ABE8D2" w16cex:dateUtc="2026-07-08T16:26:00Z"/>
  <w16cex:commentExtensible w16cex:durableId="75F515D5" w16cex:dateUtc="2026-07-08T16:27:00Z"/>
  <w16cex:commentExtensible w16cex:durableId="50506308" w16cex:dateUtc="2026-07-09T12:28:00Z"/>
  <w16cex:commentExtensible w16cex:durableId="3FDCCB3E" w16cex:dateUtc="2026-07-08T16:44:00Z"/>
  <w16cex:commentExtensible w16cex:durableId="5A9EBA70" w16cex:dateUtc="2026-07-08T16:47:00Z"/>
  <w16cex:commentExtensible w16cex:durableId="21166989" w16cex:dateUtc="2026-07-09T16:03:00Z"/>
  <w16cex:commentExtensible w16cex:durableId="3DA354B9" w16cex:dateUtc="2026-07-08T16:58:00Z"/>
  <w16cex:commentExtensible w16cex:durableId="601DD336" w16cex:dateUtc="2026-07-08T17:07:00Z"/>
  <w16cex:commentExtensible w16cex:durableId="48C0E871" w16cex:dateUtc="2026-07-09T16:07:00Z"/>
  <w16cex:commentExtensible w16cex:durableId="1B6FC28C" w16cex:dateUtc="2026-07-08T16:57:00Z"/>
  <w16cex:commentExtensible w16cex:durableId="45E483D8" w16cex:dateUtc="2026-07-17T17:52:00Z"/>
  <w16cex:commentExtensible w16cex:durableId="458FD27A" w16cex:dateUtc="2026-07-09T16:07:00Z"/>
  <w16cex:commentExtensible w16cex:durableId="4BC90A41" w16cex:dateUtc="2026-07-17T17:54:00Z"/>
  <w16cex:commentExtensible w16cex:durableId="77577BD0" w16cex:dateUtc="2026-07-09T16:13:00Z"/>
  <w16cex:commentExtensible w16cex:durableId="5FBCB630" w16cex:dateUtc="2026-07-09T13:30:00Z"/>
  <w16cex:commentExtensible w16cex:durableId="4CA9B626" w16cex:dateUtc="2026-07-09T16:19:00Z"/>
  <w16cex:commentExtensible w16cex:durableId="379EB1CE" w16cex:dateUtc="2026-07-17T18:46:00Z"/>
  <w16cex:commentExtensible w16cex:durableId="78157A7C" w16cex:dateUtc="2026-07-17T18:51:00Z"/>
  <w16cex:commentExtensible w16cex:durableId="1D7DF709" w16cex:dateUtc="2026-07-09T14:36:00Z"/>
  <w16cex:commentExtensible w16cex:durableId="6AD84817" w16cex:dateUtc="2026-07-09T15:19:00Z"/>
  <w16cex:commentExtensible w16cex:durableId="61F339BD" w16cex:dateUtc="2026-07-10T13:49:00Z"/>
  <w16cex:commentExtensible w16cex:durableId="419FE820" w16cex:dateUtc="2026-07-10T14:17:00Z"/>
  <w16cex:commentExtensible w16cex:durableId="6B56677F" w16cex:dateUtc="2026-07-10T14:17:00Z"/>
  <w16cex:commentExtensible w16cex:durableId="584B3153" w16cex:dateUtc="2026-07-10T14:22:00Z"/>
  <w16cex:commentExtensible w16cex:durableId="0D120D67" w16cex:dateUtc="2026-07-10T14:24:00Z"/>
  <w16cex:commentExtensible w16cex:durableId="0A9DE84E" w16cex:dateUtc="2026-07-10T14:26:00Z"/>
  <w16cex:commentExtensible w16cex:durableId="12211CA3" w16cex:dateUtc="2026-07-10T14:29:00Z"/>
  <w16cex:commentExtensible w16cex:durableId="6DDCEABC" w16cex:dateUtc="2026-07-10T14:33:00Z"/>
  <w16cex:commentExtensible w16cex:durableId="2E48D287" w16cex:dateUtc="2026-07-10T14:34:00Z"/>
  <w16cex:commentExtensible w16cex:durableId="0AA6D236" w16cex:dateUtc="2026-07-10T14:35:00Z"/>
  <w16cex:commentExtensible w16cex:durableId="547F411C" w16cex:dateUtc="2026-07-10T14:36:00Z"/>
  <w16cex:commentExtensible w16cex:durableId="302C31B7" w16cex:dateUtc="2026-07-10T14:36:00Z"/>
  <w16cex:commentExtensible w16cex:durableId="144A4319" w16cex:dateUtc="2026-07-10T14:41:00Z"/>
  <w16cex:commentExtensible w16cex:durableId="49798C0D" w16cex:dateUtc="2026-07-10T14:43:00Z"/>
  <w16cex:commentExtensible w16cex:durableId="6E13443A" w16cex:dateUtc="2026-07-10T15:51:00Z"/>
  <w16cex:commentExtensible w16cex:durableId="63C45227" w16cex:dateUtc="2026-07-10T15:55:00Z"/>
  <w16cex:commentExtensible w16cex:durableId="60373D87" w16cex:dateUtc="2026-07-10T15:55:00Z"/>
  <w16cex:commentExtensible w16cex:durableId="59EB4F85" w16cex:dateUtc="2026-07-17T20:34:00Z"/>
  <w16cex:commentExtensible w16cex:durableId="7CF542F9" w16cex:dateUtc="2026-07-09T16:55:00Z"/>
  <w16cex:commentExtensible w16cex:durableId="56D6357E" w16cex:dateUtc="2026-07-09T16:59:00Z"/>
  <w16cex:commentExtensible w16cex:durableId="650A500B" w16cex:dateUtc="2026-07-09T17:00:00Z"/>
  <w16cex:commentExtensible w16cex:durableId="459F3EEB" w16cex:dateUtc="2026-07-09T17:03:00Z"/>
  <w16cex:commentExtensible w16cex:durableId="1DF9DF98" w16cex:dateUtc="2026-07-09T17:05:00Z"/>
  <w16cex:commentExtensible w16cex:durableId="602708D8" w16cex:dateUtc="2026-07-08T16:36:00Z"/>
  <w16cex:commentExtensible w16cex:durableId="287BB0BE" w16cex:dateUtc="2026-07-08T16:34:00Z"/>
  <w16cex:commentExtensible w16cex:durableId="3103F193" w16cex:dateUtc="2026-07-08T16:37:00Z"/>
  <w16cex:commentExtensible w16cex:durableId="04610789" w16cex:dateUtc="2026-07-08T16: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9E04CA" w16cid:durableId="43FC5B2D"/>
  <w16cid:commentId w16cid:paraId="4D1B5278" w16cid:durableId="3BE86F9B"/>
  <w16cid:commentId w16cid:paraId="63531560" w16cid:durableId="4BC05FB8"/>
  <w16cid:commentId w16cid:paraId="31D82FA1" w16cid:durableId="2BD14AA3"/>
  <w16cid:commentId w16cid:paraId="6AD9EE96" w16cid:durableId="5D3DD423"/>
  <w16cid:commentId w16cid:paraId="624B67E8" w16cid:durableId="0383309B"/>
  <w16cid:commentId w16cid:paraId="3E9D4275" w16cid:durableId="074DE140"/>
  <w16cid:commentId w16cid:paraId="69B92924" w16cid:durableId="1B50C812"/>
  <w16cid:commentId w16cid:paraId="0D679DB4" w16cid:durableId="401E215A"/>
  <w16cid:commentId w16cid:paraId="59AA7CE5" w16cid:durableId="19671F8D"/>
  <w16cid:commentId w16cid:paraId="474A970C" w16cid:durableId="01C322BC"/>
  <w16cid:commentId w16cid:paraId="35BFFC69" w16cid:durableId="2B65D406"/>
  <w16cid:commentId w16cid:paraId="62AAEE87" w16cid:durableId="7C4F29F3"/>
  <w16cid:commentId w16cid:paraId="25826AC3" w16cid:durableId="789BFCE2"/>
  <w16cid:commentId w16cid:paraId="045A6B16" w16cid:durableId="23D659B1"/>
  <w16cid:commentId w16cid:paraId="7BDDD70F" w16cid:durableId="4F11E783"/>
  <w16cid:commentId w16cid:paraId="026069C3" w16cid:durableId="25658F12"/>
  <w16cid:commentId w16cid:paraId="4A81012E" w16cid:durableId="17A30048"/>
  <w16cid:commentId w16cid:paraId="599285B6" w16cid:durableId="48ABE8D2"/>
  <w16cid:commentId w16cid:paraId="7391737B" w16cid:durableId="75F515D5"/>
  <w16cid:commentId w16cid:paraId="4D242190" w16cid:durableId="50506308"/>
  <w16cid:commentId w16cid:paraId="4D2654B8" w16cid:durableId="3FDCCB3E"/>
  <w16cid:commentId w16cid:paraId="77F21452" w16cid:durableId="5A9EBA70"/>
  <w16cid:commentId w16cid:paraId="1565D2ED" w16cid:durableId="21166989"/>
  <w16cid:commentId w16cid:paraId="5256071C" w16cid:durableId="3DA354B9"/>
  <w16cid:commentId w16cid:paraId="56522650" w16cid:durableId="601DD336"/>
  <w16cid:commentId w16cid:paraId="48B8A180" w16cid:durableId="48C0E871"/>
  <w16cid:commentId w16cid:paraId="325146DE" w16cid:durableId="1B6FC28C"/>
  <w16cid:commentId w16cid:paraId="5EF3C5FE" w16cid:durableId="45E483D8"/>
  <w16cid:commentId w16cid:paraId="225522A5" w16cid:durableId="458FD27A"/>
  <w16cid:commentId w16cid:paraId="4E325FDF" w16cid:durableId="4BC90A41"/>
  <w16cid:commentId w16cid:paraId="0340E675" w16cid:durableId="77577BD0"/>
  <w16cid:commentId w16cid:paraId="7D0FBADC" w16cid:durableId="5FBCB630"/>
  <w16cid:commentId w16cid:paraId="30274E14" w16cid:durableId="4CA9B626"/>
  <w16cid:commentId w16cid:paraId="4BD5FA94" w16cid:durableId="379EB1CE"/>
  <w16cid:commentId w16cid:paraId="6CFEAB11" w16cid:durableId="78157A7C"/>
  <w16cid:commentId w16cid:paraId="567C6C12" w16cid:durableId="1D7DF709"/>
  <w16cid:commentId w16cid:paraId="1989401B" w16cid:durableId="6AD84817"/>
  <w16cid:commentId w16cid:paraId="69C0DA93" w16cid:durableId="61F339BD"/>
  <w16cid:commentId w16cid:paraId="7FB7AB04" w16cid:durableId="419FE820"/>
  <w16cid:commentId w16cid:paraId="2FDCCA79" w16cid:durableId="6B56677F"/>
  <w16cid:commentId w16cid:paraId="5EC3FC05" w16cid:durableId="584B3153"/>
  <w16cid:commentId w16cid:paraId="22DC643D" w16cid:durableId="0D120D67"/>
  <w16cid:commentId w16cid:paraId="1927E410" w16cid:durableId="0A9DE84E"/>
  <w16cid:commentId w16cid:paraId="309B676F" w16cid:durableId="12211CA3"/>
  <w16cid:commentId w16cid:paraId="233838B4" w16cid:durableId="6DDCEABC"/>
  <w16cid:commentId w16cid:paraId="16A3A21F" w16cid:durableId="2E48D287"/>
  <w16cid:commentId w16cid:paraId="677399C5" w16cid:durableId="0AA6D236"/>
  <w16cid:commentId w16cid:paraId="2A9B5381" w16cid:durableId="547F411C"/>
  <w16cid:commentId w16cid:paraId="50B3845D" w16cid:durableId="302C31B7"/>
  <w16cid:commentId w16cid:paraId="10A94F84" w16cid:durableId="144A4319"/>
  <w16cid:commentId w16cid:paraId="73F63312" w16cid:durableId="49798C0D"/>
  <w16cid:commentId w16cid:paraId="610A9805" w16cid:durableId="6E13443A"/>
  <w16cid:commentId w16cid:paraId="2570D441" w16cid:durableId="63C45227"/>
  <w16cid:commentId w16cid:paraId="69CE42BA" w16cid:durableId="60373D87"/>
  <w16cid:commentId w16cid:paraId="285F6D78" w16cid:durableId="59EB4F85"/>
  <w16cid:commentId w16cid:paraId="75884DC1" w16cid:durableId="7CF542F9"/>
  <w16cid:commentId w16cid:paraId="58AD557B" w16cid:durableId="56D6357E"/>
  <w16cid:commentId w16cid:paraId="211454CC" w16cid:durableId="650A500B"/>
  <w16cid:commentId w16cid:paraId="2B744686" w16cid:durableId="459F3EEB"/>
  <w16cid:commentId w16cid:paraId="348CCE91" w16cid:durableId="1DF9DF98"/>
  <w16cid:commentId w16cid:paraId="6DE95362" w16cid:durableId="602708D8"/>
  <w16cid:commentId w16cid:paraId="5F2F3925" w16cid:durableId="287BB0BE"/>
  <w16cid:commentId w16cid:paraId="071D56DC" w16cid:durableId="3103F193"/>
  <w16cid:commentId w16cid:paraId="162B81EF" w16cid:durableId="046107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8AAEC" w14:textId="77777777" w:rsidR="00AF769D" w:rsidRDefault="00AF769D" w:rsidP="003B0C75">
      <w:pPr>
        <w:spacing w:line="240" w:lineRule="auto"/>
      </w:pPr>
      <w:r>
        <w:separator/>
      </w:r>
    </w:p>
  </w:endnote>
  <w:endnote w:type="continuationSeparator" w:id="0">
    <w:p w14:paraId="12C1EA79" w14:textId="77777777" w:rsidR="00AF769D" w:rsidRDefault="00AF769D" w:rsidP="003B0C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1BB4F" w14:textId="77777777" w:rsidR="00AF769D" w:rsidRDefault="00AF769D" w:rsidP="003B0C75">
      <w:pPr>
        <w:spacing w:line="240" w:lineRule="auto"/>
      </w:pPr>
      <w:r>
        <w:separator/>
      </w:r>
    </w:p>
  </w:footnote>
  <w:footnote w:type="continuationSeparator" w:id="0">
    <w:p w14:paraId="6EEEEAA2" w14:textId="77777777" w:rsidR="00AF769D" w:rsidRDefault="00AF769D" w:rsidP="003B0C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313F7" w14:textId="0012C12B" w:rsidR="003B0C75" w:rsidRDefault="003B0C75">
    <w:pPr>
      <w:pStyle w:val="En-tte"/>
    </w:pPr>
    <w:r>
      <w:rPr>
        <w:noProof/>
        <w14:ligatures w14:val="standardContextual"/>
      </w:rPr>
      <mc:AlternateContent>
        <mc:Choice Requires="wps">
          <w:drawing>
            <wp:anchor distT="0" distB="0" distL="0" distR="0" simplePos="0" relativeHeight="251658241" behindDoc="0" locked="0" layoutInCell="1" allowOverlap="1" wp14:anchorId="6A893642" wp14:editId="16DF9254">
              <wp:simplePos x="635" y="635"/>
              <wp:positionH relativeFrom="page">
                <wp:align>right</wp:align>
              </wp:positionH>
              <wp:positionV relativeFrom="page">
                <wp:align>top</wp:align>
              </wp:positionV>
              <wp:extent cx="1917700" cy="562610"/>
              <wp:effectExtent l="0" t="0" r="0" b="8890"/>
              <wp:wrapNone/>
              <wp:docPr id="2129097352"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562610"/>
                      </a:xfrm>
                      <a:prstGeom prst="rect">
                        <a:avLst/>
                      </a:prstGeom>
                      <a:noFill/>
                      <a:ln>
                        <a:noFill/>
                      </a:ln>
                    </wps:spPr>
                    <wps:txbx>
                      <w:txbxContent>
                        <w:p w14:paraId="460BB684" w14:textId="4A65AFE8" w:rsidR="003B0C75" w:rsidRPr="003B0C75" w:rsidRDefault="003B0C75" w:rsidP="003B0C75">
                          <w:pPr>
                            <w:rPr>
                              <w:rFonts w:ascii="Calibri" w:eastAsia="Calibri" w:hAnsi="Calibri" w:cs="Calibri"/>
                              <w:noProof/>
                              <w:color w:val="000000"/>
                              <w:szCs w:val="24"/>
                            </w:rPr>
                          </w:pPr>
                          <w:r w:rsidRPr="003B0C75">
                            <w:rPr>
                              <w:rFonts w:ascii="Calibri" w:eastAsia="Calibri" w:hAnsi="Calibri" w:cs="Calibri"/>
                              <w:noProof/>
                              <w:color w:val="000000"/>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rto="http://schemas.microsoft.com/office/word/2006/arto" xmlns:w16cei="http://schemas.microsoft.com/office/word/2026/wordml/cei">
          <w:pict>
            <v:shapetype w14:anchorId="6A893642" id="_x0000_t202" coordsize="21600,21600" o:spt="202" path="m,l,21600r21600,l21600,xe">
              <v:stroke joinstyle="miter"/>
              <v:path gradientshapeok="t" o:connecttype="rect"/>
            </v:shapetype>
            <v:shape id="Text Box 2" o:spid="_x0000_s1026" type="#_x0000_t202" alt="Unclassified - Non-Classifié" style="position:absolute;margin-left:99.8pt;margin-top:0;width:151pt;height:44.3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" filled="f" stroked="f">
              <v:textbox style="mso-fit-shape-to-text:t" inset="0,15pt,20pt,0">
                <w:txbxContent>
                  <w:p w14:paraId="460BB684" w14:textId="4A65AFE8" w:rsidR="003B0C75" w:rsidRPr="003B0C75" w:rsidRDefault="003B0C75" w:rsidP="003B0C75">
                    <w:pPr>
                      <w:rPr>
                        <w:rFonts w:ascii="Calibri" w:eastAsia="Calibri" w:hAnsi="Calibri" w:cs="Calibri"/>
                        <w:noProof/>
                        <w:color w:val="000000"/>
                        <w:szCs w:val="24"/>
                      </w:rPr>
                    </w:pPr>
                    <w:r w:rsidRPr="003B0C75">
                      <w:rPr>
                        <w:rFonts w:ascii="Calibri" w:eastAsia="Calibri" w:hAnsi="Calibri" w:cs="Calibri"/>
                        <w:noProof/>
                        <w:color w:val="000000"/>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66CCE" w14:textId="7A8587D8" w:rsidR="003B0C75" w:rsidRDefault="003B0C75">
    <w:pPr>
      <w:pStyle w:val="En-tte"/>
    </w:pPr>
    <w:r>
      <w:rPr>
        <w:noProof/>
        <w14:ligatures w14:val="standardContextual"/>
      </w:rPr>
      <mc:AlternateContent>
        <mc:Choice Requires="wps">
          <w:drawing>
            <wp:anchor distT="0" distB="0" distL="0" distR="0" simplePos="0" relativeHeight="251658240" behindDoc="0" locked="0" layoutInCell="1" allowOverlap="1" wp14:anchorId="6FB96433" wp14:editId="5BF44697">
              <wp:simplePos x="635" y="635"/>
              <wp:positionH relativeFrom="page">
                <wp:align>right</wp:align>
              </wp:positionH>
              <wp:positionV relativeFrom="page">
                <wp:align>top</wp:align>
              </wp:positionV>
              <wp:extent cx="1917700" cy="562610"/>
              <wp:effectExtent l="0" t="0" r="0" b="8890"/>
              <wp:wrapNone/>
              <wp:docPr id="506654857"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562610"/>
                      </a:xfrm>
                      <a:prstGeom prst="rect">
                        <a:avLst/>
                      </a:prstGeom>
                      <a:noFill/>
                      <a:ln>
                        <a:noFill/>
                      </a:ln>
                    </wps:spPr>
                    <wps:txbx>
                      <w:txbxContent>
                        <w:p w14:paraId="73EB80CF" w14:textId="2CB9687B" w:rsidR="003B0C75" w:rsidRPr="003B0C75" w:rsidRDefault="003B0C75" w:rsidP="003B0C75">
                          <w:pPr>
                            <w:rPr>
                              <w:rFonts w:ascii="Calibri" w:eastAsia="Calibri" w:hAnsi="Calibri" w:cs="Calibri"/>
                              <w:noProof/>
                              <w:color w:val="000000"/>
                              <w:szCs w:val="24"/>
                            </w:rPr>
                          </w:pPr>
                          <w:r w:rsidRPr="003B0C75">
                            <w:rPr>
                              <w:rFonts w:ascii="Calibri" w:eastAsia="Calibri" w:hAnsi="Calibri" w:cs="Calibri"/>
                              <w:noProof/>
                              <w:color w:val="000000"/>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rto="http://schemas.microsoft.com/office/word/2006/arto" xmlns:w16cei="http://schemas.microsoft.com/office/word/2026/wordml/cei">
          <w:pict>
            <v:shapetype w14:anchorId="6FB96433" id="_x0000_t202" coordsize="21600,21600" o:spt="202" path="m,l,21600r21600,l21600,xe">
              <v:stroke joinstyle="miter"/>
              <v:path gradientshapeok="t" o:connecttype="rect"/>
            </v:shapetype>
            <v:shape id="Text Box 1" o:spid="_x0000_s1027" type="#_x0000_t202" alt="Unclassified - Non-Classifié" style="position:absolute;margin-left:99.8pt;margin-top:0;width:151pt;height:44.3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" filled="f" stroked="f">
              <v:textbox style="mso-fit-shape-to-text:t" inset="0,15pt,20pt,0">
                <w:txbxContent>
                  <w:p w14:paraId="73EB80CF" w14:textId="2CB9687B" w:rsidR="003B0C75" w:rsidRPr="003B0C75" w:rsidRDefault="003B0C75" w:rsidP="003B0C75">
                    <w:pPr>
                      <w:rPr>
                        <w:rFonts w:ascii="Calibri" w:eastAsia="Calibri" w:hAnsi="Calibri" w:cs="Calibri"/>
                        <w:noProof/>
                        <w:color w:val="000000"/>
                        <w:szCs w:val="24"/>
                      </w:rPr>
                    </w:pPr>
                    <w:r w:rsidRPr="003B0C75">
                      <w:rPr>
                        <w:rFonts w:ascii="Calibri" w:eastAsia="Calibri" w:hAnsi="Calibri" w:cs="Calibri"/>
                        <w:noProof/>
                        <w:color w:val="000000"/>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E3F0C"/>
    <w:multiLevelType w:val="multilevel"/>
    <w:tmpl w:val="DCB4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145654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urcotte, François (DFO/MPO)">
    <w15:presenceInfo w15:providerId="AD" w15:userId="S::francois.turcotte@dfo-mpo.gc.ca::97ed8cfd-390e-4e3b-8ea4-6053e9c15dd0"/>
  </w15:person>
  <w15:person w15:author="Sutton, Jolene (DFO/MPO)">
    <w15:presenceInfo w15:providerId="AD" w15:userId="S::Jolene.Sutton@dfo-mpo.gc.ca::98297acd-a008-4f0f-8529-fc098a8c96a8"/>
  </w15:person>
  <w15:person w15:author="Landry, Lysandre (DFO/MPO)">
    <w15:presenceInfo w15:providerId="AD" w15:userId="S::Lysandre.Landry@dfo-mpo.gc.ca::175db18c-e90b-4415-aa50-a3cbf67e4958"/>
  </w15:person>
  <w15:person w15:author="McDermid, Jenni (she, her / elle, la) (DFO/MPO)">
    <w15:presenceInfo w15:providerId="AD" w15:userId="S::Jenni.McDermid@dfo-mpo.gc.ca::7a38a752-a903-4ca5-9c81-e5a44c0c13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602"/>
    <w:rsid w:val="00000F20"/>
    <w:rsid w:val="00001F58"/>
    <w:rsid w:val="000027C0"/>
    <w:rsid w:val="000040FC"/>
    <w:rsid w:val="00005951"/>
    <w:rsid w:val="00006095"/>
    <w:rsid w:val="00006B5F"/>
    <w:rsid w:val="00006CAB"/>
    <w:rsid w:val="0000766C"/>
    <w:rsid w:val="00016326"/>
    <w:rsid w:val="0001660B"/>
    <w:rsid w:val="00016C80"/>
    <w:rsid w:val="00021093"/>
    <w:rsid w:val="000228DA"/>
    <w:rsid w:val="00023D21"/>
    <w:rsid w:val="00023DAD"/>
    <w:rsid w:val="00025F26"/>
    <w:rsid w:val="00026059"/>
    <w:rsid w:val="00026389"/>
    <w:rsid w:val="000317D8"/>
    <w:rsid w:val="0003204D"/>
    <w:rsid w:val="00032094"/>
    <w:rsid w:val="00032517"/>
    <w:rsid w:val="00032DE8"/>
    <w:rsid w:val="00033752"/>
    <w:rsid w:val="00035E92"/>
    <w:rsid w:val="00040D93"/>
    <w:rsid w:val="00040FAF"/>
    <w:rsid w:val="00041477"/>
    <w:rsid w:val="00042A5B"/>
    <w:rsid w:val="00042C4F"/>
    <w:rsid w:val="00043B0B"/>
    <w:rsid w:val="00044643"/>
    <w:rsid w:val="00046563"/>
    <w:rsid w:val="00046E1D"/>
    <w:rsid w:val="00050091"/>
    <w:rsid w:val="000505EE"/>
    <w:rsid w:val="000509DA"/>
    <w:rsid w:val="000512C3"/>
    <w:rsid w:val="0005199B"/>
    <w:rsid w:val="00051F8D"/>
    <w:rsid w:val="00054B6D"/>
    <w:rsid w:val="00055442"/>
    <w:rsid w:val="00055CB9"/>
    <w:rsid w:val="00055F57"/>
    <w:rsid w:val="00061A8E"/>
    <w:rsid w:val="00061CB9"/>
    <w:rsid w:val="00062AC9"/>
    <w:rsid w:val="00063650"/>
    <w:rsid w:val="00071482"/>
    <w:rsid w:val="00072346"/>
    <w:rsid w:val="000725BF"/>
    <w:rsid w:val="00072887"/>
    <w:rsid w:val="000729BF"/>
    <w:rsid w:val="00072C32"/>
    <w:rsid w:val="00073605"/>
    <w:rsid w:val="00073896"/>
    <w:rsid w:val="00076200"/>
    <w:rsid w:val="00080D25"/>
    <w:rsid w:val="000812E3"/>
    <w:rsid w:val="000813FF"/>
    <w:rsid w:val="00084D7E"/>
    <w:rsid w:val="00086988"/>
    <w:rsid w:val="00086C2B"/>
    <w:rsid w:val="00087896"/>
    <w:rsid w:val="00087E81"/>
    <w:rsid w:val="000950D9"/>
    <w:rsid w:val="00097435"/>
    <w:rsid w:val="000A072E"/>
    <w:rsid w:val="000A0E01"/>
    <w:rsid w:val="000A1085"/>
    <w:rsid w:val="000A305D"/>
    <w:rsid w:val="000A4B61"/>
    <w:rsid w:val="000A4C84"/>
    <w:rsid w:val="000A61CF"/>
    <w:rsid w:val="000A6830"/>
    <w:rsid w:val="000A6DC5"/>
    <w:rsid w:val="000A7AA6"/>
    <w:rsid w:val="000A7AC4"/>
    <w:rsid w:val="000A7DC9"/>
    <w:rsid w:val="000B146F"/>
    <w:rsid w:val="000B1D7C"/>
    <w:rsid w:val="000B262F"/>
    <w:rsid w:val="000B3588"/>
    <w:rsid w:val="000B472F"/>
    <w:rsid w:val="000B4F39"/>
    <w:rsid w:val="000B5985"/>
    <w:rsid w:val="000B725B"/>
    <w:rsid w:val="000B7CA7"/>
    <w:rsid w:val="000C0D2F"/>
    <w:rsid w:val="000C0DCB"/>
    <w:rsid w:val="000C2F16"/>
    <w:rsid w:val="000C3DD7"/>
    <w:rsid w:val="000C4295"/>
    <w:rsid w:val="000C505B"/>
    <w:rsid w:val="000C5766"/>
    <w:rsid w:val="000C65AA"/>
    <w:rsid w:val="000C7244"/>
    <w:rsid w:val="000C73D5"/>
    <w:rsid w:val="000D0278"/>
    <w:rsid w:val="000D0BCC"/>
    <w:rsid w:val="000D2FB3"/>
    <w:rsid w:val="000D3A1E"/>
    <w:rsid w:val="000D3CB2"/>
    <w:rsid w:val="000D50FB"/>
    <w:rsid w:val="000D5148"/>
    <w:rsid w:val="000D6D64"/>
    <w:rsid w:val="000D6ECE"/>
    <w:rsid w:val="000E0A8A"/>
    <w:rsid w:val="000E17A6"/>
    <w:rsid w:val="000E1DC7"/>
    <w:rsid w:val="000E251D"/>
    <w:rsid w:val="000E406C"/>
    <w:rsid w:val="000E4F2B"/>
    <w:rsid w:val="000F0C76"/>
    <w:rsid w:val="000F0FCB"/>
    <w:rsid w:val="000F1BD1"/>
    <w:rsid w:val="000F2942"/>
    <w:rsid w:val="000F2EB1"/>
    <w:rsid w:val="000F5269"/>
    <w:rsid w:val="000F7293"/>
    <w:rsid w:val="000F7C96"/>
    <w:rsid w:val="00100C15"/>
    <w:rsid w:val="00103627"/>
    <w:rsid w:val="001036C8"/>
    <w:rsid w:val="0010491C"/>
    <w:rsid w:val="00104A3B"/>
    <w:rsid w:val="0010578A"/>
    <w:rsid w:val="00106A6A"/>
    <w:rsid w:val="00107F84"/>
    <w:rsid w:val="00113911"/>
    <w:rsid w:val="00113C8C"/>
    <w:rsid w:val="00114E12"/>
    <w:rsid w:val="001158E8"/>
    <w:rsid w:val="001164BC"/>
    <w:rsid w:val="00116860"/>
    <w:rsid w:val="00116BE5"/>
    <w:rsid w:val="00116F80"/>
    <w:rsid w:val="001173A8"/>
    <w:rsid w:val="001176B9"/>
    <w:rsid w:val="00117749"/>
    <w:rsid w:val="00117A45"/>
    <w:rsid w:val="001205B6"/>
    <w:rsid w:val="00123A2F"/>
    <w:rsid w:val="00124793"/>
    <w:rsid w:val="001252FD"/>
    <w:rsid w:val="00127989"/>
    <w:rsid w:val="001320DE"/>
    <w:rsid w:val="00134320"/>
    <w:rsid w:val="00135705"/>
    <w:rsid w:val="00135B73"/>
    <w:rsid w:val="001415A9"/>
    <w:rsid w:val="00141D6D"/>
    <w:rsid w:val="00143FAF"/>
    <w:rsid w:val="0014490A"/>
    <w:rsid w:val="00144ADB"/>
    <w:rsid w:val="001467B9"/>
    <w:rsid w:val="00146FFD"/>
    <w:rsid w:val="00150D52"/>
    <w:rsid w:val="001535CC"/>
    <w:rsid w:val="00153A79"/>
    <w:rsid w:val="001606AC"/>
    <w:rsid w:val="001609A3"/>
    <w:rsid w:val="00160A40"/>
    <w:rsid w:val="001620E1"/>
    <w:rsid w:val="00162DE0"/>
    <w:rsid w:val="00163A84"/>
    <w:rsid w:val="00164A19"/>
    <w:rsid w:val="00164CE2"/>
    <w:rsid w:val="00165CCD"/>
    <w:rsid w:val="00165EE6"/>
    <w:rsid w:val="00167063"/>
    <w:rsid w:val="00171570"/>
    <w:rsid w:val="001725C4"/>
    <w:rsid w:val="00174048"/>
    <w:rsid w:val="00174DB7"/>
    <w:rsid w:val="00177099"/>
    <w:rsid w:val="001771FA"/>
    <w:rsid w:val="00180379"/>
    <w:rsid w:val="00180BF8"/>
    <w:rsid w:val="00180DCC"/>
    <w:rsid w:val="00180FA9"/>
    <w:rsid w:val="0018110E"/>
    <w:rsid w:val="00181E8A"/>
    <w:rsid w:val="00183040"/>
    <w:rsid w:val="00183077"/>
    <w:rsid w:val="001836A6"/>
    <w:rsid w:val="00183E40"/>
    <w:rsid w:val="001844CC"/>
    <w:rsid w:val="00185671"/>
    <w:rsid w:val="00185AE5"/>
    <w:rsid w:val="0018680D"/>
    <w:rsid w:val="0018722D"/>
    <w:rsid w:val="00190595"/>
    <w:rsid w:val="0019197D"/>
    <w:rsid w:val="00191985"/>
    <w:rsid w:val="0019223A"/>
    <w:rsid w:val="00196EFB"/>
    <w:rsid w:val="00197C58"/>
    <w:rsid w:val="001A095C"/>
    <w:rsid w:val="001A562C"/>
    <w:rsid w:val="001A5C55"/>
    <w:rsid w:val="001A5F5F"/>
    <w:rsid w:val="001A6317"/>
    <w:rsid w:val="001A661B"/>
    <w:rsid w:val="001A6F76"/>
    <w:rsid w:val="001A7AB8"/>
    <w:rsid w:val="001A7F92"/>
    <w:rsid w:val="001B008C"/>
    <w:rsid w:val="001B0516"/>
    <w:rsid w:val="001B0600"/>
    <w:rsid w:val="001B0FB8"/>
    <w:rsid w:val="001B104B"/>
    <w:rsid w:val="001B2BFA"/>
    <w:rsid w:val="001B3DD9"/>
    <w:rsid w:val="001B4187"/>
    <w:rsid w:val="001C10B4"/>
    <w:rsid w:val="001C307A"/>
    <w:rsid w:val="001D34D0"/>
    <w:rsid w:val="001D6A37"/>
    <w:rsid w:val="001E1FC6"/>
    <w:rsid w:val="001E3286"/>
    <w:rsid w:val="001E4071"/>
    <w:rsid w:val="001E4247"/>
    <w:rsid w:val="001E519B"/>
    <w:rsid w:val="001E5D84"/>
    <w:rsid w:val="001E70CA"/>
    <w:rsid w:val="001E72EB"/>
    <w:rsid w:val="001E7A5E"/>
    <w:rsid w:val="001F0940"/>
    <w:rsid w:val="001F1741"/>
    <w:rsid w:val="001F2F89"/>
    <w:rsid w:val="001F4776"/>
    <w:rsid w:val="001F48CA"/>
    <w:rsid w:val="001F5F5E"/>
    <w:rsid w:val="001F6CD3"/>
    <w:rsid w:val="00201421"/>
    <w:rsid w:val="00203242"/>
    <w:rsid w:val="00203999"/>
    <w:rsid w:val="00203B8D"/>
    <w:rsid w:val="00203CFE"/>
    <w:rsid w:val="0020410C"/>
    <w:rsid w:val="0020657C"/>
    <w:rsid w:val="00206779"/>
    <w:rsid w:val="0021131E"/>
    <w:rsid w:val="00211AC1"/>
    <w:rsid w:val="002130ED"/>
    <w:rsid w:val="002131BF"/>
    <w:rsid w:val="00215B68"/>
    <w:rsid w:val="00217BFB"/>
    <w:rsid w:val="0022033E"/>
    <w:rsid w:val="002223D5"/>
    <w:rsid w:val="002228B6"/>
    <w:rsid w:val="00225322"/>
    <w:rsid w:val="00225682"/>
    <w:rsid w:val="00225A65"/>
    <w:rsid w:val="00225D02"/>
    <w:rsid w:val="00225E0C"/>
    <w:rsid w:val="002268D4"/>
    <w:rsid w:val="002276AF"/>
    <w:rsid w:val="00231A12"/>
    <w:rsid w:val="00231A55"/>
    <w:rsid w:val="002323B4"/>
    <w:rsid w:val="0023324A"/>
    <w:rsid w:val="00233BDE"/>
    <w:rsid w:val="002350D9"/>
    <w:rsid w:val="00235470"/>
    <w:rsid w:val="00236D0E"/>
    <w:rsid w:val="00237E8B"/>
    <w:rsid w:val="0024000D"/>
    <w:rsid w:val="0024073E"/>
    <w:rsid w:val="00242A80"/>
    <w:rsid w:val="00243BE7"/>
    <w:rsid w:val="00243CC6"/>
    <w:rsid w:val="00243E80"/>
    <w:rsid w:val="002446EA"/>
    <w:rsid w:val="00244C2B"/>
    <w:rsid w:val="00244CFC"/>
    <w:rsid w:val="0024598A"/>
    <w:rsid w:val="00245E8A"/>
    <w:rsid w:val="002479F5"/>
    <w:rsid w:val="00250D78"/>
    <w:rsid w:val="002526F4"/>
    <w:rsid w:val="002530A9"/>
    <w:rsid w:val="00253F09"/>
    <w:rsid w:val="00254F7D"/>
    <w:rsid w:val="002551A9"/>
    <w:rsid w:val="0025596E"/>
    <w:rsid w:val="002567DC"/>
    <w:rsid w:val="00257313"/>
    <w:rsid w:val="00257FA2"/>
    <w:rsid w:val="00260301"/>
    <w:rsid w:val="002609AC"/>
    <w:rsid w:val="00260E34"/>
    <w:rsid w:val="002616F1"/>
    <w:rsid w:val="00263785"/>
    <w:rsid w:val="0026439F"/>
    <w:rsid w:val="002649A5"/>
    <w:rsid w:val="002653D3"/>
    <w:rsid w:val="002658C5"/>
    <w:rsid w:val="00266AC1"/>
    <w:rsid w:val="002671C8"/>
    <w:rsid w:val="0027055D"/>
    <w:rsid w:val="00270FB4"/>
    <w:rsid w:val="00272E3C"/>
    <w:rsid w:val="00273060"/>
    <w:rsid w:val="0027370A"/>
    <w:rsid w:val="0027371F"/>
    <w:rsid w:val="0027428B"/>
    <w:rsid w:val="00274D4C"/>
    <w:rsid w:val="002764A1"/>
    <w:rsid w:val="00276E92"/>
    <w:rsid w:val="00282C68"/>
    <w:rsid w:val="002835FE"/>
    <w:rsid w:val="0028370D"/>
    <w:rsid w:val="0028379A"/>
    <w:rsid w:val="00283D2B"/>
    <w:rsid w:val="00283ECC"/>
    <w:rsid w:val="00285717"/>
    <w:rsid w:val="0028626F"/>
    <w:rsid w:val="002927D8"/>
    <w:rsid w:val="00293F11"/>
    <w:rsid w:val="00295248"/>
    <w:rsid w:val="0029719A"/>
    <w:rsid w:val="002A0822"/>
    <w:rsid w:val="002A260D"/>
    <w:rsid w:val="002A3508"/>
    <w:rsid w:val="002A3E48"/>
    <w:rsid w:val="002A589F"/>
    <w:rsid w:val="002A77A4"/>
    <w:rsid w:val="002B1076"/>
    <w:rsid w:val="002B364D"/>
    <w:rsid w:val="002B4351"/>
    <w:rsid w:val="002B4546"/>
    <w:rsid w:val="002B6118"/>
    <w:rsid w:val="002B62F6"/>
    <w:rsid w:val="002B6979"/>
    <w:rsid w:val="002B6B89"/>
    <w:rsid w:val="002C0A26"/>
    <w:rsid w:val="002C110E"/>
    <w:rsid w:val="002C1776"/>
    <w:rsid w:val="002C19AE"/>
    <w:rsid w:val="002C3565"/>
    <w:rsid w:val="002C6578"/>
    <w:rsid w:val="002C6D52"/>
    <w:rsid w:val="002D03AA"/>
    <w:rsid w:val="002D1DD4"/>
    <w:rsid w:val="002D3006"/>
    <w:rsid w:val="002D31C3"/>
    <w:rsid w:val="002D4826"/>
    <w:rsid w:val="002D5EBE"/>
    <w:rsid w:val="002D6B37"/>
    <w:rsid w:val="002D7092"/>
    <w:rsid w:val="002D738E"/>
    <w:rsid w:val="002D73A4"/>
    <w:rsid w:val="002E0AEF"/>
    <w:rsid w:val="002E11E6"/>
    <w:rsid w:val="002E1400"/>
    <w:rsid w:val="002E15C3"/>
    <w:rsid w:val="002E2623"/>
    <w:rsid w:val="002E2AA0"/>
    <w:rsid w:val="002E2E84"/>
    <w:rsid w:val="002E334D"/>
    <w:rsid w:val="002E44FF"/>
    <w:rsid w:val="002E456D"/>
    <w:rsid w:val="002E5325"/>
    <w:rsid w:val="002E6DCB"/>
    <w:rsid w:val="002E6FE0"/>
    <w:rsid w:val="002F038B"/>
    <w:rsid w:val="002F0C3C"/>
    <w:rsid w:val="002F2C96"/>
    <w:rsid w:val="002F36FD"/>
    <w:rsid w:val="002F3DBA"/>
    <w:rsid w:val="002F442D"/>
    <w:rsid w:val="002F5D22"/>
    <w:rsid w:val="002F779D"/>
    <w:rsid w:val="003027C1"/>
    <w:rsid w:val="00303384"/>
    <w:rsid w:val="00303485"/>
    <w:rsid w:val="00303687"/>
    <w:rsid w:val="00303CAA"/>
    <w:rsid w:val="00305AD9"/>
    <w:rsid w:val="003067F5"/>
    <w:rsid w:val="00307A1F"/>
    <w:rsid w:val="00307C74"/>
    <w:rsid w:val="003109E3"/>
    <w:rsid w:val="00312D3B"/>
    <w:rsid w:val="00314910"/>
    <w:rsid w:val="00316685"/>
    <w:rsid w:val="003235C4"/>
    <w:rsid w:val="00323DA0"/>
    <w:rsid w:val="00325C2F"/>
    <w:rsid w:val="00325FE1"/>
    <w:rsid w:val="003269BF"/>
    <w:rsid w:val="0032754A"/>
    <w:rsid w:val="00327895"/>
    <w:rsid w:val="00327D6A"/>
    <w:rsid w:val="003304BD"/>
    <w:rsid w:val="00330537"/>
    <w:rsid w:val="00332B0D"/>
    <w:rsid w:val="00332C9F"/>
    <w:rsid w:val="00333ADE"/>
    <w:rsid w:val="00335172"/>
    <w:rsid w:val="00335BF4"/>
    <w:rsid w:val="00335E8B"/>
    <w:rsid w:val="003370CD"/>
    <w:rsid w:val="003403C8"/>
    <w:rsid w:val="00341EBC"/>
    <w:rsid w:val="00342A49"/>
    <w:rsid w:val="00342ACD"/>
    <w:rsid w:val="00343402"/>
    <w:rsid w:val="0034352B"/>
    <w:rsid w:val="00346079"/>
    <w:rsid w:val="00347611"/>
    <w:rsid w:val="00350135"/>
    <w:rsid w:val="003503FE"/>
    <w:rsid w:val="00350538"/>
    <w:rsid w:val="003516DD"/>
    <w:rsid w:val="0035356A"/>
    <w:rsid w:val="00353AFC"/>
    <w:rsid w:val="00353BB7"/>
    <w:rsid w:val="00354054"/>
    <w:rsid w:val="003551FB"/>
    <w:rsid w:val="00355980"/>
    <w:rsid w:val="00356BF2"/>
    <w:rsid w:val="00357596"/>
    <w:rsid w:val="003578EE"/>
    <w:rsid w:val="003608BA"/>
    <w:rsid w:val="00361294"/>
    <w:rsid w:val="00361C65"/>
    <w:rsid w:val="00363968"/>
    <w:rsid w:val="00363ED8"/>
    <w:rsid w:val="003646B7"/>
    <w:rsid w:val="00364D1D"/>
    <w:rsid w:val="003667B2"/>
    <w:rsid w:val="00366926"/>
    <w:rsid w:val="0036747F"/>
    <w:rsid w:val="00367D79"/>
    <w:rsid w:val="00367E38"/>
    <w:rsid w:val="003716DD"/>
    <w:rsid w:val="0037263E"/>
    <w:rsid w:val="00373A00"/>
    <w:rsid w:val="00373BCC"/>
    <w:rsid w:val="00373CFE"/>
    <w:rsid w:val="00373E41"/>
    <w:rsid w:val="0037474D"/>
    <w:rsid w:val="0037533B"/>
    <w:rsid w:val="00375399"/>
    <w:rsid w:val="00376067"/>
    <w:rsid w:val="00376106"/>
    <w:rsid w:val="00377BB0"/>
    <w:rsid w:val="00380F36"/>
    <w:rsid w:val="003815D2"/>
    <w:rsid w:val="00381EE0"/>
    <w:rsid w:val="00382E6E"/>
    <w:rsid w:val="00383BA0"/>
    <w:rsid w:val="003856B7"/>
    <w:rsid w:val="0038651F"/>
    <w:rsid w:val="00386C0E"/>
    <w:rsid w:val="00386C8E"/>
    <w:rsid w:val="00386E7B"/>
    <w:rsid w:val="00387199"/>
    <w:rsid w:val="00387CA1"/>
    <w:rsid w:val="00387EFC"/>
    <w:rsid w:val="00391BE0"/>
    <w:rsid w:val="003934B6"/>
    <w:rsid w:val="0039461E"/>
    <w:rsid w:val="00395E59"/>
    <w:rsid w:val="00396A7D"/>
    <w:rsid w:val="003A2576"/>
    <w:rsid w:val="003A27D5"/>
    <w:rsid w:val="003A6AF2"/>
    <w:rsid w:val="003A702B"/>
    <w:rsid w:val="003B0C75"/>
    <w:rsid w:val="003B1BF0"/>
    <w:rsid w:val="003B3F0C"/>
    <w:rsid w:val="003B5A89"/>
    <w:rsid w:val="003B6917"/>
    <w:rsid w:val="003B6D8C"/>
    <w:rsid w:val="003C22AD"/>
    <w:rsid w:val="003C25AD"/>
    <w:rsid w:val="003C2CCD"/>
    <w:rsid w:val="003C2E3E"/>
    <w:rsid w:val="003C3CC7"/>
    <w:rsid w:val="003C5272"/>
    <w:rsid w:val="003C5C07"/>
    <w:rsid w:val="003D0A20"/>
    <w:rsid w:val="003D0F76"/>
    <w:rsid w:val="003D112C"/>
    <w:rsid w:val="003D3C83"/>
    <w:rsid w:val="003D48E4"/>
    <w:rsid w:val="003D59B5"/>
    <w:rsid w:val="003D6F71"/>
    <w:rsid w:val="003D74C9"/>
    <w:rsid w:val="003D788D"/>
    <w:rsid w:val="003D7950"/>
    <w:rsid w:val="003D7C78"/>
    <w:rsid w:val="003E0780"/>
    <w:rsid w:val="003E26A4"/>
    <w:rsid w:val="003E2859"/>
    <w:rsid w:val="003E41FA"/>
    <w:rsid w:val="003E4836"/>
    <w:rsid w:val="003E49E1"/>
    <w:rsid w:val="003E64C4"/>
    <w:rsid w:val="003E690B"/>
    <w:rsid w:val="003E741F"/>
    <w:rsid w:val="003F264A"/>
    <w:rsid w:val="003F2AA9"/>
    <w:rsid w:val="003F2B12"/>
    <w:rsid w:val="003F2B53"/>
    <w:rsid w:val="003F30C7"/>
    <w:rsid w:val="003F3B1F"/>
    <w:rsid w:val="003F5BBD"/>
    <w:rsid w:val="003F698D"/>
    <w:rsid w:val="003F7A30"/>
    <w:rsid w:val="003F7A49"/>
    <w:rsid w:val="00401537"/>
    <w:rsid w:val="00402239"/>
    <w:rsid w:val="004036AC"/>
    <w:rsid w:val="00403AE3"/>
    <w:rsid w:val="00405467"/>
    <w:rsid w:val="00406B75"/>
    <w:rsid w:val="004106CC"/>
    <w:rsid w:val="004107AD"/>
    <w:rsid w:val="00411D79"/>
    <w:rsid w:val="00412A63"/>
    <w:rsid w:val="004153E6"/>
    <w:rsid w:val="00420296"/>
    <w:rsid w:val="0042317D"/>
    <w:rsid w:val="0042370A"/>
    <w:rsid w:val="0042374D"/>
    <w:rsid w:val="004245C6"/>
    <w:rsid w:val="004246EA"/>
    <w:rsid w:val="00426F3A"/>
    <w:rsid w:val="00431D7E"/>
    <w:rsid w:val="00432EB0"/>
    <w:rsid w:val="00433168"/>
    <w:rsid w:val="0043486B"/>
    <w:rsid w:val="00434E66"/>
    <w:rsid w:val="00434F78"/>
    <w:rsid w:val="00435534"/>
    <w:rsid w:val="0043553F"/>
    <w:rsid w:val="00440BE8"/>
    <w:rsid w:val="00442CC1"/>
    <w:rsid w:val="00443676"/>
    <w:rsid w:val="00444710"/>
    <w:rsid w:val="00444764"/>
    <w:rsid w:val="00444B34"/>
    <w:rsid w:val="004475A8"/>
    <w:rsid w:val="00447EF5"/>
    <w:rsid w:val="00450166"/>
    <w:rsid w:val="00450A5F"/>
    <w:rsid w:val="00450B0D"/>
    <w:rsid w:val="00450D19"/>
    <w:rsid w:val="00450F07"/>
    <w:rsid w:val="004512C4"/>
    <w:rsid w:val="00451A29"/>
    <w:rsid w:val="00452140"/>
    <w:rsid w:val="00456A4E"/>
    <w:rsid w:val="00456E25"/>
    <w:rsid w:val="004609AE"/>
    <w:rsid w:val="00460C4A"/>
    <w:rsid w:val="0046182E"/>
    <w:rsid w:val="004624E8"/>
    <w:rsid w:val="004628C6"/>
    <w:rsid w:val="0046443E"/>
    <w:rsid w:val="004644A5"/>
    <w:rsid w:val="00466FE0"/>
    <w:rsid w:val="0046704C"/>
    <w:rsid w:val="00467A8B"/>
    <w:rsid w:val="004702DF"/>
    <w:rsid w:val="004703B7"/>
    <w:rsid w:val="0047045A"/>
    <w:rsid w:val="004706B1"/>
    <w:rsid w:val="00471D3E"/>
    <w:rsid w:val="00472772"/>
    <w:rsid w:val="00472C8E"/>
    <w:rsid w:val="0047416B"/>
    <w:rsid w:val="0047422F"/>
    <w:rsid w:val="00474C8D"/>
    <w:rsid w:val="0047694F"/>
    <w:rsid w:val="00476D3A"/>
    <w:rsid w:val="00477CEE"/>
    <w:rsid w:val="00482AF9"/>
    <w:rsid w:val="004834FB"/>
    <w:rsid w:val="00484D1C"/>
    <w:rsid w:val="00486DD6"/>
    <w:rsid w:val="00487910"/>
    <w:rsid w:val="0049005B"/>
    <w:rsid w:val="00490FD1"/>
    <w:rsid w:val="00493552"/>
    <w:rsid w:val="00496E6F"/>
    <w:rsid w:val="004974D0"/>
    <w:rsid w:val="00497A3B"/>
    <w:rsid w:val="004A14D0"/>
    <w:rsid w:val="004A1A1F"/>
    <w:rsid w:val="004A1E03"/>
    <w:rsid w:val="004A2088"/>
    <w:rsid w:val="004A34B6"/>
    <w:rsid w:val="004A4CBB"/>
    <w:rsid w:val="004A51E6"/>
    <w:rsid w:val="004A528B"/>
    <w:rsid w:val="004A60FA"/>
    <w:rsid w:val="004B018A"/>
    <w:rsid w:val="004B2209"/>
    <w:rsid w:val="004B2EE9"/>
    <w:rsid w:val="004B3938"/>
    <w:rsid w:val="004B4387"/>
    <w:rsid w:val="004B4790"/>
    <w:rsid w:val="004B4E4D"/>
    <w:rsid w:val="004B5028"/>
    <w:rsid w:val="004B54FA"/>
    <w:rsid w:val="004B569E"/>
    <w:rsid w:val="004B5DD2"/>
    <w:rsid w:val="004B7B0C"/>
    <w:rsid w:val="004C075A"/>
    <w:rsid w:val="004C11C1"/>
    <w:rsid w:val="004C1FBB"/>
    <w:rsid w:val="004C2E12"/>
    <w:rsid w:val="004C4580"/>
    <w:rsid w:val="004C4939"/>
    <w:rsid w:val="004C55DD"/>
    <w:rsid w:val="004C5705"/>
    <w:rsid w:val="004C59A1"/>
    <w:rsid w:val="004D1F20"/>
    <w:rsid w:val="004D3AE9"/>
    <w:rsid w:val="004D3C30"/>
    <w:rsid w:val="004D4EBA"/>
    <w:rsid w:val="004D6637"/>
    <w:rsid w:val="004D7764"/>
    <w:rsid w:val="004D7E1C"/>
    <w:rsid w:val="004E0838"/>
    <w:rsid w:val="004E306E"/>
    <w:rsid w:val="004E3321"/>
    <w:rsid w:val="004E3D6C"/>
    <w:rsid w:val="004E61FD"/>
    <w:rsid w:val="004E7A21"/>
    <w:rsid w:val="004F0EC2"/>
    <w:rsid w:val="004F109F"/>
    <w:rsid w:val="004F2201"/>
    <w:rsid w:val="004F2B0C"/>
    <w:rsid w:val="004F3682"/>
    <w:rsid w:val="004F3A1E"/>
    <w:rsid w:val="004F4E84"/>
    <w:rsid w:val="004F757A"/>
    <w:rsid w:val="0050136B"/>
    <w:rsid w:val="0050193B"/>
    <w:rsid w:val="0050257C"/>
    <w:rsid w:val="00503956"/>
    <w:rsid w:val="00504B37"/>
    <w:rsid w:val="0050530F"/>
    <w:rsid w:val="00505758"/>
    <w:rsid w:val="00505853"/>
    <w:rsid w:val="00507CD3"/>
    <w:rsid w:val="005125D5"/>
    <w:rsid w:val="00512D1C"/>
    <w:rsid w:val="005147F3"/>
    <w:rsid w:val="00514D68"/>
    <w:rsid w:val="00514EAE"/>
    <w:rsid w:val="005159BA"/>
    <w:rsid w:val="00515D5A"/>
    <w:rsid w:val="0051625F"/>
    <w:rsid w:val="00516F83"/>
    <w:rsid w:val="00517135"/>
    <w:rsid w:val="00517F6A"/>
    <w:rsid w:val="005209A8"/>
    <w:rsid w:val="00520E4B"/>
    <w:rsid w:val="00521127"/>
    <w:rsid w:val="00521C76"/>
    <w:rsid w:val="0052216E"/>
    <w:rsid w:val="005227FA"/>
    <w:rsid w:val="00524370"/>
    <w:rsid w:val="00525648"/>
    <w:rsid w:val="00525F48"/>
    <w:rsid w:val="005261D5"/>
    <w:rsid w:val="0052638C"/>
    <w:rsid w:val="00526620"/>
    <w:rsid w:val="005270FA"/>
    <w:rsid w:val="00531755"/>
    <w:rsid w:val="00532056"/>
    <w:rsid w:val="0053220F"/>
    <w:rsid w:val="0053228B"/>
    <w:rsid w:val="00533336"/>
    <w:rsid w:val="005343A0"/>
    <w:rsid w:val="0053519F"/>
    <w:rsid w:val="00535D3E"/>
    <w:rsid w:val="00540D8A"/>
    <w:rsid w:val="00541411"/>
    <w:rsid w:val="005418D1"/>
    <w:rsid w:val="0054334D"/>
    <w:rsid w:val="00543A43"/>
    <w:rsid w:val="00543EE4"/>
    <w:rsid w:val="00547EF1"/>
    <w:rsid w:val="00550899"/>
    <w:rsid w:val="00550A7B"/>
    <w:rsid w:val="005518A8"/>
    <w:rsid w:val="00551EDE"/>
    <w:rsid w:val="00552B58"/>
    <w:rsid w:val="00553057"/>
    <w:rsid w:val="00553B5D"/>
    <w:rsid w:val="00554F3D"/>
    <w:rsid w:val="00554FF6"/>
    <w:rsid w:val="005551B2"/>
    <w:rsid w:val="00556B35"/>
    <w:rsid w:val="00557E0E"/>
    <w:rsid w:val="0056178C"/>
    <w:rsid w:val="00561DD7"/>
    <w:rsid w:val="00564CC2"/>
    <w:rsid w:val="00564FD8"/>
    <w:rsid w:val="005659CF"/>
    <w:rsid w:val="00565F3C"/>
    <w:rsid w:val="00566940"/>
    <w:rsid w:val="00567A79"/>
    <w:rsid w:val="00570B2F"/>
    <w:rsid w:val="005710B7"/>
    <w:rsid w:val="00571415"/>
    <w:rsid w:val="0057251A"/>
    <w:rsid w:val="00573606"/>
    <w:rsid w:val="00573EBE"/>
    <w:rsid w:val="00574F86"/>
    <w:rsid w:val="00575593"/>
    <w:rsid w:val="0058229D"/>
    <w:rsid w:val="005824FB"/>
    <w:rsid w:val="00586391"/>
    <w:rsid w:val="00586E10"/>
    <w:rsid w:val="00587F43"/>
    <w:rsid w:val="00587FE3"/>
    <w:rsid w:val="00591477"/>
    <w:rsid w:val="0059663B"/>
    <w:rsid w:val="00596BAE"/>
    <w:rsid w:val="00596C2E"/>
    <w:rsid w:val="00597039"/>
    <w:rsid w:val="00597DDD"/>
    <w:rsid w:val="005A0071"/>
    <w:rsid w:val="005A14F8"/>
    <w:rsid w:val="005A1819"/>
    <w:rsid w:val="005A429F"/>
    <w:rsid w:val="005A445A"/>
    <w:rsid w:val="005A4F1D"/>
    <w:rsid w:val="005A6370"/>
    <w:rsid w:val="005A708D"/>
    <w:rsid w:val="005A7ABA"/>
    <w:rsid w:val="005B05E9"/>
    <w:rsid w:val="005B16F3"/>
    <w:rsid w:val="005B2AFC"/>
    <w:rsid w:val="005B3922"/>
    <w:rsid w:val="005B39BB"/>
    <w:rsid w:val="005B4304"/>
    <w:rsid w:val="005B4C8D"/>
    <w:rsid w:val="005B5621"/>
    <w:rsid w:val="005B5826"/>
    <w:rsid w:val="005B6F6F"/>
    <w:rsid w:val="005B6FDC"/>
    <w:rsid w:val="005C0A3B"/>
    <w:rsid w:val="005C1555"/>
    <w:rsid w:val="005C1BC8"/>
    <w:rsid w:val="005C51B1"/>
    <w:rsid w:val="005C5873"/>
    <w:rsid w:val="005C5A5E"/>
    <w:rsid w:val="005C5C36"/>
    <w:rsid w:val="005D2EC9"/>
    <w:rsid w:val="005D482B"/>
    <w:rsid w:val="005D52D6"/>
    <w:rsid w:val="005E1C0B"/>
    <w:rsid w:val="005E1CF5"/>
    <w:rsid w:val="005E2658"/>
    <w:rsid w:val="005E2A0B"/>
    <w:rsid w:val="005E2FF0"/>
    <w:rsid w:val="005E5AD2"/>
    <w:rsid w:val="005E6C9A"/>
    <w:rsid w:val="005E6F0D"/>
    <w:rsid w:val="005E7832"/>
    <w:rsid w:val="005E7AE3"/>
    <w:rsid w:val="005F0A29"/>
    <w:rsid w:val="005F1A78"/>
    <w:rsid w:val="005F1EA6"/>
    <w:rsid w:val="005F2042"/>
    <w:rsid w:val="005F6C52"/>
    <w:rsid w:val="005F7172"/>
    <w:rsid w:val="005F77FE"/>
    <w:rsid w:val="006019FB"/>
    <w:rsid w:val="00601B39"/>
    <w:rsid w:val="00602F54"/>
    <w:rsid w:val="00603AD3"/>
    <w:rsid w:val="00603DE2"/>
    <w:rsid w:val="00604E77"/>
    <w:rsid w:val="00605083"/>
    <w:rsid w:val="0060622E"/>
    <w:rsid w:val="00606A54"/>
    <w:rsid w:val="006078A7"/>
    <w:rsid w:val="00607F89"/>
    <w:rsid w:val="0061029C"/>
    <w:rsid w:val="00612400"/>
    <w:rsid w:val="0061260A"/>
    <w:rsid w:val="006129F4"/>
    <w:rsid w:val="006157A4"/>
    <w:rsid w:val="00616399"/>
    <w:rsid w:val="006165CA"/>
    <w:rsid w:val="00617EC5"/>
    <w:rsid w:val="006218B2"/>
    <w:rsid w:val="0062257B"/>
    <w:rsid w:val="0062371A"/>
    <w:rsid w:val="00625CFB"/>
    <w:rsid w:val="00626E02"/>
    <w:rsid w:val="006272FF"/>
    <w:rsid w:val="00627DF9"/>
    <w:rsid w:val="00631657"/>
    <w:rsid w:val="00632205"/>
    <w:rsid w:val="006347C3"/>
    <w:rsid w:val="00635E27"/>
    <w:rsid w:val="00635E74"/>
    <w:rsid w:val="0063601D"/>
    <w:rsid w:val="00636316"/>
    <w:rsid w:val="00636C19"/>
    <w:rsid w:val="0064052D"/>
    <w:rsid w:val="006419FA"/>
    <w:rsid w:val="006424D6"/>
    <w:rsid w:val="00642B34"/>
    <w:rsid w:val="00643708"/>
    <w:rsid w:val="006458A6"/>
    <w:rsid w:val="00647BF9"/>
    <w:rsid w:val="006500B8"/>
    <w:rsid w:val="00650B6E"/>
    <w:rsid w:val="00650D1F"/>
    <w:rsid w:val="0065209B"/>
    <w:rsid w:val="006526FF"/>
    <w:rsid w:val="006544E6"/>
    <w:rsid w:val="00657885"/>
    <w:rsid w:val="006623E2"/>
    <w:rsid w:val="006642CB"/>
    <w:rsid w:val="00664F51"/>
    <w:rsid w:val="0066706A"/>
    <w:rsid w:val="00667127"/>
    <w:rsid w:val="00670078"/>
    <w:rsid w:val="00670D2B"/>
    <w:rsid w:val="0067473F"/>
    <w:rsid w:val="00674F75"/>
    <w:rsid w:val="006773F0"/>
    <w:rsid w:val="006800F0"/>
    <w:rsid w:val="00680859"/>
    <w:rsid w:val="00680BBA"/>
    <w:rsid w:val="00681617"/>
    <w:rsid w:val="0068161C"/>
    <w:rsid w:val="00681861"/>
    <w:rsid w:val="00683390"/>
    <w:rsid w:val="00685605"/>
    <w:rsid w:val="00686F08"/>
    <w:rsid w:val="0068707C"/>
    <w:rsid w:val="00694D9D"/>
    <w:rsid w:val="006952CB"/>
    <w:rsid w:val="0069533C"/>
    <w:rsid w:val="006A3670"/>
    <w:rsid w:val="006A4E60"/>
    <w:rsid w:val="006A7097"/>
    <w:rsid w:val="006B11AC"/>
    <w:rsid w:val="006B1BCE"/>
    <w:rsid w:val="006B26B8"/>
    <w:rsid w:val="006B2C87"/>
    <w:rsid w:val="006B3A83"/>
    <w:rsid w:val="006B4898"/>
    <w:rsid w:val="006B5803"/>
    <w:rsid w:val="006B5A2B"/>
    <w:rsid w:val="006B7FE0"/>
    <w:rsid w:val="006C182B"/>
    <w:rsid w:val="006C2618"/>
    <w:rsid w:val="006C2F1A"/>
    <w:rsid w:val="006C3451"/>
    <w:rsid w:val="006D1D54"/>
    <w:rsid w:val="006D1FB8"/>
    <w:rsid w:val="006D4345"/>
    <w:rsid w:val="006D6A60"/>
    <w:rsid w:val="006E10FD"/>
    <w:rsid w:val="006E4629"/>
    <w:rsid w:val="006E4908"/>
    <w:rsid w:val="006E5783"/>
    <w:rsid w:val="006E5BA1"/>
    <w:rsid w:val="006E6530"/>
    <w:rsid w:val="006E6CC9"/>
    <w:rsid w:val="006F0788"/>
    <w:rsid w:val="006F169D"/>
    <w:rsid w:val="006F1727"/>
    <w:rsid w:val="006F1B71"/>
    <w:rsid w:val="006F1C14"/>
    <w:rsid w:val="006F2CE4"/>
    <w:rsid w:val="006F382E"/>
    <w:rsid w:val="006F41C6"/>
    <w:rsid w:val="006F43A2"/>
    <w:rsid w:val="006F4743"/>
    <w:rsid w:val="006F54FF"/>
    <w:rsid w:val="006F7105"/>
    <w:rsid w:val="006F7E7A"/>
    <w:rsid w:val="0070181E"/>
    <w:rsid w:val="00701DCE"/>
    <w:rsid w:val="00702ABD"/>
    <w:rsid w:val="00702E62"/>
    <w:rsid w:val="007031BC"/>
    <w:rsid w:val="0070536C"/>
    <w:rsid w:val="007056BD"/>
    <w:rsid w:val="00706E43"/>
    <w:rsid w:val="00707736"/>
    <w:rsid w:val="00711A17"/>
    <w:rsid w:val="00712302"/>
    <w:rsid w:val="00712D51"/>
    <w:rsid w:val="00713A0C"/>
    <w:rsid w:val="00713AB8"/>
    <w:rsid w:val="00714917"/>
    <w:rsid w:val="00716CF5"/>
    <w:rsid w:val="00717E64"/>
    <w:rsid w:val="00720234"/>
    <w:rsid w:val="0072118A"/>
    <w:rsid w:val="00721384"/>
    <w:rsid w:val="007218BC"/>
    <w:rsid w:val="00722132"/>
    <w:rsid w:val="007223BD"/>
    <w:rsid w:val="007229FD"/>
    <w:rsid w:val="00723970"/>
    <w:rsid w:val="00723DB0"/>
    <w:rsid w:val="007240C1"/>
    <w:rsid w:val="00724903"/>
    <w:rsid w:val="007274CD"/>
    <w:rsid w:val="007309BE"/>
    <w:rsid w:val="007325B1"/>
    <w:rsid w:val="0073567B"/>
    <w:rsid w:val="00735DD9"/>
    <w:rsid w:val="00740CCD"/>
    <w:rsid w:val="0074236A"/>
    <w:rsid w:val="00744E88"/>
    <w:rsid w:val="00750EB0"/>
    <w:rsid w:val="00751A64"/>
    <w:rsid w:val="007548D3"/>
    <w:rsid w:val="00760F26"/>
    <w:rsid w:val="00761157"/>
    <w:rsid w:val="00764303"/>
    <w:rsid w:val="00764990"/>
    <w:rsid w:val="007654FF"/>
    <w:rsid w:val="00766A1A"/>
    <w:rsid w:val="00771DB7"/>
    <w:rsid w:val="007738E7"/>
    <w:rsid w:val="00773E59"/>
    <w:rsid w:val="00774686"/>
    <w:rsid w:val="00774F02"/>
    <w:rsid w:val="00775C18"/>
    <w:rsid w:val="00776C52"/>
    <w:rsid w:val="00777B2E"/>
    <w:rsid w:val="00777DAD"/>
    <w:rsid w:val="00782856"/>
    <w:rsid w:val="00782E50"/>
    <w:rsid w:val="00783990"/>
    <w:rsid w:val="00785587"/>
    <w:rsid w:val="00787695"/>
    <w:rsid w:val="00790D25"/>
    <w:rsid w:val="00791670"/>
    <w:rsid w:val="00792B10"/>
    <w:rsid w:val="00792BCA"/>
    <w:rsid w:val="00792EB2"/>
    <w:rsid w:val="00793F05"/>
    <w:rsid w:val="00793F89"/>
    <w:rsid w:val="0079470F"/>
    <w:rsid w:val="00794B50"/>
    <w:rsid w:val="00796BDA"/>
    <w:rsid w:val="00796DEC"/>
    <w:rsid w:val="007973CE"/>
    <w:rsid w:val="007A0355"/>
    <w:rsid w:val="007A0365"/>
    <w:rsid w:val="007A1BCB"/>
    <w:rsid w:val="007A2933"/>
    <w:rsid w:val="007A33DB"/>
    <w:rsid w:val="007A3BDC"/>
    <w:rsid w:val="007A4171"/>
    <w:rsid w:val="007A451F"/>
    <w:rsid w:val="007A572D"/>
    <w:rsid w:val="007B2259"/>
    <w:rsid w:val="007B22D1"/>
    <w:rsid w:val="007B3CED"/>
    <w:rsid w:val="007B5426"/>
    <w:rsid w:val="007B7044"/>
    <w:rsid w:val="007C02FC"/>
    <w:rsid w:val="007C06EE"/>
    <w:rsid w:val="007C08D1"/>
    <w:rsid w:val="007C0BA7"/>
    <w:rsid w:val="007C3A5E"/>
    <w:rsid w:val="007C412C"/>
    <w:rsid w:val="007C643E"/>
    <w:rsid w:val="007C65BC"/>
    <w:rsid w:val="007D24CE"/>
    <w:rsid w:val="007D25D2"/>
    <w:rsid w:val="007D2754"/>
    <w:rsid w:val="007D27A7"/>
    <w:rsid w:val="007D35E0"/>
    <w:rsid w:val="007D3FE7"/>
    <w:rsid w:val="007D56E6"/>
    <w:rsid w:val="007D5E3D"/>
    <w:rsid w:val="007D6A8B"/>
    <w:rsid w:val="007D72EB"/>
    <w:rsid w:val="007D7F09"/>
    <w:rsid w:val="007E06E5"/>
    <w:rsid w:val="007E0718"/>
    <w:rsid w:val="007E0B0D"/>
    <w:rsid w:val="007E3061"/>
    <w:rsid w:val="007E45B1"/>
    <w:rsid w:val="007E4EA2"/>
    <w:rsid w:val="007E6C3B"/>
    <w:rsid w:val="007E78AB"/>
    <w:rsid w:val="007F2657"/>
    <w:rsid w:val="007F26D4"/>
    <w:rsid w:val="007F3296"/>
    <w:rsid w:val="007F79B8"/>
    <w:rsid w:val="00800271"/>
    <w:rsid w:val="00801592"/>
    <w:rsid w:val="00801648"/>
    <w:rsid w:val="00802F3F"/>
    <w:rsid w:val="00802FF4"/>
    <w:rsid w:val="00806CCD"/>
    <w:rsid w:val="008071B6"/>
    <w:rsid w:val="00807F80"/>
    <w:rsid w:val="00811468"/>
    <w:rsid w:val="00813E5D"/>
    <w:rsid w:val="00814473"/>
    <w:rsid w:val="00815A44"/>
    <w:rsid w:val="00815EE3"/>
    <w:rsid w:val="00817E38"/>
    <w:rsid w:val="008208B2"/>
    <w:rsid w:val="00821C23"/>
    <w:rsid w:val="00823BFB"/>
    <w:rsid w:val="008246B9"/>
    <w:rsid w:val="008253D7"/>
    <w:rsid w:val="008268E2"/>
    <w:rsid w:val="008307C9"/>
    <w:rsid w:val="0083282D"/>
    <w:rsid w:val="00832855"/>
    <w:rsid w:val="00832DDC"/>
    <w:rsid w:val="00832EBD"/>
    <w:rsid w:val="00833D41"/>
    <w:rsid w:val="00834709"/>
    <w:rsid w:val="008347DB"/>
    <w:rsid w:val="00837156"/>
    <w:rsid w:val="008437E8"/>
    <w:rsid w:val="0084435B"/>
    <w:rsid w:val="008460AF"/>
    <w:rsid w:val="0084684E"/>
    <w:rsid w:val="008476E4"/>
    <w:rsid w:val="00847E58"/>
    <w:rsid w:val="00850531"/>
    <w:rsid w:val="008518DD"/>
    <w:rsid w:val="00851A39"/>
    <w:rsid w:val="00851FC6"/>
    <w:rsid w:val="00853800"/>
    <w:rsid w:val="00853BA5"/>
    <w:rsid w:val="00854023"/>
    <w:rsid w:val="00854580"/>
    <w:rsid w:val="00854F41"/>
    <w:rsid w:val="008577AC"/>
    <w:rsid w:val="008610AB"/>
    <w:rsid w:val="00861276"/>
    <w:rsid w:val="00864C5C"/>
    <w:rsid w:val="00865143"/>
    <w:rsid w:val="008653BA"/>
    <w:rsid w:val="008655F9"/>
    <w:rsid w:val="00867AA1"/>
    <w:rsid w:val="00870688"/>
    <w:rsid w:val="00870B8A"/>
    <w:rsid w:val="00871045"/>
    <w:rsid w:val="008716F8"/>
    <w:rsid w:val="00871E41"/>
    <w:rsid w:val="008723DB"/>
    <w:rsid w:val="00872756"/>
    <w:rsid w:val="0087318F"/>
    <w:rsid w:val="00873742"/>
    <w:rsid w:val="00873E1E"/>
    <w:rsid w:val="008742E1"/>
    <w:rsid w:val="00876595"/>
    <w:rsid w:val="00877388"/>
    <w:rsid w:val="008774E0"/>
    <w:rsid w:val="00877A97"/>
    <w:rsid w:val="0088000A"/>
    <w:rsid w:val="008819E2"/>
    <w:rsid w:val="0088221B"/>
    <w:rsid w:val="00883461"/>
    <w:rsid w:val="00883A5D"/>
    <w:rsid w:val="00883E5D"/>
    <w:rsid w:val="0089058E"/>
    <w:rsid w:val="00890646"/>
    <w:rsid w:val="00890AF9"/>
    <w:rsid w:val="00890BE8"/>
    <w:rsid w:val="00890F36"/>
    <w:rsid w:val="00891739"/>
    <w:rsid w:val="00891AAE"/>
    <w:rsid w:val="00892ACA"/>
    <w:rsid w:val="00892DC8"/>
    <w:rsid w:val="00892F4E"/>
    <w:rsid w:val="00893F8E"/>
    <w:rsid w:val="00894D5E"/>
    <w:rsid w:val="008A08B7"/>
    <w:rsid w:val="008A263A"/>
    <w:rsid w:val="008A3230"/>
    <w:rsid w:val="008A3D72"/>
    <w:rsid w:val="008A47B4"/>
    <w:rsid w:val="008A71F6"/>
    <w:rsid w:val="008A7379"/>
    <w:rsid w:val="008B07DE"/>
    <w:rsid w:val="008B18E2"/>
    <w:rsid w:val="008B21F1"/>
    <w:rsid w:val="008B2483"/>
    <w:rsid w:val="008B28C5"/>
    <w:rsid w:val="008B3BEA"/>
    <w:rsid w:val="008B45B4"/>
    <w:rsid w:val="008B49AE"/>
    <w:rsid w:val="008B4E29"/>
    <w:rsid w:val="008B5655"/>
    <w:rsid w:val="008B6AC3"/>
    <w:rsid w:val="008C2FFC"/>
    <w:rsid w:val="008C3108"/>
    <w:rsid w:val="008C47FC"/>
    <w:rsid w:val="008C535B"/>
    <w:rsid w:val="008C6016"/>
    <w:rsid w:val="008C6867"/>
    <w:rsid w:val="008C761D"/>
    <w:rsid w:val="008C78DC"/>
    <w:rsid w:val="008C78EC"/>
    <w:rsid w:val="008D1630"/>
    <w:rsid w:val="008D532C"/>
    <w:rsid w:val="008D5E98"/>
    <w:rsid w:val="008D6505"/>
    <w:rsid w:val="008E1730"/>
    <w:rsid w:val="008E2C92"/>
    <w:rsid w:val="008E3317"/>
    <w:rsid w:val="008E5591"/>
    <w:rsid w:val="008E5A85"/>
    <w:rsid w:val="008E7628"/>
    <w:rsid w:val="008E7B85"/>
    <w:rsid w:val="008F3F0D"/>
    <w:rsid w:val="008F5815"/>
    <w:rsid w:val="008F5C1E"/>
    <w:rsid w:val="009007BE"/>
    <w:rsid w:val="00900D1C"/>
    <w:rsid w:val="009012B2"/>
    <w:rsid w:val="00902AF8"/>
    <w:rsid w:val="00903502"/>
    <w:rsid w:val="0090514C"/>
    <w:rsid w:val="00906687"/>
    <w:rsid w:val="0090701F"/>
    <w:rsid w:val="009070D8"/>
    <w:rsid w:val="00912501"/>
    <w:rsid w:val="00912E57"/>
    <w:rsid w:val="0091445D"/>
    <w:rsid w:val="009152C0"/>
    <w:rsid w:val="00915A79"/>
    <w:rsid w:val="00916F9A"/>
    <w:rsid w:val="00917B06"/>
    <w:rsid w:val="00917BD4"/>
    <w:rsid w:val="00920004"/>
    <w:rsid w:val="00920412"/>
    <w:rsid w:val="00920816"/>
    <w:rsid w:val="00921E46"/>
    <w:rsid w:val="00922D69"/>
    <w:rsid w:val="00922EEE"/>
    <w:rsid w:val="0092475F"/>
    <w:rsid w:val="00925E83"/>
    <w:rsid w:val="0092708E"/>
    <w:rsid w:val="009270AE"/>
    <w:rsid w:val="0093405D"/>
    <w:rsid w:val="009340D2"/>
    <w:rsid w:val="0093421B"/>
    <w:rsid w:val="009343CA"/>
    <w:rsid w:val="00934A3B"/>
    <w:rsid w:val="0093532D"/>
    <w:rsid w:val="0093567D"/>
    <w:rsid w:val="00935C11"/>
    <w:rsid w:val="00935CFE"/>
    <w:rsid w:val="00935E65"/>
    <w:rsid w:val="0093653A"/>
    <w:rsid w:val="009368D3"/>
    <w:rsid w:val="00937903"/>
    <w:rsid w:val="00940AEA"/>
    <w:rsid w:val="009419B3"/>
    <w:rsid w:val="009422DC"/>
    <w:rsid w:val="009423DD"/>
    <w:rsid w:val="00946582"/>
    <w:rsid w:val="00946699"/>
    <w:rsid w:val="00946D28"/>
    <w:rsid w:val="0095289A"/>
    <w:rsid w:val="00955039"/>
    <w:rsid w:val="00957557"/>
    <w:rsid w:val="009612BB"/>
    <w:rsid w:val="009616F3"/>
    <w:rsid w:val="00961E51"/>
    <w:rsid w:val="009642D5"/>
    <w:rsid w:val="00964B89"/>
    <w:rsid w:val="009656FD"/>
    <w:rsid w:val="0096599C"/>
    <w:rsid w:val="00966021"/>
    <w:rsid w:val="00970739"/>
    <w:rsid w:val="00970AF6"/>
    <w:rsid w:val="00970D43"/>
    <w:rsid w:val="00971CD6"/>
    <w:rsid w:val="00971D34"/>
    <w:rsid w:val="0097349C"/>
    <w:rsid w:val="00976259"/>
    <w:rsid w:val="0097745F"/>
    <w:rsid w:val="00980DEB"/>
    <w:rsid w:val="00983412"/>
    <w:rsid w:val="009836A3"/>
    <w:rsid w:val="00984DD2"/>
    <w:rsid w:val="00984DE0"/>
    <w:rsid w:val="009863CF"/>
    <w:rsid w:val="00986BFF"/>
    <w:rsid w:val="00987340"/>
    <w:rsid w:val="00991584"/>
    <w:rsid w:val="00991F83"/>
    <w:rsid w:val="00992DF7"/>
    <w:rsid w:val="009939D7"/>
    <w:rsid w:val="00994504"/>
    <w:rsid w:val="009965C4"/>
    <w:rsid w:val="0099674E"/>
    <w:rsid w:val="009A0986"/>
    <w:rsid w:val="009A3205"/>
    <w:rsid w:val="009A41C5"/>
    <w:rsid w:val="009A5465"/>
    <w:rsid w:val="009B0E1D"/>
    <w:rsid w:val="009B121F"/>
    <w:rsid w:val="009B1C68"/>
    <w:rsid w:val="009B1D2E"/>
    <w:rsid w:val="009B2991"/>
    <w:rsid w:val="009B2A45"/>
    <w:rsid w:val="009B3CC4"/>
    <w:rsid w:val="009B47A1"/>
    <w:rsid w:val="009B50F8"/>
    <w:rsid w:val="009B592E"/>
    <w:rsid w:val="009B736E"/>
    <w:rsid w:val="009B786B"/>
    <w:rsid w:val="009C16D2"/>
    <w:rsid w:val="009C1A8D"/>
    <w:rsid w:val="009C2449"/>
    <w:rsid w:val="009C59B0"/>
    <w:rsid w:val="009C6D93"/>
    <w:rsid w:val="009C76DF"/>
    <w:rsid w:val="009C7E78"/>
    <w:rsid w:val="009D17D5"/>
    <w:rsid w:val="009D1F60"/>
    <w:rsid w:val="009D3035"/>
    <w:rsid w:val="009D381A"/>
    <w:rsid w:val="009D65BC"/>
    <w:rsid w:val="009D7738"/>
    <w:rsid w:val="009D7A77"/>
    <w:rsid w:val="009E0FE8"/>
    <w:rsid w:val="009E219D"/>
    <w:rsid w:val="009E21FB"/>
    <w:rsid w:val="009E27A4"/>
    <w:rsid w:val="009E5F60"/>
    <w:rsid w:val="009E6113"/>
    <w:rsid w:val="009E640F"/>
    <w:rsid w:val="009F0626"/>
    <w:rsid w:val="009F21C9"/>
    <w:rsid w:val="009F2D0D"/>
    <w:rsid w:val="009F3B16"/>
    <w:rsid w:val="009F3BDF"/>
    <w:rsid w:val="009F58FF"/>
    <w:rsid w:val="009F5EF2"/>
    <w:rsid w:val="009F6637"/>
    <w:rsid w:val="009F74E1"/>
    <w:rsid w:val="009F75AE"/>
    <w:rsid w:val="00A02F73"/>
    <w:rsid w:val="00A03751"/>
    <w:rsid w:val="00A040FC"/>
    <w:rsid w:val="00A05C83"/>
    <w:rsid w:val="00A06B7D"/>
    <w:rsid w:val="00A07793"/>
    <w:rsid w:val="00A07FD6"/>
    <w:rsid w:val="00A12C65"/>
    <w:rsid w:val="00A13FD6"/>
    <w:rsid w:val="00A14B02"/>
    <w:rsid w:val="00A1508B"/>
    <w:rsid w:val="00A15735"/>
    <w:rsid w:val="00A15916"/>
    <w:rsid w:val="00A16952"/>
    <w:rsid w:val="00A17890"/>
    <w:rsid w:val="00A2036C"/>
    <w:rsid w:val="00A203A2"/>
    <w:rsid w:val="00A21F7C"/>
    <w:rsid w:val="00A225FF"/>
    <w:rsid w:val="00A24EE8"/>
    <w:rsid w:val="00A2657A"/>
    <w:rsid w:val="00A26741"/>
    <w:rsid w:val="00A267FC"/>
    <w:rsid w:val="00A2742E"/>
    <w:rsid w:val="00A2770F"/>
    <w:rsid w:val="00A2779F"/>
    <w:rsid w:val="00A27FA5"/>
    <w:rsid w:val="00A31EF7"/>
    <w:rsid w:val="00A320DB"/>
    <w:rsid w:val="00A32334"/>
    <w:rsid w:val="00A33FCE"/>
    <w:rsid w:val="00A35D72"/>
    <w:rsid w:val="00A36665"/>
    <w:rsid w:val="00A400BD"/>
    <w:rsid w:val="00A40250"/>
    <w:rsid w:val="00A40ABB"/>
    <w:rsid w:val="00A4124B"/>
    <w:rsid w:val="00A4392C"/>
    <w:rsid w:val="00A4452C"/>
    <w:rsid w:val="00A44CC9"/>
    <w:rsid w:val="00A44EBC"/>
    <w:rsid w:val="00A46015"/>
    <w:rsid w:val="00A46B33"/>
    <w:rsid w:val="00A4712B"/>
    <w:rsid w:val="00A4733A"/>
    <w:rsid w:val="00A509E5"/>
    <w:rsid w:val="00A50D0F"/>
    <w:rsid w:val="00A51C83"/>
    <w:rsid w:val="00A523FA"/>
    <w:rsid w:val="00A555B2"/>
    <w:rsid w:val="00A55E2E"/>
    <w:rsid w:val="00A56129"/>
    <w:rsid w:val="00A566AB"/>
    <w:rsid w:val="00A5795F"/>
    <w:rsid w:val="00A6360B"/>
    <w:rsid w:val="00A65140"/>
    <w:rsid w:val="00A65A08"/>
    <w:rsid w:val="00A65E34"/>
    <w:rsid w:val="00A6687F"/>
    <w:rsid w:val="00A70ACC"/>
    <w:rsid w:val="00A713DF"/>
    <w:rsid w:val="00A76214"/>
    <w:rsid w:val="00A76721"/>
    <w:rsid w:val="00A76B2C"/>
    <w:rsid w:val="00A76CA5"/>
    <w:rsid w:val="00A776E2"/>
    <w:rsid w:val="00A776FB"/>
    <w:rsid w:val="00A8010E"/>
    <w:rsid w:val="00A802C5"/>
    <w:rsid w:val="00A804D2"/>
    <w:rsid w:val="00A80A4B"/>
    <w:rsid w:val="00A814F2"/>
    <w:rsid w:val="00A82DAA"/>
    <w:rsid w:val="00A83730"/>
    <w:rsid w:val="00A84283"/>
    <w:rsid w:val="00A84B8A"/>
    <w:rsid w:val="00A91157"/>
    <w:rsid w:val="00A9229C"/>
    <w:rsid w:val="00A9305F"/>
    <w:rsid w:val="00A93BC6"/>
    <w:rsid w:val="00A93D73"/>
    <w:rsid w:val="00A95265"/>
    <w:rsid w:val="00A957DC"/>
    <w:rsid w:val="00A95ED0"/>
    <w:rsid w:val="00A95FED"/>
    <w:rsid w:val="00A96219"/>
    <w:rsid w:val="00A9721E"/>
    <w:rsid w:val="00AA13E5"/>
    <w:rsid w:val="00AA19D3"/>
    <w:rsid w:val="00AA30E2"/>
    <w:rsid w:val="00AA3733"/>
    <w:rsid w:val="00AA645D"/>
    <w:rsid w:val="00AA6D3E"/>
    <w:rsid w:val="00AA790B"/>
    <w:rsid w:val="00AA7FA0"/>
    <w:rsid w:val="00AB0731"/>
    <w:rsid w:val="00AB3241"/>
    <w:rsid w:val="00AB3573"/>
    <w:rsid w:val="00AB4B46"/>
    <w:rsid w:val="00AB546E"/>
    <w:rsid w:val="00AB6880"/>
    <w:rsid w:val="00AB75D0"/>
    <w:rsid w:val="00AC1E19"/>
    <w:rsid w:val="00AC30BE"/>
    <w:rsid w:val="00AC3B38"/>
    <w:rsid w:val="00AC4B7B"/>
    <w:rsid w:val="00AC6965"/>
    <w:rsid w:val="00AC6A6B"/>
    <w:rsid w:val="00AD0A74"/>
    <w:rsid w:val="00AD2271"/>
    <w:rsid w:val="00AD364B"/>
    <w:rsid w:val="00AD50B6"/>
    <w:rsid w:val="00AD61DD"/>
    <w:rsid w:val="00AD6523"/>
    <w:rsid w:val="00AE0607"/>
    <w:rsid w:val="00AE2027"/>
    <w:rsid w:val="00AE3350"/>
    <w:rsid w:val="00AE58CB"/>
    <w:rsid w:val="00AE6429"/>
    <w:rsid w:val="00AE6451"/>
    <w:rsid w:val="00AE76EE"/>
    <w:rsid w:val="00AE78BC"/>
    <w:rsid w:val="00AF11BF"/>
    <w:rsid w:val="00AF2BAE"/>
    <w:rsid w:val="00AF3E82"/>
    <w:rsid w:val="00AF47C2"/>
    <w:rsid w:val="00AF635D"/>
    <w:rsid w:val="00AF661A"/>
    <w:rsid w:val="00AF6D44"/>
    <w:rsid w:val="00AF7013"/>
    <w:rsid w:val="00AF7331"/>
    <w:rsid w:val="00AF769D"/>
    <w:rsid w:val="00B0075A"/>
    <w:rsid w:val="00B018E0"/>
    <w:rsid w:val="00B01CED"/>
    <w:rsid w:val="00B05EFE"/>
    <w:rsid w:val="00B07055"/>
    <w:rsid w:val="00B07A34"/>
    <w:rsid w:val="00B07E7E"/>
    <w:rsid w:val="00B1020B"/>
    <w:rsid w:val="00B10A3C"/>
    <w:rsid w:val="00B11444"/>
    <w:rsid w:val="00B12E30"/>
    <w:rsid w:val="00B135FE"/>
    <w:rsid w:val="00B13E97"/>
    <w:rsid w:val="00B14FDF"/>
    <w:rsid w:val="00B154AF"/>
    <w:rsid w:val="00B21A96"/>
    <w:rsid w:val="00B21FDC"/>
    <w:rsid w:val="00B235CF"/>
    <w:rsid w:val="00B23CD8"/>
    <w:rsid w:val="00B248DF"/>
    <w:rsid w:val="00B268B9"/>
    <w:rsid w:val="00B26D12"/>
    <w:rsid w:val="00B30FC0"/>
    <w:rsid w:val="00B31CE5"/>
    <w:rsid w:val="00B325A6"/>
    <w:rsid w:val="00B3340B"/>
    <w:rsid w:val="00B33445"/>
    <w:rsid w:val="00B33F35"/>
    <w:rsid w:val="00B3453E"/>
    <w:rsid w:val="00B347A2"/>
    <w:rsid w:val="00B35245"/>
    <w:rsid w:val="00B35368"/>
    <w:rsid w:val="00B367F2"/>
    <w:rsid w:val="00B36B4B"/>
    <w:rsid w:val="00B36CE0"/>
    <w:rsid w:val="00B378A4"/>
    <w:rsid w:val="00B40C61"/>
    <w:rsid w:val="00B40EB1"/>
    <w:rsid w:val="00B419CE"/>
    <w:rsid w:val="00B41CF2"/>
    <w:rsid w:val="00B42278"/>
    <w:rsid w:val="00B443BC"/>
    <w:rsid w:val="00B444CD"/>
    <w:rsid w:val="00B44974"/>
    <w:rsid w:val="00B449A8"/>
    <w:rsid w:val="00B459C3"/>
    <w:rsid w:val="00B466E6"/>
    <w:rsid w:val="00B50124"/>
    <w:rsid w:val="00B5156F"/>
    <w:rsid w:val="00B52B73"/>
    <w:rsid w:val="00B53846"/>
    <w:rsid w:val="00B540EC"/>
    <w:rsid w:val="00B5660A"/>
    <w:rsid w:val="00B57B9A"/>
    <w:rsid w:val="00B60D0B"/>
    <w:rsid w:val="00B61A58"/>
    <w:rsid w:val="00B61D3F"/>
    <w:rsid w:val="00B62FA0"/>
    <w:rsid w:val="00B63A27"/>
    <w:rsid w:val="00B63E3F"/>
    <w:rsid w:val="00B64B21"/>
    <w:rsid w:val="00B64BC9"/>
    <w:rsid w:val="00B65212"/>
    <w:rsid w:val="00B678EB"/>
    <w:rsid w:val="00B70CEA"/>
    <w:rsid w:val="00B72AB2"/>
    <w:rsid w:val="00B74E9B"/>
    <w:rsid w:val="00B827C9"/>
    <w:rsid w:val="00B82866"/>
    <w:rsid w:val="00B83BC3"/>
    <w:rsid w:val="00B83C01"/>
    <w:rsid w:val="00B844FF"/>
    <w:rsid w:val="00B857CB"/>
    <w:rsid w:val="00B85A57"/>
    <w:rsid w:val="00B85D71"/>
    <w:rsid w:val="00B868FE"/>
    <w:rsid w:val="00B87263"/>
    <w:rsid w:val="00B903D7"/>
    <w:rsid w:val="00B905AB"/>
    <w:rsid w:val="00B90D2B"/>
    <w:rsid w:val="00B92CBC"/>
    <w:rsid w:val="00B9321A"/>
    <w:rsid w:val="00B93E21"/>
    <w:rsid w:val="00B95281"/>
    <w:rsid w:val="00BA1413"/>
    <w:rsid w:val="00BA34CA"/>
    <w:rsid w:val="00BA44D2"/>
    <w:rsid w:val="00BA4C3B"/>
    <w:rsid w:val="00BA7032"/>
    <w:rsid w:val="00BA75C9"/>
    <w:rsid w:val="00BA7B88"/>
    <w:rsid w:val="00BB2371"/>
    <w:rsid w:val="00BB2C1B"/>
    <w:rsid w:val="00BB3321"/>
    <w:rsid w:val="00BB3B6A"/>
    <w:rsid w:val="00BB5168"/>
    <w:rsid w:val="00BB575A"/>
    <w:rsid w:val="00BB58F0"/>
    <w:rsid w:val="00BB6270"/>
    <w:rsid w:val="00BB72C0"/>
    <w:rsid w:val="00BC0E19"/>
    <w:rsid w:val="00BC1C15"/>
    <w:rsid w:val="00BC2354"/>
    <w:rsid w:val="00BC35A8"/>
    <w:rsid w:val="00BC5842"/>
    <w:rsid w:val="00BC5CA6"/>
    <w:rsid w:val="00BC6319"/>
    <w:rsid w:val="00BD0043"/>
    <w:rsid w:val="00BD1227"/>
    <w:rsid w:val="00BD18C5"/>
    <w:rsid w:val="00BD1AF9"/>
    <w:rsid w:val="00BD273A"/>
    <w:rsid w:val="00BD2C98"/>
    <w:rsid w:val="00BD363E"/>
    <w:rsid w:val="00BD467C"/>
    <w:rsid w:val="00BD4A65"/>
    <w:rsid w:val="00BD5458"/>
    <w:rsid w:val="00BD7A92"/>
    <w:rsid w:val="00BD7B1C"/>
    <w:rsid w:val="00BD7FC7"/>
    <w:rsid w:val="00BE2105"/>
    <w:rsid w:val="00BE4F63"/>
    <w:rsid w:val="00BE61B7"/>
    <w:rsid w:val="00BF0BEC"/>
    <w:rsid w:val="00BF2260"/>
    <w:rsid w:val="00BF3381"/>
    <w:rsid w:val="00BF6AF8"/>
    <w:rsid w:val="00BF6DA2"/>
    <w:rsid w:val="00C00940"/>
    <w:rsid w:val="00C028E3"/>
    <w:rsid w:val="00C03D1E"/>
    <w:rsid w:val="00C05317"/>
    <w:rsid w:val="00C06197"/>
    <w:rsid w:val="00C06C80"/>
    <w:rsid w:val="00C10091"/>
    <w:rsid w:val="00C104A0"/>
    <w:rsid w:val="00C10B42"/>
    <w:rsid w:val="00C10D7D"/>
    <w:rsid w:val="00C10F52"/>
    <w:rsid w:val="00C11EC5"/>
    <w:rsid w:val="00C12D3B"/>
    <w:rsid w:val="00C13CEC"/>
    <w:rsid w:val="00C13DF5"/>
    <w:rsid w:val="00C14602"/>
    <w:rsid w:val="00C14D90"/>
    <w:rsid w:val="00C17541"/>
    <w:rsid w:val="00C2201A"/>
    <w:rsid w:val="00C22689"/>
    <w:rsid w:val="00C22E36"/>
    <w:rsid w:val="00C2391D"/>
    <w:rsid w:val="00C23FD3"/>
    <w:rsid w:val="00C24B1D"/>
    <w:rsid w:val="00C26492"/>
    <w:rsid w:val="00C2737A"/>
    <w:rsid w:val="00C30BAF"/>
    <w:rsid w:val="00C30DA9"/>
    <w:rsid w:val="00C30E02"/>
    <w:rsid w:val="00C32253"/>
    <w:rsid w:val="00C33411"/>
    <w:rsid w:val="00C33A3D"/>
    <w:rsid w:val="00C346CD"/>
    <w:rsid w:val="00C35304"/>
    <w:rsid w:val="00C37169"/>
    <w:rsid w:val="00C37AFE"/>
    <w:rsid w:val="00C4012E"/>
    <w:rsid w:val="00C40A60"/>
    <w:rsid w:val="00C40CEE"/>
    <w:rsid w:val="00C417B7"/>
    <w:rsid w:val="00C42764"/>
    <w:rsid w:val="00C4690D"/>
    <w:rsid w:val="00C46938"/>
    <w:rsid w:val="00C47402"/>
    <w:rsid w:val="00C5057D"/>
    <w:rsid w:val="00C52EF5"/>
    <w:rsid w:val="00C53EA9"/>
    <w:rsid w:val="00C55DEF"/>
    <w:rsid w:val="00C60CC1"/>
    <w:rsid w:val="00C61EAA"/>
    <w:rsid w:val="00C61F81"/>
    <w:rsid w:val="00C67F3D"/>
    <w:rsid w:val="00C71BDB"/>
    <w:rsid w:val="00C741D8"/>
    <w:rsid w:val="00C747BC"/>
    <w:rsid w:val="00C74ADE"/>
    <w:rsid w:val="00C750E6"/>
    <w:rsid w:val="00C7548F"/>
    <w:rsid w:val="00C75A21"/>
    <w:rsid w:val="00C761CB"/>
    <w:rsid w:val="00C80B89"/>
    <w:rsid w:val="00C812F0"/>
    <w:rsid w:val="00C81CDA"/>
    <w:rsid w:val="00C81D3A"/>
    <w:rsid w:val="00C82DE9"/>
    <w:rsid w:val="00C8306D"/>
    <w:rsid w:val="00C8390B"/>
    <w:rsid w:val="00C83A9E"/>
    <w:rsid w:val="00C8464E"/>
    <w:rsid w:val="00C85D4D"/>
    <w:rsid w:val="00C90CE5"/>
    <w:rsid w:val="00C91063"/>
    <w:rsid w:val="00C91750"/>
    <w:rsid w:val="00C93F00"/>
    <w:rsid w:val="00C96C5F"/>
    <w:rsid w:val="00C979B6"/>
    <w:rsid w:val="00CA10CD"/>
    <w:rsid w:val="00CA1A0E"/>
    <w:rsid w:val="00CA2364"/>
    <w:rsid w:val="00CA273E"/>
    <w:rsid w:val="00CA39E9"/>
    <w:rsid w:val="00CA48B5"/>
    <w:rsid w:val="00CA49FE"/>
    <w:rsid w:val="00CA513F"/>
    <w:rsid w:val="00CA79D0"/>
    <w:rsid w:val="00CB013F"/>
    <w:rsid w:val="00CB1257"/>
    <w:rsid w:val="00CB1752"/>
    <w:rsid w:val="00CB2625"/>
    <w:rsid w:val="00CB41BF"/>
    <w:rsid w:val="00CB6148"/>
    <w:rsid w:val="00CB68D4"/>
    <w:rsid w:val="00CB7C74"/>
    <w:rsid w:val="00CC083F"/>
    <w:rsid w:val="00CC0980"/>
    <w:rsid w:val="00CC15F9"/>
    <w:rsid w:val="00CC56BA"/>
    <w:rsid w:val="00CC5E8C"/>
    <w:rsid w:val="00CC632A"/>
    <w:rsid w:val="00CC73B4"/>
    <w:rsid w:val="00CC7D35"/>
    <w:rsid w:val="00CD03AF"/>
    <w:rsid w:val="00CD0C5A"/>
    <w:rsid w:val="00CD3115"/>
    <w:rsid w:val="00CD389A"/>
    <w:rsid w:val="00CD3A09"/>
    <w:rsid w:val="00CD49E2"/>
    <w:rsid w:val="00CD4E3E"/>
    <w:rsid w:val="00CD508D"/>
    <w:rsid w:val="00CD5542"/>
    <w:rsid w:val="00CD5DD1"/>
    <w:rsid w:val="00CE0932"/>
    <w:rsid w:val="00CE140C"/>
    <w:rsid w:val="00CE2000"/>
    <w:rsid w:val="00CE3FCD"/>
    <w:rsid w:val="00CE428F"/>
    <w:rsid w:val="00CE7582"/>
    <w:rsid w:val="00CE7E63"/>
    <w:rsid w:val="00CF19B1"/>
    <w:rsid w:val="00CF376E"/>
    <w:rsid w:val="00CF3ED9"/>
    <w:rsid w:val="00CF4EB9"/>
    <w:rsid w:val="00CF5416"/>
    <w:rsid w:val="00CF6E74"/>
    <w:rsid w:val="00D00456"/>
    <w:rsid w:val="00D00FCC"/>
    <w:rsid w:val="00D0126D"/>
    <w:rsid w:val="00D01564"/>
    <w:rsid w:val="00D04D49"/>
    <w:rsid w:val="00D069F7"/>
    <w:rsid w:val="00D06A38"/>
    <w:rsid w:val="00D07028"/>
    <w:rsid w:val="00D07D62"/>
    <w:rsid w:val="00D10B12"/>
    <w:rsid w:val="00D122BD"/>
    <w:rsid w:val="00D12417"/>
    <w:rsid w:val="00D12953"/>
    <w:rsid w:val="00D14077"/>
    <w:rsid w:val="00D14410"/>
    <w:rsid w:val="00D1470C"/>
    <w:rsid w:val="00D14C62"/>
    <w:rsid w:val="00D15B49"/>
    <w:rsid w:val="00D15FA9"/>
    <w:rsid w:val="00D1735B"/>
    <w:rsid w:val="00D20AFD"/>
    <w:rsid w:val="00D231E6"/>
    <w:rsid w:val="00D243AE"/>
    <w:rsid w:val="00D256AC"/>
    <w:rsid w:val="00D26758"/>
    <w:rsid w:val="00D27543"/>
    <w:rsid w:val="00D27FF1"/>
    <w:rsid w:val="00D33BC3"/>
    <w:rsid w:val="00D3491C"/>
    <w:rsid w:val="00D349FA"/>
    <w:rsid w:val="00D34DB9"/>
    <w:rsid w:val="00D3520B"/>
    <w:rsid w:val="00D36963"/>
    <w:rsid w:val="00D4043B"/>
    <w:rsid w:val="00D42F61"/>
    <w:rsid w:val="00D4453C"/>
    <w:rsid w:val="00D44893"/>
    <w:rsid w:val="00D454BB"/>
    <w:rsid w:val="00D47B8D"/>
    <w:rsid w:val="00D50F81"/>
    <w:rsid w:val="00D5118C"/>
    <w:rsid w:val="00D51AAA"/>
    <w:rsid w:val="00D53013"/>
    <w:rsid w:val="00D53E0A"/>
    <w:rsid w:val="00D54197"/>
    <w:rsid w:val="00D559A9"/>
    <w:rsid w:val="00D55A1F"/>
    <w:rsid w:val="00D57D6D"/>
    <w:rsid w:val="00D6144A"/>
    <w:rsid w:val="00D62BB7"/>
    <w:rsid w:val="00D669D7"/>
    <w:rsid w:val="00D709B7"/>
    <w:rsid w:val="00D7269D"/>
    <w:rsid w:val="00D72FD8"/>
    <w:rsid w:val="00D73577"/>
    <w:rsid w:val="00D75138"/>
    <w:rsid w:val="00D75BE9"/>
    <w:rsid w:val="00D75CDF"/>
    <w:rsid w:val="00D75E0F"/>
    <w:rsid w:val="00D76237"/>
    <w:rsid w:val="00D76C7F"/>
    <w:rsid w:val="00D77281"/>
    <w:rsid w:val="00D80096"/>
    <w:rsid w:val="00D80FDF"/>
    <w:rsid w:val="00D8153F"/>
    <w:rsid w:val="00D81564"/>
    <w:rsid w:val="00D81C68"/>
    <w:rsid w:val="00D824C5"/>
    <w:rsid w:val="00D82E40"/>
    <w:rsid w:val="00D8328A"/>
    <w:rsid w:val="00D8336B"/>
    <w:rsid w:val="00D83E0A"/>
    <w:rsid w:val="00D85CE6"/>
    <w:rsid w:val="00D9093D"/>
    <w:rsid w:val="00D91329"/>
    <w:rsid w:val="00D9407F"/>
    <w:rsid w:val="00D95743"/>
    <w:rsid w:val="00D95A52"/>
    <w:rsid w:val="00D97F1C"/>
    <w:rsid w:val="00DA0AB3"/>
    <w:rsid w:val="00DA217B"/>
    <w:rsid w:val="00DA253F"/>
    <w:rsid w:val="00DA35C2"/>
    <w:rsid w:val="00DA53A4"/>
    <w:rsid w:val="00DA56DE"/>
    <w:rsid w:val="00DB0DF3"/>
    <w:rsid w:val="00DB18A6"/>
    <w:rsid w:val="00DB3675"/>
    <w:rsid w:val="00DB420C"/>
    <w:rsid w:val="00DB546A"/>
    <w:rsid w:val="00DB58CD"/>
    <w:rsid w:val="00DB69EF"/>
    <w:rsid w:val="00DB6BF5"/>
    <w:rsid w:val="00DC0787"/>
    <w:rsid w:val="00DC355C"/>
    <w:rsid w:val="00DC3A77"/>
    <w:rsid w:val="00DC3C8C"/>
    <w:rsid w:val="00DC678F"/>
    <w:rsid w:val="00DC6911"/>
    <w:rsid w:val="00DC6D77"/>
    <w:rsid w:val="00DD0C99"/>
    <w:rsid w:val="00DD2C3C"/>
    <w:rsid w:val="00DD3F79"/>
    <w:rsid w:val="00DD4F5A"/>
    <w:rsid w:val="00DD5878"/>
    <w:rsid w:val="00DD5AD6"/>
    <w:rsid w:val="00DD5F94"/>
    <w:rsid w:val="00DD7171"/>
    <w:rsid w:val="00DE2AE4"/>
    <w:rsid w:val="00DE523A"/>
    <w:rsid w:val="00DE59AA"/>
    <w:rsid w:val="00DE7883"/>
    <w:rsid w:val="00DE7EE4"/>
    <w:rsid w:val="00DE7F0B"/>
    <w:rsid w:val="00DF01E9"/>
    <w:rsid w:val="00DF1F08"/>
    <w:rsid w:val="00DF2673"/>
    <w:rsid w:val="00DF2F62"/>
    <w:rsid w:val="00DF321F"/>
    <w:rsid w:val="00DF3E6F"/>
    <w:rsid w:val="00DF4657"/>
    <w:rsid w:val="00DF5EC0"/>
    <w:rsid w:val="00DF63D6"/>
    <w:rsid w:val="00E01450"/>
    <w:rsid w:val="00E027C2"/>
    <w:rsid w:val="00E0299C"/>
    <w:rsid w:val="00E02B47"/>
    <w:rsid w:val="00E02DF5"/>
    <w:rsid w:val="00E0402B"/>
    <w:rsid w:val="00E05745"/>
    <w:rsid w:val="00E057C8"/>
    <w:rsid w:val="00E074B5"/>
    <w:rsid w:val="00E1005D"/>
    <w:rsid w:val="00E10891"/>
    <w:rsid w:val="00E10A24"/>
    <w:rsid w:val="00E10FF8"/>
    <w:rsid w:val="00E11138"/>
    <w:rsid w:val="00E11358"/>
    <w:rsid w:val="00E11416"/>
    <w:rsid w:val="00E131AD"/>
    <w:rsid w:val="00E13591"/>
    <w:rsid w:val="00E15F01"/>
    <w:rsid w:val="00E16AA3"/>
    <w:rsid w:val="00E16F5C"/>
    <w:rsid w:val="00E177C1"/>
    <w:rsid w:val="00E22BEE"/>
    <w:rsid w:val="00E23598"/>
    <w:rsid w:val="00E239B1"/>
    <w:rsid w:val="00E23ED7"/>
    <w:rsid w:val="00E2568A"/>
    <w:rsid w:val="00E26063"/>
    <w:rsid w:val="00E27296"/>
    <w:rsid w:val="00E307F1"/>
    <w:rsid w:val="00E31030"/>
    <w:rsid w:val="00E31401"/>
    <w:rsid w:val="00E33005"/>
    <w:rsid w:val="00E33FAB"/>
    <w:rsid w:val="00E341FA"/>
    <w:rsid w:val="00E34954"/>
    <w:rsid w:val="00E357B7"/>
    <w:rsid w:val="00E357C1"/>
    <w:rsid w:val="00E4164B"/>
    <w:rsid w:val="00E425E4"/>
    <w:rsid w:val="00E457F1"/>
    <w:rsid w:val="00E46395"/>
    <w:rsid w:val="00E468FA"/>
    <w:rsid w:val="00E469EF"/>
    <w:rsid w:val="00E50BD4"/>
    <w:rsid w:val="00E50EAD"/>
    <w:rsid w:val="00E517DA"/>
    <w:rsid w:val="00E519EA"/>
    <w:rsid w:val="00E5224D"/>
    <w:rsid w:val="00E5245E"/>
    <w:rsid w:val="00E535C1"/>
    <w:rsid w:val="00E5545E"/>
    <w:rsid w:val="00E55B12"/>
    <w:rsid w:val="00E57BBB"/>
    <w:rsid w:val="00E57C54"/>
    <w:rsid w:val="00E60ECD"/>
    <w:rsid w:val="00E60ED9"/>
    <w:rsid w:val="00E61429"/>
    <w:rsid w:val="00E614B7"/>
    <w:rsid w:val="00E618B8"/>
    <w:rsid w:val="00E629E0"/>
    <w:rsid w:val="00E62F74"/>
    <w:rsid w:val="00E63962"/>
    <w:rsid w:val="00E65501"/>
    <w:rsid w:val="00E70F24"/>
    <w:rsid w:val="00E72498"/>
    <w:rsid w:val="00E746F6"/>
    <w:rsid w:val="00E75C40"/>
    <w:rsid w:val="00E77C6A"/>
    <w:rsid w:val="00E81EE2"/>
    <w:rsid w:val="00E82BA6"/>
    <w:rsid w:val="00E83B58"/>
    <w:rsid w:val="00E8507D"/>
    <w:rsid w:val="00E90534"/>
    <w:rsid w:val="00E90A96"/>
    <w:rsid w:val="00E93B66"/>
    <w:rsid w:val="00E961F7"/>
    <w:rsid w:val="00E96311"/>
    <w:rsid w:val="00E97EAA"/>
    <w:rsid w:val="00EA03A8"/>
    <w:rsid w:val="00EA0B42"/>
    <w:rsid w:val="00EA0B7F"/>
    <w:rsid w:val="00EA1C8A"/>
    <w:rsid w:val="00EA20F6"/>
    <w:rsid w:val="00EA30E4"/>
    <w:rsid w:val="00EA375C"/>
    <w:rsid w:val="00EA3F27"/>
    <w:rsid w:val="00EA3FD4"/>
    <w:rsid w:val="00EA4E06"/>
    <w:rsid w:val="00EA4F48"/>
    <w:rsid w:val="00EA5428"/>
    <w:rsid w:val="00EA6B0D"/>
    <w:rsid w:val="00EB0208"/>
    <w:rsid w:val="00EB2212"/>
    <w:rsid w:val="00EB4387"/>
    <w:rsid w:val="00EB490D"/>
    <w:rsid w:val="00EB6489"/>
    <w:rsid w:val="00EC07BD"/>
    <w:rsid w:val="00EC112E"/>
    <w:rsid w:val="00EC1BA7"/>
    <w:rsid w:val="00EC2325"/>
    <w:rsid w:val="00EC2AB7"/>
    <w:rsid w:val="00EC38A3"/>
    <w:rsid w:val="00EC6CB5"/>
    <w:rsid w:val="00EC6CFA"/>
    <w:rsid w:val="00EC6F3F"/>
    <w:rsid w:val="00ED0A1B"/>
    <w:rsid w:val="00ED0DA8"/>
    <w:rsid w:val="00ED1677"/>
    <w:rsid w:val="00ED23AA"/>
    <w:rsid w:val="00ED3FA5"/>
    <w:rsid w:val="00ED5AD6"/>
    <w:rsid w:val="00ED5BE0"/>
    <w:rsid w:val="00ED678F"/>
    <w:rsid w:val="00ED6AFD"/>
    <w:rsid w:val="00ED7FF4"/>
    <w:rsid w:val="00EE00B3"/>
    <w:rsid w:val="00EE13B6"/>
    <w:rsid w:val="00EE3468"/>
    <w:rsid w:val="00EE4302"/>
    <w:rsid w:val="00EE547F"/>
    <w:rsid w:val="00EE6655"/>
    <w:rsid w:val="00EF124F"/>
    <w:rsid w:val="00EF1303"/>
    <w:rsid w:val="00EF209D"/>
    <w:rsid w:val="00EF2651"/>
    <w:rsid w:val="00EF2727"/>
    <w:rsid w:val="00EF465E"/>
    <w:rsid w:val="00EF5B01"/>
    <w:rsid w:val="00F002CB"/>
    <w:rsid w:val="00F028FD"/>
    <w:rsid w:val="00F02D88"/>
    <w:rsid w:val="00F03A47"/>
    <w:rsid w:val="00F042D8"/>
    <w:rsid w:val="00F0430E"/>
    <w:rsid w:val="00F10D31"/>
    <w:rsid w:val="00F1214B"/>
    <w:rsid w:val="00F121A4"/>
    <w:rsid w:val="00F134D1"/>
    <w:rsid w:val="00F13832"/>
    <w:rsid w:val="00F15304"/>
    <w:rsid w:val="00F15D94"/>
    <w:rsid w:val="00F201F4"/>
    <w:rsid w:val="00F20CFD"/>
    <w:rsid w:val="00F2183F"/>
    <w:rsid w:val="00F23198"/>
    <w:rsid w:val="00F232AA"/>
    <w:rsid w:val="00F2356D"/>
    <w:rsid w:val="00F249A7"/>
    <w:rsid w:val="00F265C8"/>
    <w:rsid w:val="00F26FC4"/>
    <w:rsid w:val="00F31F96"/>
    <w:rsid w:val="00F3255A"/>
    <w:rsid w:val="00F328DA"/>
    <w:rsid w:val="00F3402A"/>
    <w:rsid w:val="00F35BB3"/>
    <w:rsid w:val="00F40496"/>
    <w:rsid w:val="00F405C4"/>
    <w:rsid w:val="00F43552"/>
    <w:rsid w:val="00F43D58"/>
    <w:rsid w:val="00F45B9C"/>
    <w:rsid w:val="00F463B2"/>
    <w:rsid w:val="00F46A7E"/>
    <w:rsid w:val="00F47E1B"/>
    <w:rsid w:val="00F52555"/>
    <w:rsid w:val="00F5497F"/>
    <w:rsid w:val="00F54B76"/>
    <w:rsid w:val="00F57D79"/>
    <w:rsid w:val="00F61892"/>
    <w:rsid w:val="00F629B4"/>
    <w:rsid w:val="00F63EBA"/>
    <w:rsid w:val="00F65BA6"/>
    <w:rsid w:val="00F65C94"/>
    <w:rsid w:val="00F70CEE"/>
    <w:rsid w:val="00F72952"/>
    <w:rsid w:val="00F73840"/>
    <w:rsid w:val="00F74763"/>
    <w:rsid w:val="00F75502"/>
    <w:rsid w:val="00F757C7"/>
    <w:rsid w:val="00F75C6B"/>
    <w:rsid w:val="00F76B93"/>
    <w:rsid w:val="00F77D0E"/>
    <w:rsid w:val="00F804E6"/>
    <w:rsid w:val="00F81595"/>
    <w:rsid w:val="00F81C82"/>
    <w:rsid w:val="00F828BE"/>
    <w:rsid w:val="00F86F4D"/>
    <w:rsid w:val="00F913F3"/>
    <w:rsid w:val="00F93C37"/>
    <w:rsid w:val="00F9765F"/>
    <w:rsid w:val="00F9781E"/>
    <w:rsid w:val="00FA04EE"/>
    <w:rsid w:val="00FA1C39"/>
    <w:rsid w:val="00FA5207"/>
    <w:rsid w:val="00FA64BD"/>
    <w:rsid w:val="00FA67C7"/>
    <w:rsid w:val="00FB25A5"/>
    <w:rsid w:val="00FB41BE"/>
    <w:rsid w:val="00FB5557"/>
    <w:rsid w:val="00FB6514"/>
    <w:rsid w:val="00FB6EC0"/>
    <w:rsid w:val="00FB731B"/>
    <w:rsid w:val="00FC30CC"/>
    <w:rsid w:val="00FC3136"/>
    <w:rsid w:val="00FC3F8D"/>
    <w:rsid w:val="00FC48BE"/>
    <w:rsid w:val="00FC69CE"/>
    <w:rsid w:val="00FC7385"/>
    <w:rsid w:val="00FD04B0"/>
    <w:rsid w:val="00FD1622"/>
    <w:rsid w:val="00FD3068"/>
    <w:rsid w:val="00FD3307"/>
    <w:rsid w:val="00FD3412"/>
    <w:rsid w:val="00FD48CF"/>
    <w:rsid w:val="00FD48F3"/>
    <w:rsid w:val="00FD4AF2"/>
    <w:rsid w:val="00FD62BA"/>
    <w:rsid w:val="00FD6891"/>
    <w:rsid w:val="00FD6C13"/>
    <w:rsid w:val="00FE0265"/>
    <w:rsid w:val="00FE05DF"/>
    <w:rsid w:val="00FE1D84"/>
    <w:rsid w:val="00FE438F"/>
    <w:rsid w:val="00FE51F3"/>
    <w:rsid w:val="00FE5FA5"/>
    <w:rsid w:val="00FE64E8"/>
    <w:rsid w:val="00FE67BD"/>
    <w:rsid w:val="00FE7181"/>
    <w:rsid w:val="00FF0099"/>
    <w:rsid w:val="00FF1BFA"/>
    <w:rsid w:val="00FF2F7D"/>
    <w:rsid w:val="00FF4917"/>
    <w:rsid w:val="00FF5826"/>
    <w:rsid w:val="00FF6369"/>
    <w:rsid w:val="00FF6D86"/>
    <w:rsid w:val="03C31277"/>
    <w:rsid w:val="0844D11D"/>
    <w:rsid w:val="0C6A0810"/>
    <w:rsid w:val="10C7563A"/>
    <w:rsid w:val="1105B862"/>
    <w:rsid w:val="1C422C9D"/>
    <w:rsid w:val="1D27E883"/>
    <w:rsid w:val="1E36448E"/>
    <w:rsid w:val="2A124249"/>
    <w:rsid w:val="2A1B709D"/>
    <w:rsid w:val="2A6D8422"/>
    <w:rsid w:val="2C253464"/>
    <w:rsid w:val="3102F512"/>
    <w:rsid w:val="37FAD98B"/>
    <w:rsid w:val="39912EF3"/>
    <w:rsid w:val="449323CE"/>
    <w:rsid w:val="489CC09C"/>
    <w:rsid w:val="684F7904"/>
    <w:rsid w:val="6B2FADDE"/>
    <w:rsid w:val="6C75A174"/>
    <w:rsid w:val="72F3FB41"/>
    <w:rsid w:val="76CF1E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C3A58"/>
  <w15:chartTrackingRefBased/>
  <w15:docId w15:val="{C8428402-9FF3-422F-988B-EE7F59334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602"/>
    <w:pPr>
      <w:spacing w:after="0" w:line="480" w:lineRule="auto"/>
    </w:pPr>
    <w:rPr>
      <w:rFonts w:ascii="Times New Roman" w:eastAsia="Times New Roman" w:hAnsi="Times New Roman" w:cs="Times New Roman"/>
      <w:kern w:val="0"/>
      <w:sz w:val="24"/>
      <w:lang w:val="en-US"/>
      <w14:ligatures w14:val="none"/>
    </w:rPr>
  </w:style>
  <w:style w:type="paragraph" w:styleId="Titre1">
    <w:name w:val="heading 1"/>
    <w:basedOn w:val="Normal"/>
    <w:next w:val="Normal"/>
    <w:link w:val="Titre1Car"/>
    <w:uiPriority w:val="9"/>
    <w:qFormat/>
    <w:rsid w:val="00C14602"/>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fr-FR"/>
      <w14:ligatures w14:val="standardContextual"/>
    </w:rPr>
  </w:style>
  <w:style w:type="paragraph" w:styleId="Titre2">
    <w:name w:val="heading 2"/>
    <w:basedOn w:val="Normal"/>
    <w:next w:val="Normal"/>
    <w:link w:val="Titre2Car"/>
    <w:uiPriority w:val="9"/>
    <w:unhideWhenUsed/>
    <w:qFormat/>
    <w:rsid w:val="00C14602"/>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fr-FR"/>
      <w14:ligatures w14:val="standardContextual"/>
    </w:rPr>
  </w:style>
  <w:style w:type="paragraph" w:styleId="Titre3">
    <w:name w:val="heading 3"/>
    <w:basedOn w:val="Normal"/>
    <w:next w:val="Normal"/>
    <w:link w:val="Titre3Car"/>
    <w:uiPriority w:val="9"/>
    <w:unhideWhenUsed/>
    <w:qFormat/>
    <w:rsid w:val="00C14602"/>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fr-FR"/>
      <w14:ligatures w14:val="standardContextual"/>
    </w:rPr>
  </w:style>
  <w:style w:type="paragraph" w:styleId="Titre4">
    <w:name w:val="heading 4"/>
    <w:basedOn w:val="Normal"/>
    <w:next w:val="Normal"/>
    <w:link w:val="Titre4Car"/>
    <w:uiPriority w:val="9"/>
    <w:semiHidden/>
    <w:unhideWhenUsed/>
    <w:qFormat/>
    <w:rsid w:val="00C14602"/>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lang w:val="fr-FR"/>
      <w14:ligatures w14:val="standardContextual"/>
    </w:rPr>
  </w:style>
  <w:style w:type="paragraph" w:styleId="Titre5">
    <w:name w:val="heading 5"/>
    <w:basedOn w:val="Normal"/>
    <w:next w:val="Normal"/>
    <w:link w:val="Titre5Car"/>
    <w:uiPriority w:val="9"/>
    <w:semiHidden/>
    <w:unhideWhenUsed/>
    <w:qFormat/>
    <w:rsid w:val="00C14602"/>
    <w:pPr>
      <w:keepNext/>
      <w:keepLines/>
      <w:spacing w:before="80" w:after="40" w:line="259" w:lineRule="auto"/>
      <w:outlineLvl w:val="4"/>
    </w:pPr>
    <w:rPr>
      <w:rFonts w:asciiTheme="minorHAnsi" w:eastAsiaTheme="majorEastAsia" w:hAnsiTheme="minorHAnsi" w:cstheme="majorBidi"/>
      <w:color w:val="0F4761" w:themeColor="accent1" w:themeShade="BF"/>
      <w:kern w:val="2"/>
      <w:sz w:val="22"/>
      <w:lang w:val="fr-FR"/>
      <w14:ligatures w14:val="standardContextual"/>
    </w:rPr>
  </w:style>
  <w:style w:type="paragraph" w:styleId="Titre6">
    <w:name w:val="heading 6"/>
    <w:basedOn w:val="Normal"/>
    <w:next w:val="Normal"/>
    <w:link w:val="Titre6Car"/>
    <w:uiPriority w:val="9"/>
    <w:semiHidden/>
    <w:unhideWhenUsed/>
    <w:qFormat/>
    <w:rsid w:val="00C14602"/>
    <w:pPr>
      <w:keepNext/>
      <w:keepLines/>
      <w:spacing w:before="40" w:line="259" w:lineRule="auto"/>
      <w:outlineLvl w:val="5"/>
    </w:pPr>
    <w:rPr>
      <w:rFonts w:asciiTheme="minorHAnsi" w:eastAsiaTheme="majorEastAsia" w:hAnsiTheme="minorHAnsi" w:cstheme="majorBidi"/>
      <w:i/>
      <w:iCs/>
      <w:color w:val="595959" w:themeColor="text1" w:themeTint="A6"/>
      <w:kern w:val="2"/>
      <w:sz w:val="22"/>
      <w:lang w:val="fr-FR"/>
      <w14:ligatures w14:val="standardContextual"/>
    </w:rPr>
  </w:style>
  <w:style w:type="paragraph" w:styleId="Titre7">
    <w:name w:val="heading 7"/>
    <w:basedOn w:val="Normal"/>
    <w:next w:val="Normal"/>
    <w:link w:val="Titre7Car"/>
    <w:uiPriority w:val="9"/>
    <w:semiHidden/>
    <w:unhideWhenUsed/>
    <w:qFormat/>
    <w:rsid w:val="00C14602"/>
    <w:pPr>
      <w:keepNext/>
      <w:keepLines/>
      <w:spacing w:before="40" w:line="259" w:lineRule="auto"/>
      <w:outlineLvl w:val="6"/>
    </w:pPr>
    <w:rPr>
      <w:rFonts w:asciiTheme="minorHAnsi" w:eastAsiaTheme="majorEastAsia" w:hAnsiTheme="minorHAnsi" w:cstheme="majorBidi"/>
      <w:color w:val="595959" w:themeColor="text1" w:themeTint="A6"/>
      <w:kern w:val="2"/>
      <w:sz w:val="22"/>
      <w:lang w:val="fr-FR"/>
      <w14:ligatures w14:val="standardContextual"/>
    </w:rPr>
  </w:style>
  <w:style w:type="paragraph" w:styleId="Titre8">
    <w:name w:val="heading 8"/>
    <w:basedOn w:val="Normal"/>
    <w:next w:val="Normal"/>
    <w:link w:val="Titre8Car"/>
    <w:uiPriority w:val="9"/>
    <w:semiHidden/>
    <w:unhideWhenUsed/>
    <w:qFormat/>
    <w:rsid w:val="00C14602"/>
    <w:pPr>
      <w:keepNext/>
      <w:keepLines/>
      <w:spacing w:line="259" w:lineRule="auto"/>
      <w:outlineLvl w:val="7"/>
    </w:pPr>
    <w:rPr>
      <w:rFonts w:asciiTheme="minorHAnsi" w:eastAsiaTheme="majorEastAsia" w:hAnsiTheme="minorHAnsi" w:cstheme="majorBidi"/>
      <w:i/>
      <w:iCs/>
      <w:color w:val="272727" w:themeColor="text1" w:themeTint="D8"/>
      <w:kern w:val="2"/>
      <w:sz w:val="22"/>
      <w:lang w:val="fr-FR"/>
      <w14:ligatures w14:val="standardContextual"/>
    </w:rPr>
  </w:style>
  <w:style w:type="paragraph" w:styleId="Titre9">
    <w:name w:val="heading 9"/>
    <w:basedOn w:val="Normal"/>
    <w:next w:val="Normal"/>
    <w:link w:val="Titre9Car"/>
    <w:uiPriority w:val="9"/>
    <w:semiHidden/>
    <w:unhideWhenUsed/>
    <w:qFormat/>
    <w:rsid w:val="00C14602"/>
    <w:pPr>
      <w:keepNext/>
      <w:keepLines/>
      <w:spacing w:line="259" w:lineRule="auto"/>
      <w:outlineLvl w:val="8"/>
    </w:pPr>
    <w:rPr>
      <w:rFonts w:asciiTheme="minorHAnsi" w:eastAsiaTheme="majorEastAsia" w:hAnsiTheme="minorHAnsi" w:cstheme="majorBidi"/>
      <w:color w:val="272727" w:themeColor="text1" w:themeTint="D8"/>
      <w:kern w:val="2"/>
      <w:sz w:val="22"/>
      <w:lang w:val="fr-FR"/>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460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1460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C1460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1460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1460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1460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1460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1460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14602"/>
    <w:rPr>
      <w:rFonts w:eastAsiaTheme="majorEastAsia" w:cstheme="majorBidi"/>
      <w:color w:val="272727" w:themeColor="text1" w:themeTint="D8"/>
    </w:rPr>
  </w:style>
  <w:style w:type="paragraph" w:styleId="Titre">
    <w:name w:val="Title"/>
    <w:basedOn w:val="Normal"/>
    <w:next w:val="Normal"/>
    <w:link w:val="TitreCar"/>
    <w:uiPriority w:val="10"/>
    <w:qFormat/>
    <w:rsid w:val="00C14602"/>
    <w:pPr>
      <w:spacing w:after="80" w:line="240" w:lineRule="auto"/>
      <w:contextualSpacing/>
    </w:pPr>
    <w:rPr>
      <w:rFonts w:asciiTheme="majorHAnsi" w:eastAsiaTheme="majorEastAsia" w:hAnsiTheme="majorHAnsi" w:cstheme="majorBidi"/>
      <w:spacing w:val="-10"/>
      <w:kern w:val="28"/>
      <w:sz w:val="56"/>
      <w:szCs w:val="56"/>
      <w:lang w:val="fr-FR"/>
      <w14:ligatures w14:val="standardContextual"/>
    </w:rPr>
  </w:style>
  <w:style w:type="character" w:customStyle="1" w:styleId="TitreCar">
    <w:name w:val="Titre Car"/>
    <w:basedOn w:val="Policepardfaut"/>
    <w:link w:val="Titre"/>
    <w:uiPriority w:val="10"/>
    <w:rsid w:val="00C1460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14602"/>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fr-FR"/>
      <w14:ligatures w14:val="standardContextual"/>
    </w:rPr>
  </w:style>
  <w:style w:type="character" w:customStyle="1" w:styleId="Sous-titreCar">
    <w:name w:val="Sous-titre Car"/>
    <w:basedOn w:val="Policepardfaut"/>
    <w:link w:val="Sous-titre"/>
    <w:uiPriority w:val="11"/>
    <w:rsid w:val="00C1460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14602"/>
    <w:pPr>
      <w:spacing w:before="160" w:after="160" w:line="259" w:lineRule="auto"/>
      <w:jc w:val="center"/>
    </w:pPr>
    <w:rPr>
      <w:rFonts w:asciiTheme="minorHAnsi" w:eastAsiaTheme="minorHAnsi" w:hAnsiTheme="minorHAnsi" w:cstheme="minorBidi"/>
      <w:i/>
      <w:iCs/>
      <w:color w:val="404040" w:themeColor="text1" w:themeTint="BF"/>
      <w:kern w:val="2"/>
      <w:sz w:val="22"/>
      <w:lang w:val="fr-FR"/>
      <w14:ligatures w14:val="standardContextual"/>
    </w:rPr>
  </w:style>
  <w:style w:type="character" w:customStyle="1" w:styleId="CitationCar">
    <w:name w:val="Citation Car"/>
    <w:basedOn w:val="Policepardfaut"/>
    <w:link w:val="Citation"/>
    <w:uiPriority w:val="29"/>
    <w:rsid w:val="00C14602"/>
    <w:rPr>
      <w:i/>
      <w:iCs/>
      <w:color w:val="404040" w:themeColor="text1" w:themeTint="BF"/>
    </w:rPr>
  </w:style>
  <w:style w:type="paragraph" w:styleId="Paragraphedeliste">
    <w:name w:val="List Paragraph"/>
    <w:basedOn w:val="Normal"/>
    <w:uiPriority w:val="34"/>
    <w:qFormat/>
    <w:rsid w:val="00C14602"/>
    <w:pPr>
      <w:spacing w:after="160" w:line="259" w:lineRule="auto"/>
      <w:ind w:left="720"/>
      <w:contextualSpacing/>
    </w:pPr>
    <w:rPr>
      <w:rFonts w:asciiTheme="minorHAnsi" w:eastAsiaTheme="minorHAnsi" w:hAnsiTheme="minorHAnsi" w:cstheme="minorBidi"/>
      <w:kern w:val="2"/>
      <w:sz w:val="22"/>
      <w:lang w:val="fr-FR"/>
      <w14:ligatures w14:val="standardContextual"/>
    </w:rPr>
  </w:style>
  <w:style w:type="character" w:styleId="Accentuationintense">
    <w:name w:val="Intense Emphasis"/>
    <w:basedOn w:val="Policepardfaut"/>
    <w:uiPriority w:val="21"/>
    <w:qFormat/>
    <w:rsid w:val="00C14602"/>
    <w:rPr>
      <w:i/>
      <w:iCs/>
      <w:color w:val="0F4761" w:themeColor="accent1" w:themeShade="BF"/>
    </w:rPr>
  </w:style>
  <w:style w:type="paragraph" w:styleId="Citationintense">
    <w:name w:val="Intense Quote"/>
    <w:basedOn w:val="Normal"/>
    <w:next w:val="Normal"/>
    <w:link w:val="CitationintenseCar"/>
    <w:uiPriority w:val="30"/>
    <w:qFormat/>
    <w:rsid w:val="00C1460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lang w:val="fr-FR"/>
      <w14:ligatures w14:val="standardContextual"/>
    </w:rPr>
  </w:style>
  <w:style w:type="character" w:customStyle="1" w:styleId="CitationintenseCar">
    <w:name w:val="Citation intense Car"/>
    <w:basedOn w:val="Policepardfaut"/>
    <w:link w:val="Citationintense"/>
    <w:uiPriority w:val="30"/>
    <w:rsid w:val="00C14602"/>
    <w:rPr>
      <w:i/>
      <w:iCs/>
      <w:color w:val="0F4761" w:themeColor="accent1" w:themeShade="BF"/>
    </w:rPr>
  </w:style>
  <w:style w:type="character" w:styleId="Rfrenceintense">
    <w:name w:val="Intense Reference"/>
    <w:basedOn w:val="Policepardfaut"/>
    <w:uiPriority w:val="32"/>
    <w:qFormat/>
    <w:rsid w:val="00C14602"/>
    <w:rPr>
      <w:b/>
      <w:bCs/>
      <w:smallCaps/>
      <w:color w:val="0F4761" w:themeColor="accent1" w:themeShade="BF"/>
      <w:spacing w:val="5"/>
    </w:rPr>
  </w:style>
  <w:style w:type="character" w:styleId="Numrodeligne">
    <w:name w:val="line number"/>
    <w:basedOn w:val="Policepardfaut"/>
    <w:uiPriority w:val="99"/>
    <w:semiHidden/>
    <w:unhideWhenUsed/>
    <w:rsid w:val="00C14602"/>
  </w:style>
  <w:style w:type="paragraph" w:styleId="En-tte">
    <w:name w:val="header"/>
    <w:basedOn w:val="Normal"/>
    <w:link w:val="En-tteCar"/>
    <w:uiPriority w:val="99"/>
    <w:unhideWhenUsed/>
    <w:rsid w:val="003B0C75"/>
    <w:pPr>
      <w:tabs>
        <w:tab w:val="center" w:pos="4513"/>
        <w:tab w:val="right" w:pos="9026"/>
      </w:tabs>
      <w:spacing w:line="240" w:lineRule="auto"/>
    </w:pPr>
  </w:style>
  <w:style w:type="character" w:customStyle="1" w:styleId="En-tteCar">
    <w:name w:val="En-tête Car"/>
    <w:basedOn w:val="Policepardfaut"/>
    <w:link w:val="En-tte"/>
    <w:uiPriority w:val="99"/>
    <w:rsid w:val="003B0C75"/>
    <w:rPr>
      <w:rFonts w:ascii="Times New Roman" w:eastAsia="Times New Roman" w:hAnsi="Times New Roman" w:cs="Times New Roman"/>
      <w:kern w:val="0"/>
      <w:sz w:val="24"/>
      <w:lang w:val="en-US"/>
      <w14:ligatures w14:val="none"/>
    </w:rPr>
  </w:style>
  <w:style w:type="paragraph" w:styleId="Pieddepage">
    <w:name w:val="footer"/>
    <w:basedOn w:val="Normal"/>
    <w:link w:val="PieddepageCar"/>
    <w:uiPriority w:val="99"/>
    <w:unhideWhenUsed/>
    <w:rsid w:val="00837156"/>
    <w:pPr>
      <w:tabs>
        <w:tab w:val="center" w:pos="4513"/>
        <w:tab w:val="right" w:pos="9026"/>
      </w:tabs>
      <w:spacing w:line="240" w:lineRule="auto"/>
    </w:pPr>
  </w:style>
  <w:style w:type="character" w:customStyle="1" w:styleId="PieddepageCar">
    <w:name w:val="Pied de page Car"/>
    <w:basedOn w:val="Policepardfaut"/>
    <w:link w:val="Pieddepage"/>
    <w:uiPriority w:val="99"/>
    <w:rsid w:val="00837156"/>
    <w:rPr>
      <w:rFonts w:ascii="Times New Roman" w:eastAsia="Times New Roman" w:hAnsi="Times New Roman" w:cs="Times New Roman"/>
      <w:kern w:val="0"/>
      <w:sz w:val="24"/>
      <w:lang w:val="en-US"/>
      <w14:ligatures w14:val="none"/>
    </w:rPr>
  </w:style>
  <w:style w:type="character" w:styleId="Textedelespacerserv">
    <w:name w:val="Placeholder Text"/>
    <w:basedOn w:val="Policepardfaut"/>
    <w:uiPriority w:val="99"/>
    <w:semiHidden/>
    <w:rsid w:val="001252FD"/>
    <w:rPr>
      <w:color w:val="666666"/>
    </w:rPr>
  </w:style>
  <w:style w:type="paragraph" w:styleId="Rvision">
    <w:name w:val="Revision"/>
    <w:hidden/>
    <w:uiPriority w:val="99"/>
    <w:semiHidden/>
    <w:rsid w:val="00141D6D"/>
    <w:pPr>
      <w:spacing w:after="0" w:line="240" w:lineRule="auto"/>
    </w:pPr>
    <w:rPr>
      <w:rFonts w:ascii="Times New Roman" w:eastAsia="Times New Roman" w:hAnsi="Times New Roman" w:cs="Times New Roman"/>
      <w:kern w:val="0"/>
      <w:sz w:val="24"/>
      <w:lang w:val="en-US"/>
      <w14:ligatures w14:val="none"/>
    </w:rPr>
  </w:style>
  <w:style w:type="character" w:styleId="Marquedecommentaire">
    <w:name w:val="annotation reference"/>
    <w:basedOn w:val="Policepardfaut"/>
    <w:uiPriority w:val="99"/>
    <w:semiHidden/>
    <w:unhideWhenUsed/>
    <w:rsid w:val="006F1727"/>
    <w:rPr>
      <w:sz w:val="16"/>
      <w:szCs w:val="16"/>
    </w:rPr>
  </w:style>
  <w:style w:type="paragraph" w:styleId="Commentaire">
    <w:name w:val="annotation text"/>
    <w:basedOn w:val="Normal"/>
    <w:link w:val="CommentaireCar"/>
    <w:uiPriority w:val="99"/>
    <w:unhideWhenUsed/>
    <w:rsid w:val="006F1727"/>
    <w:pPr>
      <w:spacing w:line="240" w:lineRule="auto"/>
    </w:pPr>
    <w:rPr>
      <w:sz w:val="20"/>
      <w:szCs w:val="20"/>
    </w:rPr>
  </w:style>
  <w:style w:type="character" w:customStyle="1" w:styleId="CommentaireCar">
    <w:name w:val="Commentaire Car"/>
    <w:basedOn w:val="Policepardfaut"/>
    <w:link w:val="Commentaire"/>
    <w:uiPriority w:val="99"/>
    <w:rsid w:val="006F1727"/>
    <w:rPr>
      <w:rFonts w:ascii="Times New Roman" w:eastAsia="Times New Roman" w:hAnsi="Times New Roman" w:cs="Times New Roman"/>
      <w:kern w:val="0"/>
      <w:sz w:val="20"/>
      <w:szCs w:val="20"/>
      <w:lang w:val="en-US"/>
      <w14:ligatures w14:val="none"/>
    </w:rPr>
  </w:style>
  <w:style w:type="paragraph" w:styleId="Objetducommentaire">
    <w:name w:val="annotation subject"/>
    <w:basedOn w:val="Commentaire"/>
    <w:next w:val="Commentaire"/>
    <w:link w:val="ObjetducommentaireCar"/>
    <w:uiPriority w:val="99"/>
    <w:semiHidden/>
    <w:unhideWhenUsed/>
    <w:rsid w:val="006F1727"/>
    <w:rPr>
      <w:b/>
      <w:bCs/>
    </w:rPr>
  </w:style>
  <w:style w:type="character" w:customStyle="1" w:styleId="ObjetducommentaireCar">
    <w:name w:val="Objet du commentaire Car"/>
    <w:basedOn w:val="CommentaireCar"/>
    <w:link w:val="Objetducommentaire"/>
    <w:uiPriority w:val="99"/>
    <w:semiHidden/>
    <w:rsid w:val="006F1727"/>
    <w:rPr>
      <w:rFonts w:ascii="Times New Roman" w:eastAsia="Times New Roman" w:hAnsi="Times New Roman" w:cs="Times New Roman"/>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5419">
      <w:bodyDiv w:val="1"/>
      <w:marLeft w:val="0"/>
      <w:marRight w:val="0"/>
      <w:marTop w:val="0"/>
      <w:marBottom w:val="0"/>
      <w:divBdr>
        <w:top w:val="none" w:sz="0" w:space="0" w:color="auto"/>
        <w:left w:val="none" w:sz="0" w:space="0" w:color="auto"/>
        <w:bottom w:val="none" w:sz="0" w:space="0" w:color="auto"/>
        <w:right w:val="none" w:sz="0" w:space="0" w:color="auto"/>
      </w:divBdr>
    </w:div>
    <w:div w:id="2898061">
      <w:bodyDiv w:val="1"/>
      <w:marLeft w:val="0"/>
      <w:marRight w:val="0"/>
      <w:marTop w:val="0"/>
      <w:marBottom w:val="0"/>
      <w:divBdr>
        <w:top w:val="none" w:sz="0" w:space="0" w:color="auto"/>
        <w:left w:val="none" w:sz="0" w:space="0" w:color="auto"/>
        <w:bottom w:val="none" w:sz="0" w:space="0" w:color="auto"/>
        <w:right w:val="none" w:sz="0" w:space="0" w:color="auto"/>
      </w:divBdr>
    </w:div>
    <w:div w:id="3292282">
      <w:bodyDiv w:val="1"/>
      <w:marLeft w:val="0"/>
      <w:marRight w:val="0"/>
      <w:marTop w:val="0"/>
      <w:marBottom w:val="0"/>
      <w:divBdr>
        <w:top w:val="none" w:sz="0" w:space="0" w:color="auto"/>
        <w:left w:val="none" w:sz="0" w:space="0" w:color="auto"/>
        <w:bottom w:val="none" w:sz="0" w:space="0" w:color="auto"/>
        <w:right w:val="none" w:sz="0" w:space="0" w:color="auto"/>
      </w:divBdr>
    </w:div>
    <w:div w:id="4095930">
      <w:bodyDiv w:val="1"/>
      <w:marLeft w:val="0"/>
      <w:marRight w:val="0"/>
      <w:marTop w:val="0"/>
      <w:marBottom w:val="0"/>
      <w:divBdr>
        <w:top w:val="none" w:sz="0" w:space="0" w:color="auto"/>
        <w:left w:val="none" w:sz="0" w:space="0" w:color="auto"/>
        <w:bottom w:val="none" w:sz="0" w:space="0" w:color="auto"/>
        <w:right w:val="none" w:sz="0" w:space="0" w:color="auto"/>
      </w:divBdr>
    </w:div>
    <w:div w:id="6366590">
      <w:bodyDiv w:val="1"/>
      <w:marLeft w:val="0"/>
      <w:marRight w:val="0"/>
      <w:marTop w:val="0"/>
      <w:marBottom w:val="0"/>
      <w:divBdr>
        <w:top w:val="none" w:sz="0" w:space="0" w:color="auto"/>
        <w:left w:val="none" w:sz="0" w:space="0" w:color="auto"/>
        <w:bottom w:val="none" w:sz="0" w:space="0" w:color="auto"/>
        <w:right w:val="none" w:sz="0" w:space="0" w:color="auto"/>
      </w:divBdr>
    </w:div>
    <w:div w:id="10501013">
      <w:bodyDiv w:val="1"/>
      <w:marLeft w:val="0"/>
      <w:marRight w:val="0"/>
      <w:marTop w:val="0"/>
      <w:marBottom w:val="0"/>
      <w:divBdr>
        <w:top w:val="none" w:sz="0" w:space="0" w:color="auto"/>
        <w:left w:val="none" w:sz="0" w:space="0" w:color="auto"/>
        <w:bottom w:val="none" w:sz="0" w:space="0" w:color="auto"/>
        <w:right w:val="none" w:sz="0" w:space="0" w:color="auto"/>
      </w:divBdr>
    </w:div>
    <w:div w:id="10688305">
      <w:bodyDiv w:val="1"/>
      <w:marLeft w:val="0"/>
      <w:marRight w:val="0"/>
      <w:marTop w:val="0"/>
      <w:marBottom w:val="0"/>
      <w:divBdr>
        <w:top w:val="none" w:sz="0" w:space="0" w:color="auto"/>
        <w:left w:val="none" w:sz="0" w:space="0" w:color="auto"/>
        <w:bottom w:val="none" w:sz="0" w:space="0" w:color="auto"/>
        <w:right w:val="none" w:sz="0" w:space="0" w:color="auto"/>
      </w:divBdr>
    </w:div>
    <w:div w:id="11541286">
      <w:bodyDiv w:val="1"/>
      <w:marLeft w:val="0"/>
      <w:marRight w:val="0"/>
      <w:marTop w:val="0"/>
      <w:marBottom w:val="0"/>
      <w:divBdr>
        <w:top w:val="none" w:sz="0" w:space="0" w:color="auto"/>
        <w:left w:val="none" w:sz="0" w:space="0" w:color="auto"/>
        <w:bottom w:val="none" w:sz="0" w:space="0" w:color="auto"/>
        <w:right w:val="none" w:sz="0" w:space="0" w:color="auto"/>
      </w:divBdr>
    </w:div>
    <w:div w:id="11686635">
      <w:bodyDiv w:val="1"/>
      <w:marLeft w:val="0"/>
      <w:marRight w:val="0"/>
      <w:marTop w:val="0"/>
      <w:marBottom w:val="0"/>
      <w:divBdr>
        <w:top w:val="none" w:sz="0" w:space="0" w:color="auto"/>
        <w:left w:val="none" w:sz="0" w:space="0" w:color="auto"/>
        <w:bottom w:val="none" w:sz="0" w:space="0" w:color="auto"/>
        <w:right w:val="none" w:sz="0" w:space="0" w:color="auto"/>
      </w:divBdr>
    </w:div>
    <w:div w:id="15427413">
      <w:bodyDiv w:val="1"/>
      <w:marLeft w:val="0"/>
      <w:marRight w:val="0"/>
      <w:marTop w:val="0"/>
      <w:marBottom w:val="0"/>
      <w:divBdr>
        <w:top w:val="none" w:sz="0" w:space="0" w:color="auto"/>
        <w:left w:val="none" w:sz="0" w:space="0" w:color="auto"/>
        <w:bottom w:val="none" w:sz="0" w:space="0" w:color="auto"/>
        <w:right w:val="none" w:sz="0" w:space="0" w:color="auto"/>
      </w:divBdr>
    </w:div>
    <w:div w:id="19745782">
      <w:bodyDiv w:val="1"/>
      <w:marLeft w:val="0"/>
      <w:marRight w:val="0"/>
      <w:marTop w:val="0"/>
      <w:marBottom w:val="0"/>
      <w:divBdr>
        <w:top w:val="none" w:sz="0" w:space="0" w:color="auto"/>
        <w:left w:val="none" w:sz="0" w:space="0" w:color="auto"/>
        <w:bottom w:val="none" w:sz="0" w:space="0" w:color="auto"/>
        <w:right w:val="none" w:sz="0" w:space="0" w:color="auto"/>
      </w:divBdr>
    </w:div>
    <w:div w:id="20863134">
      <w:bodyDiv w:val="1"/>
      <w:marLeft w:val="0"/>
      <w:marRight w:val="0"/>
      <w:marTop w:val="0"/>
      <w:marBottom w:val="0"/>
      <w:divBdr>
        <w:top w:val="none" w:sz="0" w:space="0" w:color="auto"/>
        <w:left w:val="none" w:sz="0" w:space="0" w:color="auto"/>
        <w:bottom w:val="none" w:sz="0" w:space="0" w:color="auto"/>
        <w:right w:val="none" w:sz="0" w:space="0" w:color="auto"/>
      </w:divBdr>
    </w:div>
    <w:div w:id="22363922">
      <w:bodyDiv w:val="1"/>
      <w:marLeft w:val="0"/>
      <w:marRight w:val="0"/>
      <w:marTop w:val="0"/>
      <w:marBottom w:val="0"/>
      <w:divBdr>
        <w:top w:val="none" w:sz="0" w:space="0" w:color="auto"/>
        <w:left w:val="none" w:sz="0" w:space="0" w:color="auto"/>
        <w:bottom w:val="none" w:sz="0" w:space="0" w:color="auto"/>
        <w:right w:val="none" w:sz="0" w:space="0" w:color="auto"/>
      </w:divBdr>
    </w:div>
    <w:div w:id="23291703">
      <w:bodyDiv w:val="1"/>
      <w:marLeft w:val="0"/>
      <w:marRight w:val="0"/>
      <w:marTop w:val="0"/>
      <w:marBottom w:val="0"/>
      <w:divBdr>
        <w:top w:val="none" w:sz="0" w:space="0" w:color="auto"/>
        <w:left w:val="none" w:sz="0" w:space="0" w:color="auto"/>
        <w:bottom w:val="none" w:sz="0" w:space="0" w:color="auto"/>
        <w:right w:val="none" w:sz="0" w:space="0" w:color="auto"/>
      </w:divBdr>
    </w:div>
    <w:div w:id="25064788">
      <w:bodyDiv w:val="1"/>
      <w:marLeft w:val="0"/>
      <w:marRight w:val="0"/>
      <w:marTop w:val="0"/>
      <w:marBottom w:val="0"/>
      <w:divBdr>
        <w:top w:val="none" w:sz="0" w:space="0" w:color="auto"/>
        <w:left w:val="none" w:sz="0" w:space="0" w:color="auto"/>
        <w:bottom w:val="none" w:sz="0" w:space="0" w:color="auto"/>
        <w:right w:val="none" w:sz="0" w:space="0" w:color="auto"/>
      </w:divBdr>
    </w:div>
    <w:div w:id="32315932">
      <w:bodyDiv w:val="1"/>
      <w:marLeft w:val="0"/>
      <w:marRight w:val="0"/>
      <w:marTop w:val="0"/>
      <w:marBottom w:val="0"/>
      <w:divBdr>
        <w:top w:val="none" w:sz="0" w:space="0" w:color="auto"/>
        <w:left w:val="none" w:sz="0" w:space="0" w:color="auto"/>
        <w:bottom w:val="none" w:sz="0" w:space="0" w:color="auto"/>
        <w:right w:val="none" w:sz="0" w:space="0" w:color="auto"/>
      </w:divBdr>
    </w:div>
    <w:div w:id="37437616">
      <w:bodyDiv w:val="1"/>
      <w:marLeft w:val="0"/>
      <w:marRight w:val="0"/>
      <w:marTop w:val="0"/>
      <w:marBottom w:val="0"/>
      <w:divBdr>
        <w:top w:val="none" w:sz="0" w:space="0" w:color="auto"/>
        <w:left w:val="none" w:sz="0" w:space="0" w:color="auto"/>
        <w:bottom w:val="none" w:sz="0" w:space="0" w:color="auto"/>
        <w:right w:val="none" w:sz="0" w:space="0" w:color="auto"/>
      </w:divBdr>
    </w:div>
    <w:div w:id="50271343">
      <w:bodyDiv w:val="1"/>
      <w:marLeft w:val="0"/>
      <w:marRight w:val="0"/>
      <w:marTop w:val="0"/>
      <w:marBottom w:val="0"/>
      <w:divBdr>
        <w:top w:val="none" w:sz="0" w:space="0" w:color="auto"/>
        <w:left w:val="none" w:sz="0" w:space="0" w:color="auto"/>
        <w:bottom w:val="none" w:sz="0" w:space="0" w:color="auto"/>
        <w:right w:val="none" w:sz="0" w:space="0" w:color="auto"/>
      </w:divBdr>
    </w:div>
    <w:div w:id="51272702">
      <w:bodyDiv w:val="1"/>
      <w:marLeft w:val="0"/>
      <w:marRight w:val="0"/>
      <w:marTop w:val="0"/>
      <w:marBottom w:val="0"/>
      <w:divBdr>
        <w:top w:val="none" w:sz="0" w:space="0" w:color="auto"/>
        <w:left w:val="none" w:sz="0" w:space="0" w:color="auto"/>
        <w:bottom w:val="none" w:sz="0" w:space="0" w:color="auto"/>
        <w:right w:val="none" w:sz="0" w:space="0" w:color="auto"/>
      </w:divBdr>
    </w:div>
    <w:div w:id="57091288">
      <w:bodyDiv w:val="1"/>
      <w:marLeft w:val="0"/>
      <w:marRight w:val="0"/>
      <w:marTop w:val="0"/>
      <w:marBottom w:val="0"/>
      <w:divBdr>
        <w:top w:val="none" w:sz="0" w:space="0" w:color="auto"/>
        <w:left w:val="none" w:sz="0" w:space="0" w:color="auto"/>
        <w:bottom w:val="none" w:sz="0" w:space="0" w:color="auto"/>
        <w:right w:val="none" w:sz="0" w:space="0" w:color="auto"/>
      </w:divBdr>
    </w:div>
    <w:div w:id="57746850">
      <w:bodyDiv w:val="1"/>
      <w:marLeft w:val="0"/>
      <w:marRight w:val="0"/>
      <w:marTop w:val="0"/>
      <w:marBottom w:val="0"/>
      <w:divBdr>
        <w:top w:val="none" w:sz="0" w:space="0" w:color="auto"/>
        <w:left w:val="none" w:sz="0" w:space="0" w:color="auto"/>
        <w:bottom w:val="none" w:sz="0" w:space="0" w:color="auto"/>
        <w:right w:val="none" w:sz="0" w:space="0" w:color="auto"/>
      </w:divBdr>
    </w:div>
    <w:div w:id="58478261">
      <w:bodyDiv w:val="1"/>
      <w:marLeft w:val="0"/>
      <w:marRight w:val="0"/>
      <w:marTop w:val="0"/>
      <w:marBottom w:val="0"/>
      <w:divBdr>
        <w:top w:val="none" w:sz="0" w:space="0" w:color="auto"/>
        <w:left w:val="none" w:sz="0" w:space="0" w:color="auto"/>
        <w:bottom w:val="none" w:sz="0" w:space="0" w:color="auto"/>
        <w:right w:val="none" w:sz="0" w:space="0" w:color="auto"/>
      </w:divBdr>
    </w:div>
    <w:div w:id="59258096">
      <w:bodyDiv w:val="1"/>
      <w:marLeft w:val="0"/>
      <w:marRight w:val="0"/>
      <w:marTop w:val="0"/>
      <w:marBottom w:val="0"/>
      <w:divBdr>
        <w:top w:val="none" w:sz="0" w:space="0" w:color="auto"/>
        <w:left w:val="none" w:sz="0" w:space="0" w:color="auto"/>
        <w:bottom w:val="none" w:sz="0" w:space="0" w:color="auto"/>
        <w:right w:val="none" w:sz="0" w:space="0" w:color="auto"/>
      </w:divBdr>
    </w:div>
    <w:div w:id="62920079">
      <w:bodyDiv w:val="1"/>
      <w:marLeft w:val="0"/>
      <w:marRight w:val="0"/>
      <w:marTop w:val="0"/>
      <w:marBottom w:val="0"/>
      <w:divBdr>
        <w:top w:val="none" w:sz="0" w:space="0" w:color="auto"/>
        <w:left w:val="none" w:sz="0" w:space="0" w:color="auto"/>
        <w:bottom w:val="none" w:sz="0" w:space="0" w:color="auto"/>
        <w:right w:val="none" w:sz="0" w:space="0" w:color="auto"/>
      </w:divBdr>
    </w:div>
    <w:div w:id="62996558">
      <w:bodyDiv w:val="1"/>
      <w:marLeft w:val="0"/>
      <w:marRight w:val="0"/>
      <w:marTop w:val="0"/>
      <w:marBottom w:val="0"/>
      <w:divBdr>
        <w:top w:val="none" w:sz="0" w:space="0" w:color="auto"/>
        <w:left w:val="none" w:sz="0" w:space="0" w:color="auto"/>
        <w:bottom w:val="none" w:sz="0" w:space="0" w:color="auto"/>
        <w:right w:val="none" w:sz="0" w:space="0" w:color="auto"/>
      </w:divBdr>
    </w:div>
    <w:div w:id="67001937">
      <w:bodyDiv w:val="1"/>
      <w:marLeft w:val="0"/>
      <w:marRight w:val="0"/>
      <w:marTop w:val="0"/>
      <w:marBottom w:val="0"/>
      <w:divBdr>
        <w:top w:val="none" w:sz="0" w:space="0" w:color="auto"/>
        <w:left w:val="none" w:sz="0" w:space="0" w:color="auto"/>
        <w:bottom w:val="none" w:sz="0" w:space="0" w:color="auto"/>
        <w:right w:val="none" w:sz="0" w:space="0" w:color="auto"/>
      </w:divBdr>
    </w:div>
    <w:div w:id="70784239">
      <w:bodyDiv w:val="1"/>
      <w:marLeft w:val="0"/>
      <w:marRight w:val="0"/>
      <w:marTop w:val="0"/>
      <w:marBottom w:val="0"/>
      <w:divBdr>
        <w:top w:val="none" w:sz="0" w:space="0" w:color="auto"/>
        <w:left w:val="none" w:sz="0" w:space="0" w:color="auto"/>
        <w:bottom w:val="none" w:sz="0" w:space="0" w:color="auto"/>
        <w:right w:val="none" w:sz="0" w:space="0" w:color="auto"/>
      </w:divBdr>
    </w:div>
    <w:div w:id="71900321">
      <w:bodyDiv w:val="1"/>
      <w:marLeft w:val="0"/>
      <w:marRight w:val="0"/>
      <w:marTop w:val="0"/>
      <w:marBottom w:val="0"/>
      <w:divBdr>
        <w:top w:val="none" w:sz="0" w:space="0" w:color="auto"/>
        <w:left w:val="none" w:sz="0" w:space="0" w:color="auto"/>
        <w:bottom w:val="none" w:sz="0" w:space="0" w:color="auto"/>
        <w:right w:val="none" w:sz="0" w:space="0" w:color="auto"/>
      </w:divBdr>
    </w:div>
    <w:div w:id="73011096">
      <w:bodyDiv w:val="1"/>
      <w:marLeft w:val="0"/>
      <w:marRight w:val="0"/>
      <w:marTop w:val="0"/>
      <w:marBottom w:val="0"/>
      <w:divBdr>
        <w:top w:val="none" w:sz="0" w:space="0" w:color="auto"/>
        <w:left w:val="none" w:sz="0" w:space="0" w:color="auto"/>
        <w:bottom w:val="none" w:sz="0" w:space="0" w:color="auto"/>
        <w:right w:val="none" w:sz="0" w:space="0" w:color="auto"/>
      </w:divBdr>
    </w:div>
    <w:div w:id="75396657">
      <w:bodyDiv w:val="1"/>
      <w:marLeft w:val="0"/>
      <w:marRight w:val="0"/>
      <w:marTop w:val="0"/>
      <w:marBottom w:val="0"/>
      <w:divBdr>
        <w:top w:val="none" w:sz="0" w:space="0" w:color="auto"/>
        <w:left w:val="none" w:sz="0" w:space="0" w:color="auto"/>
        <w:bottom w:val="none" w:sz="0" w:space="0" w:color="auto"/>
        <w:right w:val="none" w:sz="0" w:space="0" w:color="auto"/>
      </w:divBdr>
    </w:div>
    <w:div w:id="78062588">
      <w:bodyDiv w:val="1"/>
      <w:marLeft w:val="0"/>
      <w:marRight w:val="0"/>
      <w:marTop w:val="0"/>
      <w:marBottom w:val="0"/>
      <w:divBdr>
        <w:top w:val="none" w:sz="0" w:space="0" w:color="auto"/>
        <w:left w:val="none" w:sz="0" w:space="0" w:color="auto"/>
        <w:bottom w:val="none" w:sz="0" w:space="0" w:color="auto"/>
        <w:right w:val="none" w:sz="0" w:space="0" w:color="auto"/>
      </w:divBdr>
    </w:div>
    <w:div w:id="79104715">
      <w:bodyDiv w:val="1"/>
      <w:marLeft w:val="0"/>
      <w:marRight w:val="0"/>
      <w:marTop w:val="0"/>
      <w:marBottom w:val="0"/>
      <w:divBdr>
        <w:top w:val="none" w:sz="0" w:space="0" w:color="auto"/>
        <w:left w:val="none" w:sz="0" w:space="0" w:color="auto"/>
        <w:bottom w:val="none" w:sz="0" w:space="0" w:color="auto"/>
        <w:right w:val="none" w:sz="0" w:space="0" w:color="auto"/>
      </w:divBdr>
    </w:div>
    <w:div w:id="79958576">
      <w:bodyDiv w:val="1"/>
      <w:marLeft w:val="0"/>
      <w:marRight w:val="0"/>
      <w:marTop w:val="0"/>
      <w:marBottom w:val="0"/>
      <w:divBdr>
        <w:top w:val="none" w:sz="0" w:space="0" w:color="auto"/>
        <w:left w:val="none" w:sz="0" w:space="0" w:color="auto"/>
        <w:bottom w:val="none" w:sz="0" w:space="0" w:color="auto"/>
        <w:right w:val="none" w:sz="0" w:space="0" w:color="auto"/>
      </w:divBdr>
    </w:div>
    <w:div w:id="79984571">
      <w:bodyDiv w:val="1"/>
      <w:marLeft w:val="0"/>
      <w:marRight w:val="0"/>
      <w:marTop w:val="0"/>
      <w:marBottom w:val="0"/>
      <w:divBdr>
        <w:top w:val="none" w:sz="0" w:space="0" w:color="auto"/>
        <w:left w:val="none" w:sz="0" w:space="0" w:color="auto"/>
        <w:bottom w:val="none" w:sz="0" w:space="0" w:color="auto"/>
        <w:right w:val="none" w:sz="0" w:space="0" w:color="auto"/>
      </w:divBdr>
    </w:div>
    <w:div w:id="81536026">
      <w:bodyDiv w:val="1"/>
      <w:marLeft w:val="0"/>
      <w:marRight w:val="0"/>
      <w:marTop w:val="0"/>
      <w:marBottom w:val="0"/>
      <w:divBdr>
        <w:top w:val="none" w:sz="0" w:space="0" w:color="auto"/>
        <w:left w:val="none" w:sz="0" w:space="0" w:color="auto"/>
        <w:bottom w:val="none" w:sz="0" w:space="0" w:color="auto"/>
        <w:right w:val="none" w:sz="0" w:space="0" w:color="auto"/>
      </w:divBdr>
    </w:div>
    <w:div w:id="85156905">
      <w:bodyDiv w:val="1"/>
      <w:marLeft w:val="0"/>
      <w:marRight w:val="0"/>
      <w:marTop w:val="0"/>
      <w:marBottom w:val="0"/>
      <w:divBdr>
        <w:top w:val="none" w:sz="0" w:space="0" w:color="auto"/>
        <w:left w:val="none" w:sz="0" w:space="0" w:color="auto"/>
        <w:bottom w:val="none" w:sz="0" w:space="0" w:color="auto"/>
        <w:right w:val="none" w:sz="0" w:space="0" w:color="auto"/>
      </w:divBdr>
    </w:div>
    <w:div w:id="88089016">
      <w:bodyDiv w:val="1"/>
      <w:marLeft w:val="0"/>
      <w:marRight w:val="0"/>
      <w:marTop w:val="0"/>
      <w:marBottom w:val="0"/>
      <w:divBdr>
        <w:top w:val="none" w:sz="0" w:space="0" w:color="auto"/>
        <w:left w:val="none" w:sz="0" w:space="0" w:color="auto"/>
        <w:bottom w:val="none" w:sz="0" w:space="0" w:color="auto"/>
        <w:right w:val="none" w:sz="0" w:space="0" w:color="auto"/>
      </w:divBdr>
    </w:div>
    <w:div w:id="89741320">
      <w:bodyDiv w:val="1"/>
      <w:marLeft w:val="0"/>
      <w:marRight w:val="0"/>
      <w:marTop w:val="0"/>
      <w:marBottom w:val="0"/>
      <w:divBdr>
        <w:top w:val="none" w:sz="0" w:space="0" w:color="auto"/>
        <w:left w:val="none" w:sz="0" w:space="0" w:color="auto"/>
        <w:bottom w:val="none" w:sz="0" w:space="0" w:color="auto"/>
        <w:right w:val="none" w:sz="0" w:space="0" w:color="auto"/>
      </w:divBdr>
    </w:div>
    <w:div w:id="92209338">
      <w:bodyDiv w:val="1"/>
      <w:marLeft w:val="0"/>
      <w:marRight w:val="0"/>
      <w:marTop w:val="0"/>
      <w:marBottom w:val="0"/>
      <w:divBdr>
        <w:top w:val="none" w:sz="0" w:space="0" w:color="auto"/>
        <w:left w:val="none" w:sz="0" w:space="0" w:color="auto"/>
        <w:bottom w:val="none" w:sz="0" w:space="0" w:color="auto"/>
        <w:right w:val="none" w:sz="0" w:space="0" w:color="auto"/>
      </w:divBdr>
    </w:div>
    <w:div w:id="93600847">
      <w:bodyDiv w:val="1"/>
      <w:marLeft w:val="0"/>
      <w:marRight w:val="0"/>
      <w:marTop w:val="0"/>
      <w:marBottom w:val="0"/>
      <w:divBdr>
        <w:top w:val="none" w:sz="0" w:space="0" w:color="auto"/>
        <w:left w:val="none" w:sz="0" w:space="0" w:color="auto"/>
        <w:bottom w:val="none" w:sz="0" w:space="0" w:color="auto"/>
        <w:right w:val="none" w:sz="0" w:space="0" w:color="auto"/>
      </w:divBdr>
    </w:div>
    <w:div w:id="93986164">
      <w:bodyDiv w:val="1"/>
      <w:marLeft w:val="0"/>
      <w:marRight w:val="0"/>
      <w:marTop w:val="0"/>
      <w:marBottom w:val="0"/>
      <w:divBdr>
        <w:top w:val="none" w:sz="0" w:space="0" w:color="auto"/>
        <w:left w:val="none" w:sz="0" w:space="0" w:color="auto"/>
        <w:bottom w:val="none" w:sz="0" w:space="0" w:color="auto"/>
        <w:right w:val="none" w:sz="0" w:space="0" w:color="auto"/>
      </w:divBdr>
    </w:div>
    <w:div w:id="94177609">
      <w:bodyDiv w:val="1"/>
      <w:marLeft w:val="0"/>
      <w:marRight w:val="0"/>
      <w:marTop w:val="0"/>
      <w:marBottom w:val="0"/>
      <w:divBdr>
        <w:top w:val="none" w:sz="0" w:space="0" w:color="auto"/>
        <w:left w:val="none" w:sz="0" w:space="0" w:color="auto"/>
        <w:bottom w:val="none" w:sz="0" w:space="0" w:color="auto"/>
        <w:right w:val="none" w:sz="0" w:space="0" w:color="auto"/>
      </w:divBdr>
    </w:div>
    <w:div w:id="95292543">
      <w:bodyDiv w:val="1"/>
      <w:marLeft w:val="0"/>
      <w:marRight w:val="0"/>
      <w:marTop w:val="0"/>
      <w:marBottom w:val="0"/>
      <w:divBdr>
        <w:top w:val="none" w:sz="0" w:space="0" w:color="auto"/>
        <w:left w:val="none" w:sz="0" w:space="0" w:color="auto"/>
        <w:bottom w:val="none" w:sz="0" w:space="0" w:color="auto"/>
        <w:right w:val="none" w:sz="0" w:space="0" w:color="auto"/>
      </w:divBdr>
    </w:div>
    <w:div w:id="96678167">
      <w:bodyDiv w:val="1"/>
      <w:marLeft w:val="0"/>
      <w:marRight w:val="0"/>
      <w:marTop w:val="0"/>
      <w:marBottom w:val="0"/>
      <w:divBdr>
        <w:top w:val="none" w:sz="0" w:space="0" w:color="auto"/>
        <w:left w:val="none" w:sz="0" w:space="0" w:color="auto"/>
        <w:bottom w:val="none" w:sz="0" w:space="0" w:color="auto"/>
        <w:right w:val="none" w:sz="0" w:space="0" w:color="auto"/>
      </w:divBdr>
    </w:div>
    <w:div w:id="97530998">
      <w:bodyDiv w:val="1"/>
      <w:marLeft w:val="0"/>
      <w:marRight w:val="0"/>
      <w:marTop w:val="0"/>
      <w:marBottom w:val="0"/>
      <w:divBdr>
        <w:top w:val="none" w:sz="0" w:space="0" w:color="auto"/>
        <w:left w:val="none" w:sz="0" w:space="0" w:color="auto"/>
        <w:bottom w:val="none" w:sz="0" w:space="0" w:color="auto"/>
        <w:right w:val="none" w:sz="0" w:space="0" w:color="auto"/>
      </w:divBdr>
    </w:div>
    <w:div w:id="98525592">
      <w:bodyDiv w:val="1"/>
      <w:marLeft w:val="0"/>
      <w:marRight w:val="0"/>
      <w:marTop w:val="0"/>
      <w:marBottom w:val="0"/>
      <w:divBdr>
        <w:top w:val="none" w:sz="0" w:space="0" w:color="auto"/>
        <w:left w:val="none" w:sz="0" w:space="0" w:color="auto"/>
        <w:bottom w:val="none" w:sz="0" w:space="0" w:color="auto"/>
        <w:right w:val="none" w:sz="0" w:space="0" w:color="auto"/>
      </w:divBdr>
    </w:div>
    <w:div w:id="105856706">
      <w:bodyDiv w:val="1"/>
      <w:marLeft w:val="0"/>
      <w:marRight w:val="0"/>
      <w:marTop w:val="0"/>
      <w:marBottom w:val="0"/>
      <w:divBdr>
        <w:top w:val="none" w:sz="0" w:space="0" w:color="auto"/>
        <w:left w:val="none" w:sz="0" w:space="0" w:color="auto"/>
        <w:bottom w:val="none" w:sz="0" w:space="0" w:color="auto"/>
        <w:right w:val="none" w:sz="0" w:space="0" w:color="auto"/>
      </w:divBdr>
    </w:div>
    <w:div w:id="106699034">
      <w:bodyDiv w:val="1"/>
      <w:marLeft w:val="0"/>
      <w:marRight w:val="0"/>
      <w:marTop w:val="0"/>
      <w:marBottom w:val="0"/>
      <w:divBdr>
        <w:top w:val="none" w:sz="0" w:space="0" w:color="auto"/>
        <w:left w:val="none" w:sz="0" w:space="0" w:color="auto"/>
        <w:bottom w:val="none" w:sz="0" w:space="0" w:color="auto"/>
        <w:right w:val="none" w:sz="0" w:space="0" w:color="auto"/>
      </w:divBdr>
    </w:div>
    <w:div w:id="106971324">
      <w:bodyDiv w:val="1"/>
      <w:marLeft w:val="0"/>
      <w:marRight w:val="0"/>
      <w:marTop w:val="0"/>
      <w:marBottom w:val="0"/>
      <w:divBdr>
        <w:top w:val="none" w:sz="0" w:space="0" w:color="auto"/>
        <w:left w:val="none" w:sz="0" w:space="0" w:color="auto"/>
        <w:bottom w:val="none" w:sz="0" w:space="0" w:color="auto"/>
        <w:right w:val="none" w:sz="0" w:space="0" w:color="auto"/>
      </w:divBdr>
    </w:div>
    <w:div w:id="108014681">
      <w:bodyDiv w:val="1"/>
      <w:marLeft w:val="0"/>
      <w:marRight w:val="0"/>
      <w:marTop w:val="0"/>
      <w:marBottom w:val="0"/>
      <w:divBdr>
        <w:top w:val="none" w:sz="0" w:space="0" w:color="auto"/>
        <w:left w:val="none" w:sz="0" w:space="0" w:color="auto"/>
        <w:bottom w:val="none" w:sz="0" w:space="0" w:color="auto"/>
        <w:right w:val="none" w:sz="0" w:space="0" w:color="auto"/>
      </w:divBdr>
    </w:div>
    <w:div w:id="108863604">
      <w:bodyDiv w:val="1"/>
      <w:marLeft w:val="0"/>
      <w:marRight w:val="0"/>
      <w:marTop w:val="0"/>
      <w:marBottom w:val="0"/>
      <w:divBdr>
        <w:top w:val="none" w:sz="0" w:space="0" w:color="auto"/>
        <w:left w:val="none" w:sz="0" w:space="0" w:color="auto"/>
        <w:bottom w:val="none" w:sz="0" w:space="0" w:color="auto"/>
        <w:right w:val="none" w:sz="0" w:space="0" w:color="auto"/>
      </w:divBdr>
    </w:div>
    <w:div w:id="109252159">
      <w:bodyDiv w:val="1"/>
      <w:marLeft w:val="0"/>
      <w:marRight w:val="0"/>
      <w:marTop w:val="0"/>
      <w:marBottom w:val="0"/>
      <w:divBdr>
        <w:top w:val="none" w:sz="0" w:space="0" w:color="auto"/>
        <w:left w:val="none" w:sz="0" w:space="0" w:color="auto"/>
        <w:bottom w:val="none" w:sz="0" w:space="0" w:color="auto"/>
        <w:right w:val="none" w:sz="0" w:space="0" w:color="auto"/>
      </w:divBdr>
    </w:div>
    <w:div w:id="109787662">
      <w:bodyDiv w:val="1"/>
      <w:marLeft w:val="0"/>
      <w:marRight w:val="0"/>
      <w:marTop w:val="0"/>
      <w:marBottom w:val="0"/>
      <w:divBdr>
        <w:top w:val="none" w:sz="0" w:space="0" w:color="auto"/>
        <w:left w:val="none" w:sz="0" w:space="0" w:color="auto"/>
        <w:bottom w:val="none" w:sz="0" w:space="0" w:color="auto"/>
        <w:right w:val="none" w:sz="0" w:space="0" w:color="auto"/>
      </w:divBdr>
    </w:div>
    <w:div w:id="113982283">
      <w:bodyDiv w:val="1"/>
      <w:marLeft w:val="0"/>
      <w:marRight w:val="0"/>
      <w:marTop w:val="0"/>
      <w:marBottom w:val="0"/>
      <w:divBdr>
        <w:top w:val="none" w:sz="0" w:space="0" w:color="auto"/>
        <w:left w:val="none" w:sz="0" w:space="0" w:color="auto"/>
        <w:bottom w:val="none" w:sz="0" w:space="0" w:color="auto"/>
        <w:right w:val="none" w:sz="0" w:space="0" w:color="auto"/>
      </w:divBdr>
    </w:div>
    <w:div w:id="119501000">
      <w:bodyDiv w:val="1"/>
      <w:marLeft w:val="0"/>
      <w:marRight w:val="0"/>
      <w:marTop w:val="0"/>
      <w:marBottom w:val="0"/>
      <w:divBdr>
        <w:top w:val="none" w:sz="0" w:space="0" w:color="auto"/>
        <w:left w:val="none" w:sz="0" w:space="0" w:color="auto"/>
        <w:bottom w:val="none" w:sz="0" w:space="0" w:color="auto"/>
        <w:right w:val="none" w:sz="0" w:space="0" w:color="auto"/>
      </w:divBdr>
    </w:div>
    <w:div w:id="122191746">
      <w:bodyDiv w:val="1"/>
      <w:marLeft w:val="0"/>
      <w:marRight w:val="0"/>
      <w:marTop w:val="0"/>
      <w:marBottom w:val="0"/>
      <w:divBdr>
        <w:top w:val="none" w:sz="0" w:space="0" w:color="auto"/>
        <w:left w:val="none" w:sz="0" w:space="0" w:color="auto"/>
        <w:bottom w:val="none" w:sz="0" w:space="0" w:color="auto"/>
        <w:right w:val="none" w:sz="0" w:space="0" w:color="auto"/>
      </w:divBdr>
    </w:div>
    <w:div w:id="123159296">
      <w:bodyDiv w:val="1"/>
      <w:marLeft w:val="0"/>
      <w:marRight w:val="0"/>
      <w:marTop w:val="0"/>
      <w:marBottom w:val="0"/>
      <w:divBdr>
        <w:top w:val="none" w:sz="0" w:space="0" w:color="auto"/>
        <w:left w:val="none" w:sz="0" w:space="0" w:color="auto"/>
        <w:bottom w:val="none" w:sz="0" w:space="0" w:color="auto"/>
        <w:right w:val="none" w:sz="0" w:space="0" w:color="auto"/>
      </w:divBdr>
    </w:div>
    <w:div w:id="126048478">
      <w:bodyDiv w:val="1"/>
      <w:marLeft w:val="0"/>
      <w:marRight w:val="0"/>
      <w:marTop w:val="0"/>
      <w:marBottom w:val="0"/>
      <w:divBdr>
        <w:top w:val="none" w:sz="0" w:space="0" w:color="auto"/>
        <w:left w:val="none" w:sz="0" w:space="0" w:color="auto"/>
        <w:bottom w:val="none" w:sz="0" w:space="0" w:color="auto"/>
        <w:right w:val="none" w:sz="0" w:space="0" w:color="auto"/>
      </w:divBdr>
    </w:div>
    <w:div w:id="126437317">
      <w:bodyDiv w:val="1"/>
      <w:marLeft w:val="0"/>
      <w:marRight w:val="0"/>
      <w:marTop w:val="0"/>
      <w:marBottom w:val="0"/>
      <w:divBdr>
        <w:top w:val="none" w:sz="0" w:space="0" w:color="auto"/>
        <w:left w:val="none" w:sz="0" w:space="0" w:color="auto"/>
        <w:bottom w:val="none" w:sz="0" w:space="0" w:color="auto"/>
        <w:right w:val="none" w:sz="0" w:space="0" w:color="auto"/>
      </w:divBdr>
    </w:div>
    <w:div w:id="128788960">
      <w:bodyDiv w:val="1"/>
      <w:marLeft w:val="0"/>
      <w:marRight w:val="0"/>
      <w:marTop w:val="0"/>
      <w:marBottom w:val="0"/>
      <w:divBdr>
        <w:top w:val="none" w:sz="0" w:space="0" w:color="auto"/>
        <w:left w:val="none" w:sz="0" w:space="0" w:color="auto"/>
        <w:bottom w:val="none" w:sz="0" w:space="0" w:color="auto"/>
        <w:right w:val="none" w:sz="0" w:space="0" w:color="auto"/>
      </w:divBdr>
    </w:div>
    <w:div w:id="132722400">
      <w:bodyDiv w:val="1"/>
      <w:marLeft w:val="0"/>
      <w:marRight w:val="0"/>
      <w:marTop w:val="0"/>
      <w:marBottom w:val="0"/>
      <w:divBdr>
        <w:top w:val="none" w:sz="0" w:space="0" w:color="auto"/>
        <w:left w:val="none" w:sz="0" w:space="0" w:color="auto"/>
        <w:bottom w:val="none" w:sz="0" w:space="0" w:color="auto"/>
        <w:right w:val="none" w:sz="0" w:space="0" w:color="auto"/>
      </w:divBdr>
    </w:div>
    <w:div w:id="134226901">
      <w:bodyDiv w:val="1"/>
      <w:marLeft w:val="0"/>
      <w:marRight w:val="0"/>
      <w:marTop w:val="0"/>
      <w:marBottom w:val="0"/>
      <w:divBdr>
        <w:top w:val="none" w:sz="0" w:space="0" w:color="auto"/>
        <w:left w:val="none" w:sz="0" w:space="0" w:color="auto"/>
        <w:bottom w:val="none" w:sz="0" w:space="0" w:color="auto"/>
        <w:right w:val="none" w:sz="0" w:space="0" w:color="auto"/>
      </w:divBdr>
    </w:div>
    <w:div w:id="136537334">
      <w:bodyDiv w:val="1"/>
      <w:marLeft w:val="0"/>
      <w:marRight w:val="0"/>
      <w:marTop w:val="0"/>
      <w:marBottom w:val="0"/>
      <w:divBdr>
        <w:top w:val="none" w:sz="0" w:space="0" w:color="auto"/>
        <w:left w:val="none" w:sz="0" w:space="0" w:color="auto"/>
        <w:bottom w:val="none" w:sz="0" w:space="0" w:color="auto"/>
        <w:right w:val="none" w:sz="0" w:space="0" w:color="auto"/>
      </w:divBdr>
    </w:div>
    <w:div w:id="139733419">
      <w:bodyDiv w:val="1"/>
      <w:marLeft w:val="0"/>
      <w:marRight w:val="0"/>
      <w:marTop w:val="0"/>
      <w:marBottom w:val="0"/>
      <w:divBdr>
        <w:top w:val="none" w:sz="0" w:space="0" w:color="auto"/>
        <w:left w:val="none" w:sz="0" w:space="0" w:color="auto"/>
        <w:bottom w:val="none" w:sz="0" w:space="0" w:color="auto"/>
        <w:right w:val="none" w:sz="0" w:space="0" w:color="auto"/>
      </w:divBdr>
    </w:div>
    <w:div w:id="140316512">
      <w:bodyDiv w:val="1"/>
      <w:marLeft w:val="0"/>
      <w:marRight w:val="0"/>
      <w:marTop w:val="0"/>
      <w:marBottom w:val="0"/>
      <w:divBdr>
        <w:top w:val="none" w:sz="0" w:space="0" w:color="auto"/>
        <w:left w:val="none" w:sz="0" w:space="0" w:color="auto"/>
        <w:bottom w:val="none" w:sz="0" w:space="0" w:color="auto"/>
        <w:right w:val="none" w:sz="0" w:space="0" w:color="auto"/>
      </w:divBdr>
    </w:div>
    <w:div w:id="141821540">
      <w:bodyDiv w:val="1"/>
      <w:marLeft w:val="0"/>
      <w:marRight w:val="0"/>
      <w:marTop w:val="0"/>
      <w:marBottom w:val="0"/>
      <w:divBdr>
        <w:top w:val="none" w:sz="0" w:space="0" w:color="auto"/>
        <w:left w:val="none" w:sz="0" w:space="0" w:color="auto"/>
        <w:bottom w:val="none" w:sz="0" w:space="0" w:color="auto"/>
        <w:right w:val="none" w:sz="0" w:space="0" w:color="auto"/>
      </w:divBdr>
    </w:div>
    <w:div w:id="143011801">
      <w:bodyDiv w:val="1"/>
      <w:marLeft w:val="0"/>
      <w:marRight w:val="0"/>
      <w:marTop w:val="0"/>
      <w:marBottom w:val="0"/>
      <w:divBdr>
        <w:top w:val="none" w:sz="0" w:space="0" w:color="auto"/>
        <w:left w:val="none" w:sz="0" w:space="0" w:color="auto"/>
        <w:bottom w:val="none" w:sz="0" w:space="0" w:color="auto"/>
        <w:right w:val="none" w:sz="0" w:space="0" w:color="auto"/>
      </w:divBdr>
    </w:div>
    <w:div w:id="144666518">
      <w:bodyDiv w:val="1"/>
      <w:marLeft w:val="0"/>
      <w:marRight w:val="0"/>
      <w:marTop w:val="0"/>
      <w:marBottom w:val="0"/>
      <w:divBdr>
        <w:top w:val="none" w:sz="0" w:space="0" w:color="auto"/>
        <w:left w:val="none" w:sz="0" w:space="0" w:color="auto"/>
        <w:bottom w:val="none" w:sz="0" w:space="0" w:color="auto"/>
        <w:right w:val="none" w:sz="0" w:space="0" w:color="auto"/>
      </w:divBdr>
    </w:div>
    <w:div w:id="149713146">
      <w:bodyDiv w:val="1"/>
      <w:marLeft w:val="0"/>
      <w:marRight w:val="0"/>
      <w:marTop w:val="0"/>
      <w:marBottom w:val="0"/>
      <w:divBdr>
        <w:top w:val="none" w:sz="0" w:space="0" w:color="auto"/>
        <w:left w:val="none" w:sz="0" w:space="0" w:color="auto"/>
        <w:bottom w:val="none" w:sz="0" w:space="0" w:color="auto"/>
        <w:right w:val="none" w:sz="0" w:space="0" w:color="auto"/>
      </w:divBdr>
    </w:div>
    <w:div w:id="149947709">
      <w:bodyDiv w:val="1"/>
      <w:marLeft w:val="0"/>
      <w:marRight w:val="0"/>
      <w:marTop w:val="0"/>
      <w:marBottom w:val="0"/>
      <w:divBdr>
        <w:top w:val="none" w:sz="0" w:space="0" w:color="auto"/>
        <w:left w:val="none" w:sz="0" w:space="0" w:color="auto"/>
        <w:bottom w:val="none" w:sz="0" w:space="0" w:color="auto"/>
        <w:right w:val="none" w:sz="0" w:space="0" w:color="auto"/>
      </w:divBdr>
    </w:div>
    <w:div w:id="153450447">
      <w:bodyDiv w:val="1"/>
      <w:marLeft w:val="0"/>
      <w:marRight w:val="0"/>
      <w:marTop w:val="0"/>
      <w:marBottom w:val="0"/>
      <w:divBdr>
        <w:top w:val="none" w:sz="0" w:space="0" w:color="auto"/>
        <w:left w:val="none" w:sz="0" w:space="0" w:color="auto"/>
        <w:bottom w:val="none" w:sz="0" w:space="0" w:color="auto"/>
        <w:right w:val="none" w:sz="0" w:space="0" w:color="auto"/>
      </w:divBdr>
    </w:div>
    <w:div w:id="155730833">
      <w:bodyDiv w:val="1"/>
      <w:marLeft w:val="0"/>
      <w:marRight w:val="0"/>
      <w:marTop w:val="0"/>
      <w:marBottom w:val="0"/>
      <w:divBdr>
        <w:top w:val="none" w:sz="0" w:space="0" w:color="auto"/>
        <w:left w:val="none" w:sz="0" w:space="0" w:color="auto"/>
        <w:bottom w:val="none" w:sz="0" w:space="0" w:color="auto"/>
        <w:right w:val="none" w:sz="0" w:space="0" w:color="auto"/>
      </w:divBdr>
    </w:div>
    <w:div w:id="156966485">
      <w:bodyDiv w:val="1"/>
      <w:marLeft w:val="0"/>
      <w:marRight w:val="0"/>
      <w:marTop w:val="0"/>
      <w:marBottom w:val="0"/>
      <w:divBdr>
        <w:top w:val="none" w:sz="0" w:space="0" w:color="auto"/>
        <w:left w:val="none" w:sz="0" w:space="0" w:color="auto"/>
        <w:bottom w:val="none" w:sz="0" w:space="0" w:color="auto"/>
        <w:right w:val="none" w:sz="0" w:space="0" w:color="auto"/>
      </w:divBdr>
    </w:div>
    <w:div w:id="160314571">
      <w:bodyDiv w:val="1"/>
      <w:marLeft w:val="0"/>
      <w:marRight w:val="0"/>
      <w:marTop w:val="0"/>
      <w:marBottom w:val="0"/>
      <w:divBdr>
        <w:top w:val="none" w:sz="0" w:space="0" w:color="auto"/>
        <w:left w:val="none" w:sz="0" w:space="0" w:color="auto"/>
        <w:bottom w:val="none" w:sz="0" w:space="0" w:color="auto"/>
        <w:right w:val="none" w:sz="0" w:space="0" w:color="auto"/>
      </w:divBdr>
    </w:div>
    <w:div w:id="161508233">
      <w:bodyDiv w:val="1"/>
      <w:marLeft w:val="0"/>
      <w:marRight w:val="0"/>
      <w:marTop w:val="0"/>
      <w:marBottom w:val="0"/>
      <w:divBdr>
        <w:top w:val="none" w:sz="0" w:space="0" w:color="auto"/>
        <w:left w:val="none" w:sz="0" w:space="0" w:color="auto"/>
        <w:bottom w:val="none" w:sz="0" w:space="0" w:color="auto"/>
        <w:right w:val="none" w:sz="0" w:space="0" w:color="auto"/>
      </w:divBdr>
    </w:div>
    <w:div w:id="162163143">
      <w:bodyDiv w:val="1"/>
      <w:marLeft w:val="0"/>
      <w:marRight w:val="0"/>
      <w:marTop w:val="0"/>
      <w:marBottom w:val="0"/>
      <w:divBdr>
        <w:top w:val="none" w:sz="0" w:space="0" w:color="auto"/>
        <w:left w:val="none" w:sz="0" w:space="0" w:color="auto"/>
        <w:bottom w:val="none" w:sz="0" w:space="0" w:color="auto"/>
        <w:right w:val="none" w:sz="0" w:space="0" w:color="auto"/>
      </w:divBdr>
      <w:divsChild>
        <w:div w:id="115032785">
          <w:marLeft w:val="480"/>
          <w:marRight w:val="0"/>
          <w:marTop w:val="0"/>
          <w:marBottom w:val="0"/>
          <w:divBdr>
            <w:top w:val="none" w:sz="0" w:space="0" w:color="auto"/>
            <w:left w:val="none" w:sz="0" w:space="0" w:color="auto"/>
            <w:bottom w:val="none" w:sz="0" w:space="0" w:color="auto"/>
            <w:right w:val="none" w:sz="0" w:space="0" w:color="auto"/>
          </w:divBdr>
        </w:div>
        <w:div w:id="118109574">
          <w:marLeft w:val="480"/>
          <w:marRight w:val="0"/>
          <w:marTop w:val="0"/>
          <w:marBottom w:val="0"/>
          <w:divBdr>
            <w:top w:val="none" w:sz="0" w:space="0" w:color="auto"/>
            <w:left w:val="none" w:sz="0" w:space="0" w:color="auto"/>
            <w:bottom w:val="none" w:sz="0" w:space="0" w:color="auto"/>
            <w:right w:val="none" w:sz="0" w:space="0" w:color="auto"/>
          </w:divBdr>
        </w:div>
        <w:div w:id="151222011">
          <w:marLeft w:val="480"/>
          <w:marRight w:val="0"/>
          <w:marTop w:val="0"/>
          <w:marBottom w:val="0"/>
          <w:divBdr>
            <w:top w:val="none" w:sz="0" w:space="0" w:color="auto"/>
            <w:left w:val="none" w:sz="0" w:space="0" w:color="auto"/>
            <w:bottom w:val="none" w:sz="0" w:space="0" w:color="auto"/>
            <w:right w:val="none" w:sz="0" w:space="0" w:color="auto"/>
          </w:divBdr>
        </w:div>
        <w:div w:id="199436627">
          <w:marLeft w:val="480"/>
          <w:marRight w:val="0"/>
          <w:marTop w:val="0"/>
          <w:marBottom w:val="0"/>
          <w:divBdr>
            <w:top w:val="none" w:sz="0" w:space="0" w:color="auto"/>
            <w:left w:val="none" w:sz="0" w:space="0" w:color="auto"/>
            <w:bottom w:val="none" w:sz="0" w:space="0" w:color="auto"/>
            <w:right w:val="none" w:sz="0" w:space="0" w:color="auto"/>
          </w:divBdr>
        </w:div>
        <w:div w:id="204414077">
          <w:marLeft w:val="480"/>
          <w:marRight w:val="0"/>
          <w:marTop w:val="0"/>
          <w:marBottom w:val="0"/>
          <w:divBdr>
            <w:top w:val="none" w:sz="0" w:space="0" w:color="auto"/>
            <w:left w:val="none" w:sz="0" w:space="0" w:color="auto"/>
            <w:bottom w:val="none" w:sz="0" w:space="0" w:color="auto"/>
            <w:right w:val="none" w:sz="0" w:space="0" w:color="auto"/>
          </w:divBdr>
        </w:div>
        <w:div w:id="226839023">
          <w:marLeft w:val="480"/>
          <w:marRight w:val="0"/>
          <w:marTop w:val="0"/>
          <w:marBottom w:val="0"/>
          <w:divBdr>
            <w:top w:val="none" w:sz="0" w:space="0" w:color="auto"/>
            <w:left w:val="none" w:sz="0" w:space="0" w:color="auto"/>
            <w:bottom w:val="none" w:sz="0" w:space="0" w:color="auto"/>
            <w:right w:val="none" w:sz="0" w:space="0" w:color="auto"/>
          </w:divBdr>
        </w:div>
        <w:div w:id="229585936">
          <w:marLeft w:val="480"/>
          <w:marRight w:val="0"/>
          <w:marTop w:val="0"/>
          <w:marBottom w:val="0"/>
          <w:divBdr>
            <w:top w:val="none" w:sz="0" w:space="0" w:color="auto"/>
            <w:left w:val="none" w:sz="0" w:space="0" w:color="auto"/>
            <w:bottom w:val="none" w:sz="0" w:space="0" w:color="auto"/>
            <w:right w:val="none" w:sz="0" w:space="0" w:color="auto"/>
          </w:divBdr>
        </w:div>
        <w:div w:id="269169142">
          <w:marLeft w:val="480"/>
          <w:marRight w:val="0"/>
          <w:marTop w:val="0"/>
          <w:marBottom w:val="0"/>
          <w:divBdr>
            <w:top w:val="none" w:sz="0" w:space="0" w:color="auto"/>
            <w:left w:val="none" w:sz="0" w:space="0" w:color="auto"/>
            <w:bottom w:val="none" w:sz="0" w:space="0" w:color="auto"/>
            <w:right w:val="none" w:sz="0" w:space="0" w:color="auto"/>
          </w:divBdr>
        </w:div>
        <w:div w:id="269826701">
          <w:marLeft w:val="480"/>
          <w:marRight w:val="0"/>
          <w:marTop w:val="0"/>
          <w:marBottom w:val="0"/>
          <w:divBdr>
            <w:top w:val="none" w:sz="0" w:space="0" w:color="auto"/>
            <w:left w:val="none" w:sz="0" w:space="0" w:color="auto"/>
            <w:bottom w:val="none" w:sz="0" w:space="0" w:color="auto"/>
            <w:right w:val="none" w:sz="0" w:space="0" w:color="auto"/>
          </w:divBdr>
        </w:div>
        <w:div w:id="277445346">
          <w:marLeft w:val="480"/>
          <w:marRight w:val="0"/>
          <w:marTop w:val="0"/>
          <w:marBottom w:val="0"/>
          <w:divBdr>
            <w:top w:val="none" w:sz="0" w:space="0" w:color="auto"/>
            <w:left w:val="none" w:sz="0" w:space="0" w:color="auto"/>
            <w:bottom w:val="none" w:sz="0" w:space="0" w:color="auto"/>
            <w:right w:val="none" w:sz="0" w:space="0" w:color="auto"/>
          </w:divBdr>
        </w:div>
        <w:div w:id="304312148">
          <w:marLeft w:val="480"/>
          <w:marRight w:val="0"/>
          <w:marTop w:val="0"/>
          <w:marBottom w:val="0"/>
          <w:divBdr>
            <w:top w:val="none" w:sz="0" w:space="0" w:color="auto"/>
            <w:left w:val="none" w:sz="0" w:space="0" w:color="auto"/>
            <w:bottom w:val="none" w:sz="0" w:space="0" w:color="auto"/>
            <w:right w:val="none" w:sz="0" w:space="0" w:color="auto"/>
          </w:divBdr>
        </w:div>
        <w:div w:id="344133340">
          <w:marLeft w:val="480"/>
          <w:marRight w:val="0"/>
          <w:marTop w:val="0"/>
          <w:marBottom w:val="0"/>
          <w:divBdr>
            <w:top w:val="none" w:sz="0" w:space="0" w:color="auto"/>
            <w:left w:val="none" w:sz="0" w:space="0" w:color="auto"/>
            <w:bottom w:val="none" w:sz="0" w:space="0" w:color="auto"/>
            <w:right w:val="none" w:sz="0" w:space="0" w:color="auto"/>
          </w:divBdr>
        </w:div>
        <w:div w:id="361129629">
          <w:marLeft w:val="480"/>
          <w:marRight w:val="0"/>
          <w:marTop w:val="0"/>
          <w:marBottom w:val="0"/>
          <w:divBdr>
            <w:top w:val="none" w:sz="0" w:space="0" w:color="auto"/>
            <w:left w:val="none" w:sz="0" w:space="0" w:color="auto"/>
            <w:bottom w:val="none" w:sz="0" w:space="0" w:color="auto"/>
            <w:right w:val="none" w:sz="0" w:space="0" w:color="auto"/>
          </w:divBdr>
        </w:div>
        <w:div w:id="375930527">
          <w:marLeft w:val="480"/>
          <w:marRight w:val="0"/>
          <w:marTop w:val="0"/>
          <w:marBottom w:val="0"/>
          <w:divBdr>
            <w:top w:val="none" w:sz="0" w:space="0" w:color="auto"/>
            <w:left w:val="none" w:sz="0" w:space="0" w:color="auto"/>
            <w:bottom w:val="none" w:sz="0" w:space="0" w:color="auto"/>
            <w:right w:val="none" w:sz="0" w:space="0" w:color="auto"/>
          </w:divBdr>
        </w:div>
        <w:div w:id="460271456">
          <w:marLeft w:val="480"/>
          <w:marRight w:val="0"/>
          <w:marTop w:val="0"/>
          <w:marBottom w:val="0"/>
          <w:divBdr>
            <w:top w:val="none" w:sz="0" w:space="0" w:color="auto"/>
            <w:left w:val="none" w:sz="0" w:space="0" w:color="auto"/>
            <w:bottom w:val="none" w:sz="0" w:space="0" w:color="auto"/>
            <w:right w:val="none" w:sz="0" w:space="0" w:color="auto"/>
          </w:divBdr>
        </w:div>
        <w:div w:id="524291899">
          <w:marLeft w:val="480"/>
          <w:marRight w:val="0"/>
          <w:marTop w:val="0"/>
          <w:marBottom w:val="0"/>
          <w:divBdr>
            <w:top w:val="none" w:sz="0" w:space="0" w:color="auto"/>
            <w:left w:val="none" w:sz="0" w:space="0" w:color="auto"/>
            <w:bottom w:val="none" w:sz="0" w:space="0" w:color="auto"/>
            <w:right w:val="none" w:sz="0" w:space="0" w:color="auto"/>
          </w:divBdr>
        </w:div>
        <w:div w:id="544412893">
          <w:marLeft w:val="480"/>
          <w:marRight w:val="0"/>
          <w:marTop w:val="0"/>
          <w:marBottom w:val="0"/>
          <w:divBdr>
            <w:top w:val="none" w:sz="0" w:space="0" w:color="auto"/>
            <w:left w:val="none" w:sz="0" w:space="0" w:color="auto"/>
            <w:bottom w:val="none" w:sz="0" w:space="0" w:color="auto"/>
            <w:right w:val="none" w:sz="0" w:space="0" w:color="auto"/>
          </w:divBdr>
        </w:div>
        <w:div w:id="555316509">
          <w:marLeft w:val="480"/>
          <w:marRight w:val="0"/>
          <w:marTop w:val="0"/>
          <w:marBottom w:val="0"/>
          <w:divBdr>
            <w:top w:val="none" w:sz="0" w:space="0" w:color="auto"/>
            <w:left w:val="none" w:sz="0" w:space="0" w:color="auto"/>
            <w:bottom w:val="none" w:sz="0" w:space="0" w:color="auto"/>
            <w:right w:val="none" w:sz="0" w:space="0" w:color="auto"/>
          </w:divBdr>
        </w:div>
        <w:div w:id="597568343">
          <w:marLeft w:val="480"/>
          <w:marRight w:val="0"/>
          <w:marTop w:val="0"/>
          <w:marBottom w:val="0"/>
          <w:divBdr>
            <w:top w:val="none" w:sz="0" w:space="0" w:color="auto"/>
            <w:left w:val="none" w:sz="0" w:space="0" w:color="auto"/>
            <w:bottom w:val="none" w:sz="0" w:space="0" w:color="auto"/>
            <w:right w:val="none" w:sz="0" w:space="0" w:color="auto"/>
          </w:divBdr>
        </w:div>
        <w:div w:id="617564428">
          <w:marLeft w:val="480"/>
          <w:marRight w:val="0"/>
          <w:marTop w:val="0"/>
          <w:marBottom w:val="0"/>
          <w:divBdr>
            <w:top w:val="none" w:sz="0" w:space="0" w:color="auto"/>
            <w:left w:val="none" w:sz="0" w:space="0" w:color="auto"/>
            <w:bottom w:val="none" w:sz="0" w:space="0" w:color="auto"/>
            <w:right w:val="none" w:sz="0" w:space="0" w:color="auto"/>
          </w:divBdr>
        </w:div>
        <w:div w:id="680472892">
          <w:marLeft w:val="480"/>
          <w:marRight w:val="0"/>
          <w:marTop w:val="0"/>
          <w:marBottom w:val="0"/>
          <w:divBdr>
            <w:top w:val="none" w:sz="0" w:space="0" w:color="auto"/>
            <w:left w:val="none" w:sz="0" w:space="0" w:color="auto"/>
            <w:bottom w:val="none" w:sz="0" w:space="0" w:color="auto"/>
            <w:right w:val="none" w:sz="0" w:space="0" w:color="auto"/>
          </w:divBdr>
        </w:div>
        <w:div w:id="734856633">
          <w:marLeft w:val="480"/>
          <w:marRight w:val="0"/>
          <w:marTop w:val="0"/>
          <w:marBottom w:val="0"/>
          <w:divBdr>
            <w:top w:val="none" w:sz="0" w:space="0" w:color="auto"/>
            <w:left w:val="none" w:sz="0" w:space="0" w:color="auto"/>
            <w:bottom w:val="none" w:sz="0" w:space="0" w:color="auto"/>
            <w:right w:val="none" w:sz="0" w:space="0" w:color="auto"/>
          </w:divBdr>
        </w:div>
        <w:div w:id="738944962">
          <w:marLeft w:val="480"/>
          <w:marRight w:val="0"/>
          <w:marTop w:val="0"/>
          <w:marBottom w:val="0"/>
          <w:divBdr>
            <w:top w:val="none" w:sz="0" w:space="0" w:color="auto"/>
            <w:left w:val="none" w:sz="0" w:space="0" w:color="auto"/>
            <w:bottom w:val="none" w:sz="0" w:space="0" w:color="auto"/>
            <w:right w:val="none" w:sz="0" w:space="0" w:color="auto"/>
          </w:divBdr>
        </w:div>
        <w:div w:id="793982424">
          <w:marLeft w:val="480"/>
          <w:marRight w:val="0"/>
          <w:marTop w:val="0"/>
          <w:marBottom w:val="0"/>
          <w:divBdr>
            <w:top w:val="none" w:sz="0" w:space="0" w:color="auto"/>
            <w:left w:val="none" w:sz="0" w:space="0" w:color="auto"/>
            <w:bottom w:val="none" w:sz="0" w:space="0" w:color="auto"/>
            <w:right w:val="none" w:sz="0" w:space="0" w:color="auto"/>
          </w:divBdr>
        </w:div>
        <w:div w:id="805121460">
          <w:marLeft w:val="480"/>
          <w:marRight w:val="0"/>
          <w:marTop w:val="0"/>
          <w:marBottom w:val="0"/>
          <w:divBdr>
            <w:top w:val="none" w:sz="0" w:space="0" w:color="auto"/>
            <w:left w:val="none" w:sz="0" w:space="0" w:color="auto"/>
            <w:bottom w:val="none" w:sz="0" w:space="0" w:color="auto"/>
            <w:right w:val="none" w:sz="0" w:space="0" w:color="auto"/>
          </w:divBdr>
        </w:div>
        <w:div w:id="979191897">
          <w:marLeft w:val="480"/>
          <w:marRight w:val="0"/>
          <w:marTop w:val="0"/>
          <w:marBottom w:val="0"/>
          <w:divBdr>
            <w:top w:val="none" w:sz="0" w:space="0" w:color="auto"/>
            <w:left w:val="none" w:sz="0" w:space="0" w:color="auto"/>
            <w:bottom w:val="none" w:sz="0" w:space="0" w:color="auto"/>
            <w:right w:val="none" w:sz="0" w:space="0" w:color="auto"/>
          </w:divBdr>
        </w:div>
        <w:div w:id="995180774">
          <w:marLeft w:val="480"/>
          <w:marRight w:val="0"/>
          <w:marTop w:val="0"/>
          <w:marBottom w:val="0"/>
          <w:divBdr>
            <w:top w:val="none" w:sz="0" w:space="0" w:color="auto"/>
            <w:left w:val="none" w:sz="0" w:space="0" w:color="auto"/>
            <w:bottom w:val="none" w:sz="0" w:space="0" w:color="auto"/>
            <w:right w:val="none" w:sz="0" w:space="0" w:color="auto"/>
          </w:divBdr>
        </w:div>
        <w:div w:id="996690261">
          <w:marLeft w:val="480"/>
          <w:marRight w:val="0"/>
          <w:marTop w:val="0"/>
          <w:marBottom w:val="0"/>
          <w:divBdr>
            <w:top w:val="none" w:sz="0" w:space="0" w:color="auto"/>
            <w:left w:val="none" w:sz="0" w:space="0" w:color="auto"/>
            <w:bottom w:val="none" w:sz="0" w:space="0" w:color="auto"/>
            <w:right w:val="none" w:sz="0" w:space="0" w:color="auto"/>
          </w:divBdr>
        </w:div>
        <w:div w:id="1053499889">
          <w:marLeft w:val="480"/>
          <w:marRight w:val="0"/>
          <w:marTop w:val="0"/>
          <w:marBottom w:val="0"/>
          <w:divBdr>
            <w:top w:val="none" w:sz="0" w:space="0" w:color="auto"/>
            <w:left w:val="none" w:sz="0" w:space="0" w:color="auto"/>
            <w:bottom w:val="none" w:sz="0" w:space="0" w:color="auto"/>
            <w:right w:val="none" w:sz="0" w:space="0" w:color="auto"/>
          </w:divBdr>
        </w:div>
        <w:div w:id="1095787048">
          <w:marLeft w:val="480"/>
          <w:marRight w:val="0"/>
          <w:marTop w:val="0"/>
          <w:marBottom w:val="0"/>
          <w:divBdr>
            <w:top w:val="none" w:sz="0" w:space="0" w:color="auto"/>
            <w:left w:val="none" w:sz="0" w:space="0" w:color="auto"/>
            <w:bottom w:val="none" w:sz="0" w:space="0" w:color="auto"/>
            <w:right w:val="none" w:sz="0" w:space="0" w:color="auto"/>
          </w:divBdr>
        </w:div>
        <w:div w:id="1145321572">
          <w:marLeft w:val="480"/>
          <w:marRight w:val="0"/>
          <w:marTop w:val="0"/>
          <w:marBottom w:val="0"/>
          <w:divBdr>
            <w:top w:val="none" w:sz="0" w:space="0" w:color="auto"/>
            <w:left w:val="none" w:sz="0" w:space="0" w:color="auto"/>
            <w:bottom w:val="none" w:sz="0" w:space="0" w:color="auto"/>
            <w:right w:val="none" w:sz="0" w:space="0" w:color="auto"/>
          </w:divBdr>
        </w:div>
        <w:div w:id="1160586116">
          <w:marLeft w:val="480"/>
          <w:marRight w:val="0"/>
          <w:marTop w:val="0"/>
          <w:marBottom w:val="0"/>
          <w:divBdr>
            <w:top w:val="none" w:sz="0" w:space="0" w:color="auto"/>
            <w:left w:val="none" w:sz="0" w:space="0" w:color="auto"/>
            <w:bottom w:val="none" w:sz="0" w:space="0" w:color="auto"/>
            <w:right w:val="none" w:sz="0" w:space="0" w:color="auto"/>
          </w:divBdr>
        </w:div>
        <w:div w:id="1165589364">
          <w:marLeft w:val="480"/>
          <w:marRight w:val="0"/>
          <w:marTop w:val="0"/>
          <w:marBottom w:val="0"/>
          <w:divBdr>
            <w:top w:val="none" w:sz="0" w:space="0" w:color="auto"/>
            <w:left w:val="none" w:sz="0" w:space="0" w:color="auto"/>
            <w:bottom w:val="none" w:sz="0" w:space="0" w:color="auto"/>
            <w:right w:val="none" w:sz="0" w:space="0" w:color="auto"/>
          </w:divBdr>
        </w:div>
        <w:div w:id="1198734591">
          <w:marLeft w:val="480"/>
          <w:marRight w:val="0"/>
          <w:marTop w:val="0"/>
          <w:marBottom w:val="0"/>
          <w:divBdr>
            <w:top w:val="none" w:sz="0" w:space="0" w:color="auto"/>
            <w:left w:val="none" w:sz="0" w:space="0" w:color="auto"/>
            <w:bottom w:val="none" w:sz="0" w:space="0" w:color="auto"/>
            <w:right w:val="none" w:sz="0" w:space="0" w:color="auto"/>
          </w:divBdr>
        </w:div>
        <w:div w:id="1268122363">
          <w:marLeft w:val="480"/>
          <w:marRight w:val="0"/>
          <w:marTop w:val="0"/>
          <w:marBottom w:val="0"/>
          <w:divBdr>
            <w:top w:val="none" w:sz="0" w:space="0" w:color="auto"/>
            <w:left w:val="none" w:sz="0" w:space="0" w:color="auto"/>
            <w:bottom w:val="none" w:sz="0" w:space="0" w:color="auto"/>
            <w:right w:val="none" w:sz="0" w:space="0" w:color="auto"/>
          </w:divBdr>
        </w:div>
        <w:div w:id="1271164824">
          <w:marLeft w:val="480"/>
          <w:marRight w:val="0"/>
          <w:marTop w:val="0"/>
          <w:marBottom w:val="0"/>
          <w:divBdr>
            <w:top w:val="none" w:sz="0" w:space="0" w:color="auto"/>
            <w:left w:val="none" w:sz="0" w:space="0" w:color="auto"/>
            <w:bottom w:val="none" w:sz="0" w:space="0" w:color="auto"/>
            <w:right w:val="none" w:sz="0" w:space="0" w:color="auto"/>
          </w:divBdr>
        </w:div>
        <w:div w:id="1304769934">
          <w:marLeft w:val="480"/>
          <w:marRight w:val="0"/>
          <w:marTop w:val="0"/>
          <w:marBottom w:val="0"/>
          <w:divBdr>
            <w:top w:val="none" w:sz="0" w:space="0" w:color="auto"/>
            <w:left w:val="none" w:sz="0" w:space="0" w:color="auto"/>
            <w:bottom w:val="none" w:sz="0" w:space="0" w:color="auto"/>
            <w:right w:val="none" w:sz="0" w:space="0" w:color="auto"/>
          </w:divBdr>
        </w:div>
        <w:div w:id="1310594661">
          <w:marLeft w:val="480"/>
          <w:marRight w:val="0"/>
          <w:marTop w:val="0"/>
          <w:marBottom w:val="0"/>
          <w:divBdr>
            <w:top w:val="none" w:sz="0" w:space="0" w:color="auto"/>
            <w:left w:val="none" w:sz="0" w:space="0" w:color="auto"/>
            <w:bottom w:val="none" w:sz="0" w:space="0" w:color="auto"/>
            <w:right w:val="none" w:sz="0" w:space="0" w:color="auto"/>
          </w:divBdr>
        </w:div>
        <w:div w:id="1322390745">
          <w:marLeft w:val="480"/>
          <w:marRight w:val="0"/>
          <w:marTop w:val="0"/>
          <w:marBottom w:val="0"/>
          <w:divBdr>
            <w:top w:val="none" w:sz="0" w:space="0" w:color="auto"/>
            <w:left w:val="none" w:sz="0" w:space="0" w:color="auto"/>
            <w:bottom w:val="none" w:sz="0" w:space="0" w:color="auto"/>
            <w:right w:val="none" w:sz="0" w:space="0" w:color="auto"/>
          </w:divBdr>
        </w:div>
        <w:div w:id="1378167945">
          <w:marLeft w:val="480"/>
          <w:marRight w:val="0"/>
          <w:marTop w:val="0"/>
          <w:marBottom w:val="0"/>
          <w:divBdr>
            <w:top w:val="none" w:sz="0" w:space="0" w:color="auto"/>
            <w:left w:val="none" w:sz="0" w:space="0" w:color="auto"/>
            <w:bottom w:val="none" w:sz="0" w:space="0" w:color="auto"/>
            <w:right w:val="none" w:sz="0" w:space="0" w:color="auto"/>
          </w:divBdr>
        </w:div>
        <w:div w:id="1407801706">
          <w:marLeft w:val="480"/>
          <w:marRight w:val="0"/>
          <w:marTop w:val="0"/>
          <w:marBottom w:val="0"/>
          <w:divBdr>
            <w:top w:val="none" w:sz="0" w:space="0" w:color="auto"/>
            <w:left w:val="none" w:sz="0" w:space="0" w:color="auto"/>
            <w:bottom w:val="none" w:sz="0" w:space="0" w:color="auto"/>
            <w:right w:val="none" w:sz="0" w:space="0" w:color="auto"/>
          </w:divBdr>
        </w:div>
        <w:div w:id="1422026163">
          <w:marLeft w:val="480"/>
          <w:marRight w:val="0"/>
          <w:marTop w:val="0"/>
          <w:marBottom w:val="0"/>
          <w:divBdr>
            <w:top w:val="none" w:sz="0" w:space="0" w:color="auto"/>
            <w:left w:val="none" w:sz="0" w:space="0" w:color="auto"/>
            <w:bottom w:val="none" w:sz="0" w:space="0" w:color="auto"/>
            <w:right w:val="none" w:sz="0" w:space="0" w:color="auto"/>
          </w:divBdr>
        </w:div>
        <w:div w:id="1574437803">
          <w:marLeft w:val="480"/>
          <w:marRight w:val="0"/>
          <w:marTop w:val="0"/>
          <w:marBottom w:val="0"/>
          <w:divBdr>
            <w:top w:val="none" w:sz="0" w:space="0" w:color="auto"/>
            <w:left w:val="none" w:sz="0" w:space="0" w:color="auto"/>
            <w:bottom w:val="none" w:sz="0" w:space="0" w:color="auto"/>
            <w:right w:val="none" w:sz="0" w:space="0" w:color="auto"/>
          </w:divBdr>
        </w:div>
        <w:div w:id="1595551809">
          <w:marLeft w:val="480"/>
          <w:marRight w:val="0"/>
          <w:marTop w:val="0"/>
          <w:marBottom w:val="0"/>
          <w:divBdr>
            <w:top w:val="none" w:sz="0" w:space="0" w:color="auto"/>
            <w:left w:val="none" w:sz="0" w:space="0" w:color="auto"/>
            <w:bottom w:val="none" w:sz="0" w:space="0" w:color="auto"/>
            <w:right w:val="none" w:sz="0" w:space="0" w:color="auto"/>
          </w:divBdr>
        </w:div>
        <w:div w:id="1658604528">
          <w:marLeft w:val="480"/>
          <w:marRight w:val="0"/>
          <w:marTop w:val="0"/>
          <w:marBottom w:val="0"/>
          <w:divBdr>
            <w:top w:val="none" w:sz="0" w:space="0" w:color="auto"/>
            <w:left w:val="none" w:sz="0" w:space="0" w:color="auto"/>
            <w:bottom w:val="none" w:sz="0" w:space="0" w:color="auto"/>
            <w:right w:val="none" w:sz="0" w:space="0" w:color="auto"/>
          </w:divBdr>
        </w:div>
        <w:div w:id="1662807980">
          <w:marLeft w:val="480"/>
          <w:marRight w:val="0"/>
          <w:marTop w:val="0"/>
          <w:marBottom w:val="0"/>
          <w:divBdr>
            <w:top w:val="none" w:sz="0" w:space="0" w:color="auto"/>
            <w:left w:val="none" w:sz="0" w:space="0" w:color="auto"/>
            <w:bottom w:val="none" w:sz="0" w:space="0" w:color="auto"/>
            <w:right w:val="none" w:sz="0" w:space="0" w:color="auto"/>
          </w:divBdr>
        </w:div>
        <w:div w:id="1695230087">
          <w:marLeft w:val="480"/>
          <w:marRight w:val="0"/>
          <w:marTop w:val="0"/>
          <w:marBottom w:val="0"/>
          <w:divBdr>
            <w:top w:val="none" w:sz="0" w:space="0" w:color="auto"/>
            <w:left w:val="none" w:sz="0" w:space="0" w:color="auto"/>
            <w:bottom w:val="none" w:sz="0" w:space="0" w:color="auto"/>
            <w:right w:val="none" w:sz="0" w:space="0" w:color="auto"/>
          </w:divBdr>
        </w:div>
        <w:div w:id="1741560228">
          <w:marLeft w:val="480"/>
          <w:marRight w:val="0"/>
          <w:marTop w:val="0"/>
          <w:marBottom w:val="0"/>
          <w:divBdr>
            <w:top w:val="none" w:sz="0" w:space="0" w:color="auto"/>
            <w:left w:val="none" w:sz="0" w:space="0" w:color="auto"/>
            <w:bottom w:val="none" w:sz="0" w:space="0" w:color="auto"/>
            <w:right w:val="none" w:sz="0" w:space="0" w:color="auto"/>
          </w:divBdr>
        </w:div>
        <w:div w:id="1743019535">
          <w:marLeft w:val="480"/>
          <w:marRight w:val="0"/>
          <w:marTop w:val="0"/>
          <w:marBottom w:val="0"/>
          <w:divBdr>
            <w:top w:val="none" w:sz="0" w:space="0" w:color="auto"/>
            <w:left w:val="none" w:sz="0" w:space="0" w:color="auto"/>
            <w:bottom w:val="none" w:sz="0" w:space="0" w:color="auto"/>
            <w:right w:val="none" w:sz="0" w:space="0" w:color="auto"/>
          </w:divBdr>
        </w:div>
        <w:div w:id="1780447006">
          <w:marLeft w:val="480"/>
          <w:marRight w:val="0"/>
          <w:marTop w:val="0"/>
          <w:marBottom w:val="0"/>
          <w:divBdr>
            <w:top w:val="none" w:sz="0" w:space="0" w:color="auto"/>
            <w:left w:val="none" w:sz="0" w:space="0" w:color="auto"/>
            <w:bottom w:val="none" w:sz="0" w:space="0" w:color="auto"/>
            <w:right w:val="none" w:sz="0" w:space="0" w:color="auto"/>
          </w:divBdr>
        </w:div>
        <w:div w:id="1810128929">
          <w:marLeft w:val="480"/>
          <w:marRight w:val="0"/>
          <w:marTop w:val="0"/>
          <w:marBottom w:val="0"/>
          <w:divBdr>
            <w:top w:val="none" w:sz="0" w:space="0" w:color="auto"/>
            <w:left w:val="none" w:sz="0" w:space="0" w:color="auto"/>
            <w:bottom w:val="none" w:sz="0" w:space="0" w:color="auto"/>
            <w:right w:val="none" w:sz="0" w:space="0" w:color="auto"/>
          </w:divBdr>
        </w:div>
        <w:div w:id="1812020311">
          <w:marLeft w:val="480"/>
          <w:marRight w:val="0"/>
          <w:marTop w:val="0"/>
          <w:marBottom w:val="0"/>
          <w:divBdr>
            <w:top w:val="none" w:sz="0" w:space="0" w:color="auto"/>
            <w:left w:val="none" w:sz="0" w:space="0" w:color="auto"/>
            <w:bottom w:val="none" w:sz="0" w:space="0" w:color="auto"/>
            <w:right w:val="none" w:sz="0" w:space="0" w:color="auto"/>
          </w:divBdr>
        </w:div>
        <w:div w:id="1862860801">
          <w:marLeft w:val="480"/>
          <w:marRight w:val="0"/>
          <w:marTop w:val="0"/>
          <w:marBottom w:val="0"/>
          <w:divBdr>
            <w:top w:val="none" w:sz="0" w:space="0" w:color="auto"/>
            <w:left w:val="none" w:sz="0" w:space="0" w:color="auto"/>
            <w:bottom w:val="none" w:sz="0" w:space="0" w:color="auto"/>
            <w:right w:val="none" w:sz="0" w:space="0" w:color="auto"/>
          </w:divBdr>
        </w:div>
        <w:div w:id="1868641908">
          <w:marLeft w:val="480"/>
          <w:marRight w:val="0"/>
          <w:marTop w:val="0"/>
          <w:marBottom w:val="0"/>
          <w:divBdr>
            <w:top w:val="none" w:sz="0" w:space="0" w:color="auto"/>
            <w:left w:val="none" w:sz="0" w:space="0" w:color="auto"/>
            <w:bottom w:val="none" w:sz="0" w:space="0" w:color="auto"/>
            <w:right w:val="none" w:sz="0" w:space="0" w:color="auto"/>
          </w:divBdr>
        </w:div>
        <w:div w:id="1893493626">
          <w:marLeft w:val="480"/>
          <w:marRight w:val="0"/>
          <w:marTop w:val="0"/>
          <w:marBottom w:val="0"/>
          <w:divBdr>
            <w:top w:val="none" w:sz="0" w:space="0" w:color="auto"/>
            <w:left w:val="none" w:sz="0" w:space="0" w:color="auto"/>
            <w:bottom w:val="none" w:sz="0" w:space="0" w:color="auto"/>
            <w:right w:val="none" w:sz="0" w:space="0" w:color="auto"/>
          </w:divBdr>
        </w:div>
        <w:div w:id="1910070151">
          <w:marLeft w:val="480"/>
          <w:marRight w:val="0"/>
          <w:marTop w:val="0"/>
          <w:marBottom w:val="0"/>
          <w:divBdr>
            <w:top w:val="none" w:sz="0" w:space="0" w:color="auto"/>
            <w:left w:val="none" w:sz="0" w:space="0" w:color="auto"/>
            <w:bottom w:val="none" w:sz="0" w:space="0" w:color="auto"/>
            <w:right w:val="none" w:sz="0" w:space="0" w:color="auto"/>
          </w:divBdr>
        </w:div>
        <w:div w:id="1945337471">
          <w:marLeft w:val="480"/>
          <w:marRight w:val="0"/>
          <w:marTop w:val="0"/>
          <w:marBottom w:val="0"/>
          <w:divBdr>
            <w:top w:val="none" w:sz="0" w:space="0" w:color="auto"/>
            <w:left w:val="none" w:sz="0" w:space="0" w:color="auto"/>
            <w:bottom w:val="none" w:sz="0" w:space="0" w:color="auto"/>
            <w:right w:val="none" w:sz="0" w:space="0" w:color="auto"/>
          </w:divBdr>
        </w:div>
        <w:div w:id="1974827171">
          <w:marLeft w:val="480"/>
          <w:marRight w:val="0"/>
          <w:marTop w:val="0"/>
          <w:marBottom w:val="0"/>
          <w:divBdr>
            <w:top w:val="none" w:sz="0" w:space="0" w:color="auto"/>
            <w:left w:val="none" w:sz="0" w:space="0" w:color="auto"/>
            <w:bottom w:val="none" w:sz="0" w:space="0" w:color="auto"/>
            <w:right w:val="none" w:sz="0" w:space="0" w:color="auto"/>
          </w:divBdr>
        </w:div>
        <w:div w:id="2008827544">
          <w:marLeft w:val="480"/>
          <w:marRight w:val="0"/>
          <w:marTop w:val="0"/>
          <w:marBottom w:val="0"/>
          <w:divBdr>
            <w:top w:val="none" w:sz="0" w:space="0" w:color="auto"/>
            <w:left w:val="none" w:sz="0" w:space="0" w:color="auto"/>
            <w:bottom w:val="none" w:sz="0" w:space="0" w:color="auto"/>
            <w:right w:val="none" w:sz="0" w:space="0" w:color="auto"/>
          </w:divBdr>
        </w:div>
        <w:div w:id="2013946841">
          <w:marLeft w:val="480"/>
          <w:marRight w:val="0"/>
          <w:marTop w:val="0"/>
          <w:marBottom w:val="0"/>
          <w:divBdr>
            <w:top w:val="none" w:sz="0" w:space="0" w:color="auto"/>
            <w:left w:val="none" w:sz="0" w:space="0" w:color="auto"/>
            <w:bottom w:val="none" w:sz="0" w:space="0" w:color="auto"/>
            <w:right w:val="none" w:sz="0" w:space="0" w:color="auto"/>
          </w:divBdr>
        </w:div>
        <w:div w:id="2017612440">
          <w:marLeft w:val="480"/>
          <w:marRight w:val="0"/>
          <w:marTop w:val="0"/>
          <w:marBottom w:val="0"/>
          <w:divBdr>
            <w:top w:val="none" w:sz="0" w:space="0" w:color="auto"/>
            <w:left w:val="none" w:sz="0" w:space="0" w:color="auto"/>
            <w:bottom w:val="none" w:sz="0" w:space="0" w:color="auto"/>
            <w:right w:val="none" w:sz="0" w:space="0" w:color="auto"/>
          </w:divBdr>
        </w:div>
        <w:div w:id="2025280359">
          <w:marLeft w:val="480"/>
          <w:marRight w:val="0"/>
          <w:marTop w:val="0"/>
          <w:marBottom w:val="0"/>
          <w:divBdr>
            <w:top w:val="none" w:sz="0" w:space="0" w:color="auto"/>
            <w:left w:val="none" w:sz="0" w:space="0" w:color="auto"/>
            <w:bottom w:val="none" w:sz="0" w:space="0" w:color="auto"/>
            <w:right w:val="none" w:sz="0" w:space="0" w:color="auto"/>
          </w:divBdr>
        </w:div>
        <w:div w:id="2089189231">
          <w:marLeft w:val="480"/>
          <w:marRight w:val="0"/>
          <w:marTop w:val="0"/>
          <w:marBottom w:val="0"/>
          <w:divBdr>
            <w:top w:val="none" w:sz="0" w:space="0" w:color="auto"/>
            <w:left w:val="none" w:sz="0" w:space="0" w:color="auto"/>
            <w:bottom w:val="none" w:sz="0" w:space="0" w:color="auto"/>
            <w:right w:val="none" w:sz="0" w:space="0" w:color="auto"/>
          </w:divBdr>
        </w:div>
      </w:divsChild>
    </w:div>
    <w:div w:id="163976961">
      <w:bodyDiv w:val="1"/>
      <w:marLeft w:val="0"/>
      <w:marRight w:val="0"/>
      <w:marTop w:val="0"/>
      <w:marBottom w:val="0"/>
      <w:divBdr>
        <w:top w:val="none" w:sz="0" w:space="0" w:color="auto"/>
        <w:left w:val="none" w:sz="0" w:space="0" w:color="auto"/>
        <w:bottom w:val="none" w:sz="0" w:space="0" w:color="auto"/>
        <w:right w:val="none" w:sz="0" w:space="0" w:color="auto"/>
      </w:divBdr>
    </w:div>
    <w:div w:id="164326998">
      <w:bodyDiv w:val="1"/>
      <w:marLeft w:val="0"/>
      <w:marRight w:val="0"/>
      <w:marTop w:val="0"/>
      <w:marBottom w:val="0"/>
      <w:divBdr>
        <w:top w:val="none" w:sz="0" w:space="0" w:color="auto"/>
        <w:left w:val="none" w:sz="0" w:space="0" w:color="auto"/>
        <w:bottom w:val="none" w:sz="0" w:space="0" w:color="auto"/>
        <w:right w:val="none" w:sz="0" w:space="0" w:color="auto"/>
      </w:divBdr>
    </w:div>
    <w:div w:id="166360515">
      <w:bodyDiv w:val="1"/>
      <w:marLeft w:val="0"/>
      <w:marRight w:val="0"/>
      <w:marTop w:val="0"/>
      <w:marBottom w:val="0"/>
      <w:divBdr>
        <w:top w:val="none" w:sz="0" w:space="0" w:color="auto"/>
        <w:left w:val="none" w:sz="0" w:space="0" w:color="auto"/>
        <w:bottom w:val="none" w:sz="0" w:space="0" w:color="auto"/>
        <w:right w:val="none" w:sz="0" w:space="0" w:color="auto"/>
      </w:divBdr>
    </w:div>
    <w:div w:id="168519857">
      <w:bodyDiv w:val="1"/>
      <w:marLeft w:val="0"/>
      <w:marRight w:val="0"/>
      <w:marTop w:val="0"/>
      <w:marBottom w:val="0"/>
      <w:divBdr>
        <w:top w:val="none" w:sz="0" w:space="0" w:color="auto"/>
        <w:left w:val="none" w:sz="0" w:space="0" w:color="auto"/>
        <w:bottom w:val="none" w:sz="0" w:space="0" w:color="auto"/>
        <w:right w:val="none" w:sz="0" w:space="0" w:color="auto"/>
      </w:divBdr>
    </w:div>
    <w:div w:id="170225959">
      <w:bodyDiv w:val="1"/>
      <w:marLeft w:val="0"/>
      <w:marRight w:val="0"/>
      <w:marTop w:val="0"/>
      <w:marBottom w:val="0"/>
      <w:divBdr>
        <w:top w:val="none" w:sz="0" w:space="0" w:color="auto"/>
        <w:left w:val="none" w:sz="0" w:space="0" w:color="auto"/>
        <w:bottom w:val="none" w:sz="0" w:space="0" w:color="auto"/>
        <w:right w:val="none" w:sz="0" w:space="0" w:color="auto"/>
      </w:divBdr>
    </w:div>
    <w:div w:id="173767588">
      <w:bodyDiv w:val="1"/>
      <w:marLeft w:val="0"/>
      <w:marRight w:val="0"/>
      <w:marTop w:val="0"/>
      <w:marBottom w:val="0"/>
      <w:divBdr>
        <w:top w:val="none" w:sz="0" w:space="0" w:color="auto"/>
        <w:left w:val="none" w:sz="0" w:space="0" w:color="auto"/>
        <w:bottom w:val="none" w:sz="0" w:space="0" w:color="auto"/>
        <w:right w:val="none" w:sz="0" w:space="0" w:color="auto"/>
      </w:divBdr>
    </w:div>
    <w:div w:id="175079197">
      <w:bodyDiv w:val="1"/>
      <w:marLeft w:val="0"/>
      <w:marRight w:val="0"/>
      <w:marTop w:val="0"/>
      <w:marBottom w:val="0"/>
      <w:divBdr>
        <w:top w:val="none" w:sz="0" w:space="0" w:color="auto"/>
        <w:left w:val="none" w:sz="0" w:space="0" w:color="auto"/>
        <w:bottom w:val="none" w:sz="0" w:space="0" w:color="auto"/>
        <w:right w:val="none" w:sz="0" w:space="0" w:color="auto"/>
      </w:divBdr>
    </w:div>
    <w:div w:id="183717309">
      <w:bodyDiv w:val="1"/>
      <w:marLeft w:val="0"/>
      <w:marRight w:val="0"/>
      <w:marTop w:val="0"/>
      <w:marBottom w:val="0"/>
      <w:divBdr>
        <w:top w:val="none" w:sz="0" w:space="0" w:color="auto"/>
        <w:left w:val="none" w:sz="0" w:space="0" w:color="auto"/>
        <w:bottom w:val="none" w:sz="0" w:space="0" w:color="auto"/>
        <w:right w:val="none" w:sz="0" w:space="0" w:color="auto"/>
      </w:divBdr>
    </w:div>
    <w:div w:id="184756638">
      <w:bodyDiv w:val="1"/>
      <w:marLeft w:val="0"/>
      <w:marRight w:val="0"/>
      <w:marTop w:val="0"/>
      <w:marBottom w:val="0"/>
      <w:divBdr>
        <w:top w:val="none" w:sz="0" w:space="0" w:color="auto"/>
        <w:left w:val="none" w:sz="0" w:space="0" w:color="auto"/>
        <w:bottom w:val="none" w:sz="0" w:space="0" w:color="auto"/>
        <w:right w:val="none" w:sz="0" w:space="0" w:color="auto"/>
      </w:divBdr>
    </w:div>
    <w:div w:id="190848390">
      <w:bodyDiv w:val="1"/>
      <w:marLeft w:val="0"/>
      <w:marRight w:val="0"/>
      <w:marTop w:val="0"/>
      <w:marBottom w:val="0"/>
      <w:divBdr>
        <w:top w:val="none" w:sz="0" w:space="0" w:color="auto"/>
        <w:left w:val="none" w:sz="0" w:space="0" w:color="auto"/>
        <w:bottom w:val="none" w:sz="0" w:space="0" w:color="auto"/>
        <w:right w:val="none" w:sz="0" w:space="0" w:color="auto"/>
      </w:divBdr>
    </w:div>
    <w:div w:id="196815470">
      <w:bodyDiv w:val="1"/>
      <w:marLeft w:val="0"/>
      <w:marRight w:val="0"/>
      <w:marTop w:val="0"/>
      <w:marBottom w:val="0"/>
      <w:divBdr>
        <w:top w:val="none" w:sz="0" w:space="0" w:color="auto"/>
        <w:left w:val="none" w:sz="0" w:space="0" w:color="auto"/>
        <w:bottom w:val="none" w:sz="0" w:space="0" w:color="auto"/>
        <w:right w:val="none" w:sz="0" w:space="0" w:color="auto"/>
      </w:divBdr>
    </w:div>
    <w:div w:id="197162079">
      <w:bodyDiv w:val="1"/>
      <w:marLeft w:val="0"/>
      <w:marRight w:val="0"/>
      <w:marTop w:val="0"/>
      <w:marBottom w:val="0"/>
      <w:divBdr>
        <w:top w:val="none" w:sz="0" w:space="0" w:color="auto"/>
        <w:left w:val="none" w:sz="0" w:space="0" w:color="auto"/>
        <w:bottom w:val="none" w:sz="0" w:space="0" w:color="auto"/>
        <w:right w:val="none" w:sz="0" w:space="0" w:color="auto"/>
      </w:divBdr>
    </w:div>
    <w:div w:id="201480171">
      <w:bodyDiv w:val="1"/>
      <w:marLeft w:val="0"/>
      <w:marRight w:val="0"/>
      <w:marTop w:val="0"/>
      <w:marBottom w:val="0"/>
      <w:divBdr>
        <w:top w:val="none" w:sz="0" w:space="0" w:color="auto"/>
        <w:left w:val="none" w:sz="0" w:space="0" w:color="auto"/>
        <w:bottom w:val="none" w:sz="0" w:space="0" w:color="auto"/>
        <w:right w:val="none" w:sz="0" w:space="0" w:color="auto"/>
      </w:divBdr>
    </w:div>
    <w:div w:id="204368167">
      <w:bodyDiv w:val="1"/>
      <w:marLeft w:val="0"/>
      <w:marRight w:val="0"/>
      <w:marTop w:val="0"/>
      <w:marBottom w:val="0"/>
      <w:divBdr>
        <w:top w:val="none" w:sz="0" w:space="0" w:color="auto"/>
        <w:left w:val="none" w:sz="0" w:space="0" w:color="auto"/>
        <w:bottom w:val="none" w:sz="0" w:space="0" w:color="auto"/>
        <w:right w:val="none" w:sz="0" w:space="0" w:color="auto"/>
      </w:divBdr>
    </w:div>
    <w:div w:id="204683607">
      <w:bodyDiv w:val="1"/>
      <w:marLeft w:val="0"/>
      <w:marRight w:val="0"/>
      <w:marTop w:val="0"/>
      <w:marBottom w:val="0"/>
      <w:divBdr>
        <w:top w:val="none" w:sz="0" w:space="0" w:color="auto"/>
        <w:left w:val="none" w:sz="0" w:space="0" w:color="auto"/>
        <w:bottom w:val="none" w:sz="0" w:space="0" w:color="auto"/>
        <w:right w:val="none" w:sz="0" w:space="0" w:color="auto"/>
      </w:divBdr>
    </w:div>
    <w:div w:id="206989659">
      <w:bodyDiv w:val="1"/>
      <w:marLeft w:val="0"/>
      <w:marRight w:val="0"/>
      <w:marTop w:val="0"/>
      <w:marBottom w:val="0"/>
      <w:divBdr>
        <w:top w:val="none" w:sz="0" w:space="0" w:color="auto"/>
        <w:left w:val="none" w:sz="0" w:space="0" w:color="auto"/>
        <w:bottom w:val="none" w:sz="0" w:space="0" w:color="auto"/>
        <w:right w:val="none" w:sz="0" w:space="0" w:color="auto"/>
      </w:divBdr>
    </w:div>
    <w:div w:id="208345412">
      <w:bodyDiv w:val="1"/>
      <w:marLeft w:val="0"/>
      <w:marRight w:val="0"/>
      <w:marTop w:val="0"/>
      <w:marBottom w:val="0"/>
      <w:divBdr>
        <w:top w:val="none" w:sz="0" w:space="0" w:color="auto"/>
        <w:left w:val="none" w:sz="0" w:space="0" w:color="auto"/>
        <w:bottom w:val="none" w:sz="0" w:space="0" w:color="auto"/>
        <w:right w:val="none" w:sz="0" w:space="0" w:color="auto"/>
      </w:divBdr>
    </w:div>
    <w:div w:id="210462423">
      <w:bodyDiv w:val="1"/>
      <w:marLeft w:val="0"/>
      <w:marRight w:val="0"/>
      <w:marTop w:val="0"/>
      <w:marBottom w:val="0"/>
      <w:divBdr>
        <w:top w:val="none" w:sz="0" w:space="0" w:color="auto"/>
        <w:left w:val="none" w:sz="0" w:space="0" w:color="auto"/>
        <w:bottom w:val="none" w:sz="0" w:space="0" w:color="auto"/>
        <w:right w:val="none" w:sz="0" w:space="0" w:color="auto"/>
      </w:divBdr>
    </w:div>
    <w:div w:id="210961127">
      <w:bodyDiv w:val="1"/>
      <w:marLeft w:val="0"/>
      <w:marRight w:val="0"/>
      <w:marTop w:val="0"/>
      <w:marBottom w:val="0"/>
      <w:divBdr>
        <w:top w:val="none" w:sz="0" w:space="0" w:color="auto"/>
        <w:left w:val="none" w:sz="0" w:space="0" w:color="auto"/>
        <w:bottom w:val="none" w:sz="0" w:space="0" w:color="auto"/>
        <w:right w:val="none" w:sz="0" w:space="0" w:color="auto"/>
      </w:divBdr>
    </w:div>
    <w:div w:id="214001645">
      <w:bodyDiv w:val="1"/>
      <w:marLeft w:val="0"/>
      <w:marRight w:val="0"/>
      <w:marTop w:val="0"/>
      <w:marBottom w:val="0"/>
      <w:divBdr>
        <w:top w:val="none" w:sz="0" w:space="0" w:color="auto"/>
        <w:left w:val="none" w:sz="0" w:space="0" w:color="auto"/>
        <w:bottom w:val="none" w:sz="0" w:space="0" w:color="auto"/>
        <w:right w:val="none" w:sz="0" w:space="0" w:color="auto"/>
      </w:divBdr>
    </w:div>
    <w:div w:id="216862021">
      <w:bodyDiv w:val="1"/>
      <w:marLeft w:val="0"/>
      <w:marRight w:val="0"/>
      <w:marTop w:val="0"/>
      <w:marBottom w:val="0"/>
      <w:divBdr>
        <w:top w:val="none" w:sz="0" w:space="0" w:color="auto"/>
        <w:left w:val="none" w:sz="0" w:space="0" w:color="auto"/>
        <w:bottom w:val="none" w:sz="0" w:space="0" w:color="auto"/>
        <w:right w:val="none" w:sz="0" w:space="0" w:color="auto"/>
      </w:divBdr>
    </w:div>
    <w:div w:id="217593726">
      <w:bodyDiv w:val="1"/>
      <w:marLeft w:val="0"/>
      <w:marRight w:val="0"/>
      <w:marTop w:val="0"/>
      <w:marBottom w:val="0"/>
      <w:divBdr>
        <w:top w:val="none" w:sz="0" w:space="0" w:color="auto"/>
        <w:left w:val="none" w:sz="0" w:space="0" w:color="auto"/>
        <w:bottom w:val="none" w:sz="0" w:space="0" w:color="auto"/>
        <w:right w:val="none" w:sz="0" w:space="0" w:color="auto"/>
      </w:divBdr>
    </w:div>
    <w:div w:id="218397372">
      <w:bodyDiv w:val="1"/>
      <w:marLeft w:val="0"/>
      <w:marRight w:val="0"/>
      <w:marTop w:val="0"/>
      <w:marBottom w:val="0"/>
      <w:divBdr>
        <w:top w:val="none" w:sz="0" w:space="0" w:color="auto"/>
        <w:left w:val="none" w:sz="0" w:space="0" w:color="auto"/>
        <w:bottom w:val="none" w:sz="0" w:space="0" w:color="auto"/>
        <w:right w:val="none" w:sz="0" w:space="0" w:color="auto"/>
      </w:divBdr>
    </w:div>
    <w:div w:id="218447033">
      <w:bodyDiv w:val="1"/>
      <w:marLeft w:val="0"/>
      <w:marRight w:val="0"/>
      <w:marTop w:val="0"/>
      <w:marBottom w:val="0"/>
      <w:divBdr>
        <w:top w:val="none" w:sz="0" w:space="0" w:color="auto"/>
        <w:left w:val="none" w:sz="0" w:space="0" w:color="auto"/>
        <w:bottom w:val="none" w:sz="0" w:space="0" w:color="auto"/>
        <w:right w:val="none" w:sz="0" w:space="0" w:color="auto"/>
      </w:divBdr>
    </w:div>
    <w:div w:id="223178705">
      <w:bodyDiv w:val="1"/>
      <w:marLeft w:val="0"/>
      <w:marRight w:val="0"/>
      <w:marTop w:val="0"/>
      <w:marBottom w:val="0"/>
      <w:divBdr>
        <w:top w:val="none" w:sz="0" w:space="0" w:color="auto"/>
        <w:left w:val="none" w:sz="0" w:space="0" w:color="auto"/>
        <w:bottom w:val="none" w:sz="0" w:space="0" w:color="auto"/>
        <w:right w:val="none" w:sz="0" w:space="0" w:color="auto"/>
      </w:divBdr>
    </w:div>
    <w:div w:id="223225252">
      <w:bodyDiv w:val="1"/>
      <w:marLeft w:val="0"/>
      <w:marRight w:val="0"/>
      <w:marTop w:val="0"/>
      <w:marBottom w:val="0"/>
      <w:divBdr>
        <w:top w:val="none" w:sz="0" w:space="0" w:color="auto"/>
        <w:left w:val="none" w:sz="0" w:space="0" w:color="auto"/>
        <w:bottom w:val="none" w:sz="0" w:space="0" w:color="auto"/>
        <w:right w:val="none" w:sz="0" w:space="0" w:color="auto"/>
      </w:divBdr>
    </w:div>
    <w:div w:id="223880325">
      <w:bodyDiv w:val="1"/>
      <w:marLeft w:val="0"/>
      <w:marRight w:val="0"/>
      <w:marTop w:val="0"/>
      <w:marBottom w:val="0"/>
      <w:divBdr>
        <w:top w:val="none" w:sz="0" w:space="0" w:color="auto"/>
        <w:left w:val="none" w:sz="0" w:space="0" w:color="auto"/>
        <w:bottom w:val="none" w:sz="0" w:space="0" w:color="auto"/>
        <w:right w:val="none" w:sz="0" w:space="0" w:color="auto"/>
      </w:divBdr>
    </w:div>
    <w:div w:id="224924550">
      <w:bodyDiv w:val="1"/>
      <w:marLeft w:val="0"/>
      <w:marRight w:val="0"/>
      <w:marTop w:val="0"/>
      <w:marBottom w:val="0"/>
      <w:divBdr>
        <w:top w:val="none" w:sz="0" w:space="0" w:color="auto"/>
        <w:left w:val="none" w:sz="0" w:space="0" w:color="auto"/>
        <w:bottom w:val="none" w:sz="0" w:space="0" w:color="auto"/>
        <w:right w:val="none" w:sz="0" w:space="0" w:color="auto"/>
      </w:divBdr>
    </w:div>
    <w:div w:id="235091589">
      <w:bodyDiv w:val="1"/>
      <w:marLeft w:val="0"/>
      <w:marRight w:val="0"/>
      <w:marTop w:val="0"/>
      <w:marBottom w:val="0"/>
      <w:divBdr>
        <w:top w:val="none" w:sz="0" w:space="0" w:color="auto"/>
        <w:left w:val="none" w:sz="0" w:space="0" w:color="auto"/>
        <w:bottom w:val="none" w:sz="0" w:space="0" w:color="auto"/>
        <w:right w:val="none" w:sz="0" w:space="0" w:color="auto"/>
      </w:divBdr>
    </w:div>
    <w:div w:id="237256065">
      <w:bodyDiv w:val="1"/>
      <w:marLeft w:val="0"/>
      <w:marRight w:val="0"/>
      <w:marTop w:val="0"/>
      <w:marBottom w:val="0"/>
      <w:divBdr>
        <w:top w:val="none" w:sz="0" w:space="0" w:color="auto"/>
        <w:left w:val="none" w:sz="0" w:space="0" w:color="auto"/>
        <w:bottom w:val="none" w:sz="0" w:space="0" w:color="auto"/>
        <w:right w:val="none" w:sz="0" w:space="0" w:color="auto"/>
      </w:divBdr>
    </w:div>
    <w:div w:id="238517143">
      <w:bodyDiv w:val="1"/>
      <w:marLeft w:val="0"/>
      <w:marRight w:val="0"/>
      <w:marTop w:val="0"/>
      <w:marBottom w:val="0"/>
      <w:divBdr>
        <w:top w:val="none" w:sz="0" w:space="0" w:color="auto"/>
        <w:left w:val="none" w:sz="0" w:space="0" w:color="auto"/>
        <w:bottom w:val="none" w:sz="0" w:space="0" w:color="auto"/>
        <w:right w:val="none" w:sz="0" w:space="0" w:color="auto"/>
      </w:divBdr>
    </w:div>
    <w:div w:id="240867500">
      <w:bodyDiv w:val="1"/>
      <w:marLeft w:val="0"/>
      <w:marRight w:val="0"/>
      <w:marTop w:val="0"/>
      <w:marBottom w:val="0"/>
      <w:divBdr>
        <w:top w:val="none" w:sz="0" w:space="0" w:color="auto"/>
        <w:left w:val="none" w:sz="0" w:space="0" w:color="auto"/>
        <w:bottom w:val="none" w:sz="0" w:space="0" w:color="auto"/>
        <w:right w:val="none" w:sz="0" w:space="0" w:color="auto"/>
      </w:divBdr>
    </w:div>
    <w:div w:id="242642483">
      <w:bodyDiv w:val="1"/>
      <w:marLeft w:val="0"/>
      <w:marRight w:val="0"/>
      <w:marTop w:val="0"/>
      <w:marBottom w:val="0"/>
      <w:divBdr>
        <w:top w:val="none" w:sz="0" w:space="0" w:color="auto"/>
        <w:left w:val="none" w:sz="0" w:space="0" w:color="auto"/>
        <w:bottom w:val="none" w:sz="0" w:space="0" w:color="auto"/>
        <w:right w:val="none" w:sz="0" w:space="0" w:color="auto"/>
      </w:divBdr>
    </w:div>
    <w:div w:id="247422956">
      <w:bodyDiv w:val="1"/>
      <w:marLeft w:val="0"/>
      <w:marRight w:val="0"/>
      <w:marTop w:val="0"/>
      <w:marBottom w:val="0"/>
      <w:divBdr>
        <w:top w:val="none" w:sz="0" w:space="0" w:color="auto"/>
        <w:left w:val="none" w:sz="0" w:space="0" w:color="auto"/>
        <w:bottom w:val="none" w:sz="0" w:space="0" w:color="auto"/>
        <w:right w:val="none" w:sz="0" w:space="0" w:color="auto"/>
      </w:divBdr>
    </w:div>
    <w:div w:id="247886662">
      <w:bodyDiv w:val="1"/>
      <w:marLeft w:val="0"/>
      <w:marRight w:val="0"/>
      <w:marTop w:val="0"/>
      <w:marBottom w:val="0"/>
      <w:divBdr>
        <w:top w:val="none" w:sz="0" w:space="0" w:color="auto"/>
        <w:left w:val="none" w:sz="0" w:space="0" w:color="auto"/>
        <w:bottom w:val="none" w:sz="0" w:space="0" w:color="auto"/>
        <w:right w:val="none" w:sz="0" w:space="0" w:color="auto"/>
      </w:divBdr>
    </w:div>
    <w:div w:id="248125571">
      <w:bodyDiv w:val="1"/>
      <w:marLeft w:val="0"/>
      <w:marRight w:val="0"/>
      <w:marTop w:val="0"/>
      <w:marBottom w:val="0"/>
      <w:divBdr>
        <w:top w:val="none" w:sz="0" w:space="0" w:color="auto"/>
        <w:left w:val="none" w:sz="0" w:space="0" w:color="auto"/>
        <w:bottom w:val="none" w:sz="0" w:space="0" w:color="auto"/>
        <w:right w:val="none" w:sz="0" w:space="0" w:color="auto"/>
      </w:divBdr>
    </w:div>
    <w:div w:id="248469933">
      <w:bodyDiv w:val="1"/>
      <w:marLeft w:val="0"/>
      <w:marRight w:val="0"/>
      <w:marTop w:val="0"/>
      <w:marBottom w:val="0"/>
      <w:divBdr>
        <w:top w:val="none" w:sz="0" w:space="0" w:color="auto"/>
        <w:left w:val="none" w:sz="0" w:space="0" w:color="auto"/>
        <w:bottom w:val="none" w:sz="0" w:space="0" w:color="auto"/>
        <w:right w:val="none" w:sz="0" w:space="0" w:color="auto"/>
      </w:divBdr>
    </w:div>
    <w:div w:id="252012890">
      <w:bodyDiv w:val="1"/>
      <w:marLeft w:val="0"/>
      <w:marRight w:val="0"/>
      <w:marTop w:val="0"/>
      <w:marBottom w:val="0"/>
      <w:divBdr>
        <w:top w:val="none" w:sz="0" w:space="0" w:color="auto"/>
        <w:left w:val="none" w:sz="0" w:space="0" w:color="auto"/>
        <w:bottom w:val="none" w:sz="0" w:space="0" w:color="auto"/>
        <w:right w:val="none" w:sz="0" w:space="0" w:color="auto"/>
      </w:divBdr>
    </w:div>
    <w:div w:id="252445281">
      <w:bodyDiv w:val="1"/>
      <w:marLeft w:val="0"/>
      <w:marRight w:val="0"/>
      <w:marTop w:val="0"/>
      <w:marBottom w:val="0"/>
      <w:divBdr>
        <w:top w:val="none" w:sz="0" w:space="0" w:color="auto"/>
        <w:left w:val="none" w:sz="0" w:space="0" w:color="auto"/>
        <w:bottom w:val="none" w:sz="0" w:space="0" w:color="auto"/>
        <w:right w:val="none" w:sz="0" w:space="0" w:color="auto"/>
      </w:divBdr>
    </w:div>
    <w:div w:id="254363551">
      <w:bodyDiv w:val="1"/>
      <w:marLeft w:val="0"/>
      <w:marRight w:val="0"/>
      <w:marTop w:val="0"/>
      <w:marBottom w:val="0"/>
      <w:divBdr>
        <w:top w:val="none" w:sz="0" w:space="0" w:color="auto"/>
        <w:left w:val="none" w:sz="0" w:space="0" w:color="auto"/>
        <w:bottom w:val="none" w:sz="0" w:space="0" w:color="auto"/>
        <w:right w:val="none" w:sz="0" w:space="0" w:color="auto"/>
      </w:divBdr>
    </w:div>
    <w:div w:id="261300473">
      <w:bodyDiv w:val="1"/>
      <w:marLeft w:val="0"/>
      <w:marRight w:val="0"/>
      <w:marTop w:val="0"/>
      <w:marBottom w:val="0"/>
      <w:divBdr>
        <w:top w:val="none" w:sz="0" w:space="0" w:color="auto"/>
        <w:left w:val="none" w:sz="0" w:space="0" w:color="auto"/>
        <w:bottom w:val="none" w:sz="0" w:space="0" w:color="auto"/>
        <w:right w:val="none" w:sz="0" w:space="0" w:color="auto"/>
      </w:divBdr>
    </w:div>
    <w:div w:id="264769548">
      <w:bodyDiv w:val="1"/>
      <w:marLeft w:val="0"/>
      <w:marRight w:val="0"/>
      <w:marTop w:val="0"/>
      <w:marBottom w:val="0"/>
      <w:divBdr>
        <w:top w:val="none" w:sz="0" w:space="0" w:color="auto"/>
        <w:left w:val="none" w:sz="0" w:space="0" w:color="auto"/>
        <w:bottom w:val="none" w:sz="0" w:space="0" w:color="auto"/>
        <w:right w:val="none" w:sz="0" w:space="0" w:color="auto"/>
      </w:divBdr>
    </w:div>
    <w:div w:id="266156177">
      <w:bodyDiv w:val="1"/>
      <w:marLeft w:val="0"/>
      <w:marRight w:val="0"/>
      <w:marTop w:val="0"/>
      <w:marBottom w:val="0"/>
      <w:divBdr>
        <w:top w:val="none" w:sz="0" w:space="0" w:color="auto"/>
        <w:left w:val="none" w:sz="0" w:space="0" w:color="auto"/>
        <w:bottom w:val="none" w:sz="0" w:space="0" w:color="auto"/>
        <w:right w:val="none" w:sz="0" w:space="0" w:color="auto"/>
      </w:divBdr>
    </w:div>
    <w:div w:id="266353245">
      <w:bodyDiv w:val="1"/>
      <w:marLeft w:val="0"/>
      <w:marRight w:val="0"/>
      <w:marTop w:val="0"/>
      <w:marBottom w:val="0"/>
      <w:divBdr>
        <w:top w:val="none" w:sz="0" w:space="0" w:color="auto"/>
        <w:left w:val="none" w:sz="0" w:space="0" w:color="auto"/>
        <w:bottom w:val="none" w:sz="0" w:space="0" w:color="auto"/>
        <w:right w:val="none" w:sz="0" w:space="0" w:color="auto"/>
      </w:divBdr>
      <w:divsChild>
        <w:div w:id="29572396">
          <w:marLeft w:val="480"/>
          <w:marRight w:val="0"/>
          <w:marTop w:val="0"/>
          <w:marBottom w:val="0"/>
          <w:divBdr>
            <w:top w:val="none" w:sz="0" w:space="0" w:color="auto"/>
            <w:left w:val="none" w:sz="0" w:space="0" w:color="auto"/>
            <w:bottom w:val="none" w:sz="0" w:space="0" w:color="auto"/>
            <w:right w:val="none" w:sz="0" w:space="0" w:color="auto"/>
          </w:divBdr>
        </w:div>
        <w:div w:id="134951902">
          <w:marLeft w:val="480"/>
          <w:marRight w:val="0"/>
          <w:marTop w:val="0"/>
          <w:marBottom w:val="0"/>
          <w:divBdr>
            <w:top w:val="none" w:sz="0" w:space="0" w:color="auto"/>
            <w:left w:val="none" w:sz="0" w:space="0" w:color="auto"/>
            <w:bottom w:val="none" w:sz="0" w:space="0" w:color="auto"/>
            <w:right w:val="none" w:sz="0" w:space="0" w:color="auto"/>
          </w:divBdr>
        </w:div>
        <w:div w:id="174196995">
          <w:marLeft w:val="480"/>
          <w:marRight w:val="0"/>
          <w:marTop w:val="0"/>
          <w:marBottom w:val="0"/>
          <w:divBdr>
            <w:top w:val="none" w:sz="0" w:space="0" w:color="auto"/>
            <w:left w:val="none" w:sz="0" w:space="0" w:color="auto"/>
            <w:bottom w:val="none" w:sz="0" w:space="0" w:color="auto"/>
            <w:right w:val="none" w:sz="0" w:space="0" w:color="auto"/>
          </w:divBdr>
        </w:div>
        <w:div w:id="205263959">
          <w:marLeft w:val="480"/>
          <w:marRight w:val="0"/>
          <w:marTop w:val="0"/>
          <w:marBottom w:val="0"/>
          <w:divBdr>
            <w:top w:val="none" w:sz="0" w:space="0" w:color="auto"/>
            <w:left w:val="none" w:sz="0" w:space="0" w:color="auto"/>
            <w:bottom w:val="none" w:sz="0" w:space="0" w:color="auto"/>
            <w:right w:val="none" w:sz="0" w:space="0" w:color="auto"/>
          </w:divBdr>
        </w:div>
        <w:div w:id="205530339">
          <w:marLeft w:val="480"/>
          <w:marRight w:val="0"/>
          <w:marTop w:val="0"/>
          <w:marBottom w:val="0"/>
          <w:divBdr>
            <w:top w:val="none" w:sz="0" w:space="0" w:color="auto"/>
            <w:left w:val="none" w:sz="0" w:space="0" w:color="auto"/>
            <w:bottom w:val="none" w:sz="0" w:space="0" w:color="auto"/>
            <w:right w:val="none" w:sz="0" w:space="0" w:color="auto"/>
          </w:divBdr>
        </w:div>
        <w:div w:id="223221635">
          <w:marLeft w:val="480"/>
          <w:marRight w:val="0"/>
          <w:marTop w:val="0"/>
          <w:marBottom w:val="0"/>
          <w:divBdr>
            <w:top w:val="none" w:sz="0" w:space="0" w:color="auto"/>
            <w:left w:val="none" w:sz="0" w:space="0" w:color="auto"/>
            <w:bottom w:val="none" w:sz="0" w:space="0" w:color="auto"/>
            <w:right w:val="none" w:sz="0" w:space="0" w:color="auto"/>
          </w:divBdr>
        </w:div>
        <w:div w:id="271402077">
          <w:marLeft w:val="480"/>
          <w:marRight w:val="0"/>
          <w:marTop w:val="0"/>
          <w:marBottom w:val="0"/>
          <w:divBdr>
            <w:top w:val="none" w:sz="0" w:space="0" w:color="auto"/>
            <w:left w:val="none" w:sz="0" w:space="0" w:color="auto"/>
            <w:bottom w:val="none" w:sz="0" w:space="0" w:color="auto"/>
            <w:right w:val="none" w:sz="0" w:space="0" w:color="auto"/>
          </w:divBdr>
        </w:div>
        <w:div w:id="273055622">
          <w:marLeft w:val="480"/>
          <w:marRight w:val="0"/>
          <w:marTop w:val="0"/>
          <w:marBottom w:val="0"/>
          <w:divBdr>
            <w:top w:val="none" w:sz="0" w:space="0" w:color="auto"/>
            <w:left w:val="none" w:sz="0" w:space="0" w:color="auto"/>
            <w:bottom w:val="none" w:sz="0" w:space="0" w:color="auto"/>
            <w:right w:val="none" w:sz="0" w:space="0" w:color="auto"/>
          </w:divBdr>
        </w:div>
        <w:div w:id="304045804">
          <w:marLeft w:val="480"/>
          <w:marRight w:val="0"/>
          <w:marTop w:val="0"/>
          <w:marBottom w:val="0"/>
          <w:divBdr>
            <w:top w:val="none" w:sz="0" w:space="0" w:color="auto"/>
            <w:left w:val="none" w:sz="0" w:space="0" w:color="auto"/>
            <w:bottom w:val="none" w:sz="0" w:space="0" w:color="auto"/>
            <w:right w:val="none" w:sz="0" w:space="0" w:color="auto"/>
          </w:divBdr>
        </w:div>
        <w:div w:id="310134073">
          <w:marLeft w:val="480"/>
          <w:marRight w:val="0"/>
          <w:marTop w:val="0"/>
          <w:marBottom w:val="0"/>
          <w:divBdr>
            <w:top w:val="none" w:sz="0" w:space="0" w:color="auto"/>
            <w:left w:val="none" w:sz="0" w:space="0" w:color="auto"/>
            <w:bottom w:val="none" w:sz="0" w:space="0" w:color="auto"/>
            <w:right w:val="none" w:sz="0" w:space="0" w:color="auto"/>
          </w:divBdr>
        </w:div>
        <w:div w:id="372851631">
          <w:marLeft w:val="480"/>
          <w:marRight w:val="0"/>
          <w:marTop w:val="0"/>
          <w:marBottom w:val="0"/>
          <w:divBdr>
            <w:top w:val="none" w:sz="0" w:space="0" w:color="auto"/>
            <w:left w:val="none" w:sz="0" w:space="0" w:color="auto"/>
            <w:bottom w:val="none" w:sz="0" w:space="0" w:color="auto"/>
            <w:right w:val="none" w:sz="0" w:space="0" w:color="auto"/>
          </w:divBdr>
        </w:div>
        <w:div w:id="486091625">
          <w:marLeft w:val="480"/>
          <w:marRight w:val="0"/>
          <w:marTop w:val="0"/>
          <w:marBottom w:val="0"/>
          <w:divBdr>
            <w:top w:val="none" w:sz="0" w:space="0" w:color="auto"/>
            <w:left w:val="none" w:sz="0" w:space="0" w:color="auto"/>
            <w:bottom w:val="none" w:sz="0" w:space="0" w:color="auto"/>
            <w:right w:val="none" w:sz="0" w:space="0" w:color="auto"/>
          </w:divBdr>
        </w:div>
        <w:div w:id="491676303">
          <w:marLeft w:val="480"/>
          <w:marRight w:val="0"/>
          <w:marTop w:val="0"/>
          <w:marBottom w:val="0"/>
          <w:divBdr>
            <w:top w:val="none" w:sz="0" w:space="0" w:color="auto"/>
            <w:left w:val="none" w:sz="0" w:space="0" w:color="auto"/>
            <w:bottom w:val="none" w:sz="0" w:space="0" w:color="auto"/>
            <w:right w:val="none" w:sz="0" w:space="0" w:color="auto"/>
          </w:divBdr>
        </w:div>
        <w:div w:id="593056941">
          <w:marLeft w:val="480"/>
          <w:marRight w:val="0"/>
          <w:marTop w:val="0"/>
          <w:marBottom w:val="0"/>
          <w:divBdr>
            <w:top w:val="none" w:sz="0" w:space="0" w:color="auto"/>
            <w:left w:val="none" w:sz="0" w:space="0" w:color="auto"/>
            <w:bottom w:val="none" w:sz="0" w:space="0" w:color="auto"/>
            <w:right w:val="none" w:sz="0" w:space="0" w:color="auto"/>
          </w:divBdr>
        </w:div>
        <w:div w:id="619535778">
          <w:marLeft w:val="480"/>
          <w:marRight w:val="0"/>
          <w:marTop w:val="0"/>
          <w:marBottom w:val="0"/>
          <w:divBdr>
            <w:top w:val="none" w:sz="0" w:space="0" w:color="auto"/>
            <w:left w:val="none" w:sz="0" w:space="0" w:color="auto"/>
            <w:bottom w:val="none" w:sz="0" w:space="0" w:color="auto"/>
            <w:right w:val="none" w:sz="0" w:space="0" w:color="auto"/>
          </w:divBdr>
        </w:div>
        <w:div w:id="627395742">
          <w:marLeft w:val="480"/>
          <w:marRight w:val="0"/>
          <w:marTop w:val="0"/>
          <w:marBottom w:val="0"/>
          <w:divBdr>
            <w:top w:val="none" w:sz="0" w:space="0" w:color="auto"/>
            <w:left w:val="none" w:sz="0" w:space="0" w:color="auto"/>
            <w:bottom w:val="none" w:sz="0" w:space="0" w:color="auto"/>
            <w:right w:val="none" w:sz="0" w:space="0" w:color="auto"/>
          </w:divBdr>
        </w:div>
        <w:div w:id="628390447">
          <w:marLeft w:val="480"/>
          <w:marRight w:val="0"/>
          <w:marTop w:val="0"/>
          <w:marBottom w:val="0"/>
          <w:divBdr>
            <w:top w:val="none" w:sz="0" w:space="0" w:color="auto"/>
            <w:left w:val="none" w:sz="0" w:space="0" w:color="auto"/>
            <w:bottom w:val="none" w:sz="0" w:space="0" w:color="auto"/>
            <w:right w:val="none" w:sz="0" w:space="0" w:color="auto"/>
          </w:divBdr>
        </w:div>
        <w:div w:id="630212260">
          <w:marLeft w:val="480"/>
          <w:marRight w:val="0"/>
          <w:marTop w:val="0"/>
          <w:marBottom w:val="0"/>
          <w:divBdr>
            <w:top w:val="none" w:sz="0" w:space="0" w:color="auto"/>
            <w:left w:val="none" w:sz="0" w:space="0" w:color="auto"/>
            <w:bottom w:val="none" w:sz="0" w:space="0" w:color="auto"/>
            <w:right w:val="none" w:sz="0" w:space="0" w:color="auto"/>
          </w:divBdr>
        </w:div>
        <w:div w:id="643899139">
          <w:marLeft w:val="480"/>
          <w:marRight w:val="0"/>
          <w:marTop w:val="0"/>
          <w:marBottom w:val="0"/>
          <w:divBdr>
            <w:top w:val="none" w:sz="0" w:space="0" w:color="auto"/>
            <w:left w:val="none" w:sz="0" w:space="0" w:color="auto"/>
            <w:bottom w:val="none" w:sz="0" w:space="0" w:color="auto"/>
            <w:right w:val="none" w:sz="0" w:space="0" w:color="auto"/>
          </w:divBdr>
        </w:div>
        <w:div w:id="686449287">
          <w:marLeft w:val="480"/>
          <w:marRight w:val="0"/>
          <w:marTop w:val="0"/>
          <w:marBottom w:val="0"/>
          <w:divBdr>
            <w:top w:val="none" w:sz="0" w:space="0" w:color="auto"/>
            <w:left w:val="none" w:sz="0" w:space="0" w:color="auto"/>
            <w:bottom w:val="none" w:sz="0" w:space="0" w:color="auto"/>
            <w:right w:val="none" w:sz="0" w:space="0" w:color="auto"/>
          </w:divBdr>
        </w:div>
        <w:div w:id="756558695">
          <w:marLeft w:val="480"/>
          <w:marRight w:val="0"/>
          <w:marTop w:val="0"/>
          <w:marBottom w:val="0"/>
          <w:divBdr>
            <w:top w:val="none" w:sz="0" w:space="0" w:color="auto"/>
            <w:left w:val="none" w:sz="0" w:space="0" w:color="auto"/>
            <w:bottom w:val="none" w:sz="0" w:space="0" w:color="auto"/>
            <w:right w:val="none" w:sz="0" w:space="0" w:color="auto"/>
          </w:divBdr>
        </w:div>
        <w:div w:id="758598724">
          <w:marLeft w:val="480"/>
          <w:marRight w:val="0"/>
          <w:marTop w:val="0"/>
          <w:marBottom w:val="0"/>
          <w:divBdr>
            <w:top w:val="none" w:sz="0" w:space="0" w:color="auto"/>
            <w:left w:val="none" w:sz="0" w:space="0" w:color="auto"/>
            <w:bottom w:val="none" w:sz="0" w:space="0" w:color="auto"/>
            <w:right w:val="none" w:sz="0" w:space="0" w:color="auto"/>
          </w:divBdr>
        </w:div>
        <w:div w:id="789323627">
          <w:marLeft w:val="480"/>
          <w:marRight w:val="0"/>
          <w:marTop w:val="0"/>
          <w:marBottom w:val="0"/>
          <w:divBdr>
            <w:top w:val="none" w:sz="0" w:space="0" w:color="auto"/>
            <w:left w:val="none" w:sz="0" w:space="0" w:color="auto"/>
            <w:bottom w:val="none" w:sz="0" w:space="0" w:color="auto"/>
            <w:right w:val="none" w:sz="0" w:space="0" w:color="auto"/>
          </w:divBdr>
        </w:div>
        <w:div w:id="817259842">
          <w:marLeft w:val="480"/>
          <w:marRight w:val="0"/>
          <w:marTop w:val="0"/>
          <w:marBottom w:val="0"/>
          <w:divBdr>
            <w:top w:val="none" w:sz="0" w:space="0" w:color="auto"/>
            <w:left w:val="none" w:sz="0" w:space="0" w:color="auto"/>
            <w:bottom w:val="none" w:sz="0" w:space="0" w:color="auto"/>
            <w:right w:val="none" w:sz="0" w:space="0" w:color="auto"/>
          </w:divBdr>
        </w:div>
        <w:div w:id="843130452">
          <w:marLeft w:val="480"/>
          <w:marRight w:val="0"/>
          <w:marTop w:val="0"/>
          <w:marBottom w:val="0"/>
          <w:divBdr>
            <w:top w:val="none" w:sz="0" w:space="0" w:color="auto"/>
            <w:left w:val="none" w:sz="0" w:space="0" w:color="auto"/>
            <w:bottom w:val="none" w:sz="0" w:space="0" w:color="auto"/>
            <w:right w:val="none" w:sz="0" w:space="0" w:color="auto"/>
          </w:divBdr>
        </w:div>
        <w:div w:id="940528022">
          <w:marLeft w:val="480"/>
          <w:marRight w:val="0"/>
          <w:marTop w:val="0"/>
          <w:marBottom w:val="0"/>
          <w:divBdr>
            <w:top w:val="none" w:sz="0" w:space="0" w:color="auto"/>
            <w:left w:val="none" w:sz="0" w:space="0" w:color="auto"/>
            <w:bottom w:val="none" w:sz="0" w:space="0" w:color="auto"/>
            <w:right w:val="none" w:sz="0" w:space="0" w:color="auto"/>
          </w:divBdr>
        </w:div>
        <w:div w:id="948317132">
          <w:marLeft w:val="480"/>
          <w:marRight w:val="0"/>
          <w:marTop w:val="0"/>
          <w:marBottom w:val="0"/>
          <w:divBdr>
            <w:top w:val="none" w:sz="0" w:space="0" w:color="auto"/>
            <w:left w:val="none" w:sz="0" w:space="0" w:color="auto"/>
            <w:bottom w:val="none" w:sz="0" w:space="0" w:color="auto"/>
            <w:right w:val="none" w:sz="0" w:space="0" w:color="auto"/>
          </w:divBdr>
        </w:div>
        <w:div w:id="1013454920">
          <w:marLeft w:val="480"/>
          <w:marRight w:val="0"/>
          <w:marTop w:val="0"/>
          <w:marBottom w:val="0"/>
          <w:divBdr>
            <w:top w:val="none" w:sz="0" w:space="0" w:color="auto"/>
            <w:left w:val="none" w:sz="0" w:space="0" w:color="auto"/>
            <w:bottom w:val="none" w:sz="0" w:space="0" w:color="auto"/>
            <w:right w:val="none" w:sz="0" w:space="0" w:color="auto"/>
          </w:divBdr>
        </w:div>
        <w:div w:id="1076512209">
          <w:marLeft w:val="480"/>
          <w:marRight w:val="0"/>
          <w:marTop w:val="0"/>
          <w:marBottom w:val="0"/>
          <w:divBdr>
            <w:top w:val="none" w:sz="0" w:space="0" w:color="auto"/>
            <w:left w:val="none" w:sz="0" w:space="0" w:color="auto"/>
            <w:bottom w:val="none" w:sz="0" w:space="0" w:color="auto"/>
            <w:right w:val="none" w:sz="0" w:space="0" w:color="auto"/>
          </w:divBdr>
        </w:div>
        <w:div w:id="1136409979">
          <w:marLeft w:val="480"/>
          <w:marRight w:val="0"/>
          <w:marTop w:val="0"/>
          <w:marBottom w:val="0"/>
          <w:divBdr>
            <w:top w:val="none" w:sz="0" w:space="0" w:color="auto"/>
            <w:left w:val="none" w:sz="0" w:space="0" w:color="auto"/>
            <w:bottom w:val="none" w:sz="0" w:space="0" w:color="auto"/>
            <w:right w:val="none" w:sz="0" w:space="0" w:color="auto"/>
          </w:divBdr>
        </w:div>
        <w:div w:id="1136987480">
          <w:marLeft w:val="480"/>
          <w:marRight w:val="0"/>
          <w:marTop w:val="0"/>
          <w:marBottom w:val="0"/>
          <w:divBdr>
            <w:top w:val="none" w:sz="0" w:space="0" w:color="auto"/>
            <w:left w:val="none" w:sz="0" w:space="0" w:color="auto"/>
            <w:bottom w:val="none" w:sz="0" w:space="0" w:color="auto"/>
            <w:right w:val="none" w:sz="0" w:space="0" w:color="auto"/>
          </w:divBdr>
        </w:div>
        <w:div w:id="1152719985">
          <w:marLeft w:val="480"/>
          <w:marRight w:val="0"/>
          <w:marTop w:val="0"/>
          <w:marBottom w:val="0"/>
          <w:divBdr>
            <w:top w:val="none" w:sz="0" w:space="0" w:color="auto"/>
            <w:left w:val="none" w:sz="0" w:space="0" w:color="auto"/>
            <w:bottom w:val="none" w:sz="0" w:space="0" w:color="auto"/>
            <w:right w:val="none" w:sz="0" w:space="0" w:color="auto"/>
          </w:divBdr>
        </w:div>
        <w:div w:id="1182207876">
          <w:marLeft w:val="480"/>
          <w:marRight w:val="0"/>
          <w:marTop w:val="0"/>
          <w:marBottom w:val="0"/>
          <w:divBdr>
            <w:top w:val="none" w:sz="0" w:space="0" w:color="auto"/>
            <w:left w:val="none" w:sz="0" w:space="0" w:color="auto"/>
            <w:bottom w:val="none" w:sz="0" w:space="0" w:color="auto"/>
            <w:right w:val="none" w:sz="0" w:space="0" w:color="auto"/>
          </w:divBdr>
        </w:div>
        <w:div w:id="1242564960">
          <w:marLeft w:val="480"/>
          <w:marRight w:val="0"/>
          <w:marTop w:val="0"/>
          <w:marBottom w:val="0"/>
          <w:divBdr>
            <w:top w:val="none" w:sz="0" w:space="0" w:color="auto"/>
            <w:left w:val="none" w:sz="0" w:space="0" w:color="auto"/>
            <w:bottom w:val="none" w:sz="0" w:space="0" w:color="auto"/>
            <w:right w:val="none" w:sz="0" w:space="0" w:color="auto"/>
          </w:divBdr>
        </w:div>
        <w:div w:id="1283220867">
          <w:marLeft w:val="480"/>
          <w:marRight w:val="0"/>
          <w:marTop w:val="0"/>
          <w:marBottom w:val="0"/>
          <w:divBdr>
            <w:top w:val="none" w:sz="0" w:space="0" w:color="auto"/>
            <w:left w:val="none" w:sz="0" w:space="0" w:color="auto"/>
            <w:bottom w:val="none" w:sz="0" w:space="0" w:color="auto"/>
            <w:right w:val="none" w:sz="0" w:space="0" w:color="auto"/>
          </w:divBdr>
        </w:div>
        <w:div w:id="1292859614">
          <w:marLeft w:val="480"/>
          <w:marRight w:val="0"/>
          <w:marTop w:val="0"/>
          <w:marBottom w:val="0"/>
          <w:divBdr>
            <w:top w:val="none" w:sz="0" w:space="0" w:color="auto"/>
            <w:left w:val="none" w:sz="0" w:space="0" w:color="auto"/>
            <w:bottom w:val="none" w:sz="0" w:space="0" w:color="auto"/>
            <w:right w:val="none" w:sz="0" w:space="0" w:color="auto"/>
          </w:divBdr>
        </w:div>
        <w:div w:id="1328627655">
          <w:marLeft w:val="480"/>
          <w:marRight w:val="0"/>
          <w:marTop w:val="0"/>
          <w:marBottom w:val="0"/>
          <w:divBdr>
            <w:top w:val="none" w:sz="0" w:space="0" w:color="auto"/>
            <w:left w:val="none" w:sz="0" w:space="0" w:color="auto"/>
            <w:bottom w:val="none" w:sz="0" w:space="0" w:color="auto"/>
            <w:right w:val="none" w:sz="0" w:space="0" w:color="auto"/>
          </w:divBdr>
        </w:div>
        <w:div w:id="1388723202">
          <w:marLeft w:val="480"/>
          <w:marRight w:val="0"/>
          <w:marTop w:val="0"/>
          <w:marBottom w:val="0"/>
          <w:divBdr>
            <w:top w:val="none" w:sz="0" w:space="0" w:color="auto"/>
            <w:left w:val="none" w:sz="0" w:space="0" w:color="auto"/>
            <w:bottom w:val="none" w:sz="0" w:space="0" w:color="auto"/>
            <w:right w:val="none" w:sz="0" w:space="0" w:color="auto"/>
          </w:divBdr>
        </w:div>
        <w:div w:id="1425492826">
          <w:marLeft w:val="480"/>
          <w:marRight w:val="0"/>
          <w:marTop w:val="0"/>
          <w:marBottom w:val="0"/>
          <w:divBdr>
            <w:top w:val="none" w:sz="0" w:space="0" w:color="auto"/>
            <w:left w:val="none" w:sz="0" w:space="0" w:color="auto"/>
            <w:bottom w:val="none" w:sz="0" w:space="0" w:color="auto"/>
            <w:right w:val="none" w:sz="0" w:space="0" w:color="auto"/>
          </w:divBdr>
        </w:div>
        <w:div w:id="1426998551">
          <w:marLeft w:val="480"/>
          <w:marRight w:val="0"/>
          <w:marTop w:val="0"/>
          <w:marBottom w:val="0"/>
          <w:divBdr>
            <w:top w:val="none" w:sz="0" w:space="0" w:color="auto"/>
            <w:left w:val="none" w:sz="0" w:space="0" w:color="auto"/>
            <w:bottom w:val="none" w:sz="0" w:space="0" w:color="auto"/>
            <w:right w:val="none" w:sz="0" w:space="0" w:color="auto"/>
          </w:divBdr>
        </w:div>
        <w:div w:id="1460301962">
          <w:marLeft w:val="480"/>
          <w:marRight w:val="0"/>
          <w:marTop w:val="0"/>
          <w:marBottom w:val="0"/>
          <w:divBdr>
            <w:top w:val="none" w:sz="0" w:space="0" w:color="auto"/>
            <w:left w:val="none" w:sz="0" w:space="0" w:color="auto"/>
            <w:bottom w:val="none" w:sz="0" w:space="0" w:color="auto"/>
            <w:right w:val="none" w:sz="0" w:space="0" w:color="auto"/>
          </w:divBdr>
        </w:div>
        <w:div w:id="1524857439">
          <w:marLeft w:val="480"/>
          <w:marRight w:val="0"/>
          <w:marTop w:val="0"/>
          <w:marBottom w:val="0"/>
          <w:divBdr>
            <w:top w:val="none" w:sz="0" w:space="0" w:color="auto"/>
            <w:left w:val="none" w:sz="0" w:space="0" w:color="auto"/>
            <w:bottom w:val="none" w:sz="0" w:space="0" w:color="auto"/>
            <w:right w:val="none" w:sz="0" w:space="0" w:color="auto"/>
          </w:divBdr>
        </w:div>
        <w:div w:id="1583293779">
          <w:marLeft w:val="480"/>
          <w:marRight w:val="0"/>
          <w:marTop w:val="0"/>
          <w:marBottom w:val="0"/>
          <w:divBdr>
            <w:top w:val="none" w:sz="0" w:space="0" w:color="auto"/>
            <w:left w:val="none" w:sz="0" w:space="0" w:color="auto"/>
            <w:bottom w:val="none" w:sz="0" w:space="0" w:color="auto"/>
            <w:right w:val="none" w:sz="0" w:space="0" w:color="auto"/>
          </w:divBdr>
        </w:div>
        <w:div w:id="1592354780">
          <w:marLeft w:val="480"/>
          <w:marRight w:val="0"/>
          <w:marTop w:val="0"/>
          <w:marBottom w:val="0"/>
          <w:divBdr>
            <w:top w:val="none" w:sz="0" w:space="0" w:color="auto"/>
            <w:left w:val="none" w:sz="0" w:space="0" w:color="auto"/>
            <w:bottom w:val="none" w:sz="0" w:space="0" w:color="auto"/>
            <w:right w:val="none" w:sz="0" w:space="0" w:color="auto"/>
          </w:divBdr>
        </w:div>
        <w:div w:id="1611204383">
          <w:marLeft w:val="480"/>
          <w:marRight w:val="0"/>
          <w:marTop w:val="0"/>
          <w:marBottom w:val="0"/>
          <w:divBdr>
            <w:top w:val="none" w:sz="0" w:space="0" w:color="auto"/>
            <w:left w:val="none" w:sz="0" w:space="0" w:color="auto"/>
            <w:bottom w:val="none" w:sz="0" w:space="0" w:color="auto"/>
            <w:right w:val="none" w:sz="0" w:space="0" w:color="auto"/>
          </w:divBdr>
        </w:div>
        <w:div w:id="1624534379">
          <w:marLeft w:val="480"/>
          <w:marRight w:val="0"/>
          <w:marTop w:val="0"/>
          <w:marBottom w:val="0"/>
          <w:divBdr>
            <w:top w:val="none" w:sz="0" w:space="0" w:color="auto"/>
            <w:left w:val="none" w:sz="0" w:space="0" w:color="auto"/>
            <w:bottom w:val="none" w:sz="0" w:space="0" w:color="auto"/>
            <w:right w:val="none" w:sz="0" w:space="0" w:color="auto"/>
          </w:divBdr>
        </w:div>
        <w:div w:id="1696149775">
          <w:marLeft w:val="480"/>
          <w:marRight w:val="0"/>
          <w:marTop w:val="0"/>
          <w:marBottom w:val="0"/>
          <w:divBdr>
            <w:top w:val="none" w:sz="0" w:space="0" w:color="auto"/>
            <w:left w:val="none" w:sz="0" w:space="0" w:color="auto"/>
            <w:bottom w:val="none" w:sz="0" w:space="0" w:color="auto"/>
            <w:right w:val="none" w:sz="0" w:space="0" w:color="auto"/>
          </w:divBdr>
        </w:div>
        <w:div w:id="1725641080">
          <w:marLeft w:val="480"/>
          <w:marRight w:val="0"/>
          <w:marTop w:val="0"/>
          <w:marBottom w:val="0"/>
          <w:divBdr>
            <w:top w:val="none" w:sz="0" w:space="0" w:color="auto"/>
            <w:left w:val="none" w:sz="0" w:space="0" w:color="auto"/>
            <w:bottom w:val="none" w:sz="0" w:space="0" w:color="auto"/>
            <w:right w:val="none" w:sz="0" w:space="0" w:color="auto"/>
          </w:divBdr>
        </w:div>
        <w:div w:id="1726950053">
          <w:marLeft w:val="480"/>
          <w:marRight w:val="0"/>
          <w:marTop w:val="0"/>
          <w:marBottom w:val="0"/>
          <w:divBdr>
            <w:top w:val="none" w:sz="0" w:space="0" w:color="auto"/>
            <w:left w:val="none" w:sz="0" w:space="0" w:color="auto"/>
            <w:bottom w:val="none" w:sz="0" w:space="0" w:color="auto"/>
            <w:right w:val="none" w:sz="0" w:space="0" w:color="auto"/>
          </w:divBdr>
        </w:div>
        <w:div w:id="1769934107">
          <w:marLeft w:val="480"/>
          <w:marRight w:val="0"/>
          <w:marTop w:val="0"/>
          <w:marBottom w:val="0"/>
          <w:divBdr>
            <w:top w:val="none" w:sz="0" w:space="0" w:color="auto"/>
            <w:left w:val="none" w:sz="0" w:space="0" w:color="auto"/>
            <w:bottom w:val="none" w:sz="0" w:space="0" w:color="auto"/>
            <w:right w:val="none" w:sz="0" w:space="0" w:color="auto"/>
          </w:divBdr>
        </w:div>
        <w:div w:id="1776636244">
          <w:marLeft w:val="480"/>
          <w:marRight w:val="0"/>
          <w:marTop w:val="0"/>
          <w:marBottom w:val="0"/>
          <w:divBdr>
            <w:top w:val="none" w:sz="0" w:space="0" w:color="auto"/>
            <w:left w:val="none" w:sz="0" w:space="0" w:color="auto"/>
            <w:bottom w:val="none" w:sz="0" w:space="0" w:color="auto"/>
            <w:right w:val="none" w:sz="0" w:space="0" w:color="auto"/>
          </w:divBdr>
        </w:div>
        <w:div w:id="1807119863">
          <w:marLeft w:val="480"/>
          <w:marRight w:val="0"/>
          <w:marTop w:val="0"/>
          <w:marBottom w:val="0"/>
          <w:divBdr>
            <w:top w:val="none" w:sz="0" w:space="0" w:color="auto"/>
            <w:left w:val="none" w:sz="0" w:space="0" w:color="auto"/>
            <w:bottom w:val="none" w:sz="0" w:space="0" w:color="auto"/>
            <w:right w:val="none" w:sz="0" w:space="0" w:color="auto"/>
          </w:divBdr>
        </w:div>
        <w:div w:id="1831211201">
          <w:marLeft w:val="480"/>
          <w:marRight w:val="0"/>
          <w:marTop w:val="0"/>
          <w:marBottom w:val="0"/>
          <w:divBdr>
            <w:top w:val="none" w:sz="0" w:space="0" w:color="auto"/>
            <w:left w:val="none" w:sz="0" w:space="0" w:color="auto"/>
            <w:bottom w:val="none" w:sz="0" w:space="0" w:color="auto"/>
            <w:right w:val="none" w:sz="0" w:space="0" w:color="auto"/>
          </w:divBdr>
        </w:div>
        <w:div w:id="1832479443">
          <w:marLeft w:val="480"/>
          <w:marRight w:val="0"/>
          <w:marTop w:val="0"/>
          <w:marBottom w:val="0"/>
          <w:divBdr>
            <w:top w:val="none" w:sz="0" w:space="0" w:color="auto"/>
            <w:left w:val="none" w:sz="0" w:space="0" w:color="auto"/>
            <w:bottom w:val="none" w:sz="0" w:space="0" w:color="auto"/>
            <w:right w:val="none" w:sz="0" w:space="0" w:color="auto"/>
          </w:divBdr>
        </w:div>
        <w:div w:id="1876850799">
          <w:marLeft w:val="480"/>
          <w:marRight w:val="0"/>
          <w:marTop w:val="0"/>
          <w:marBottom w:val="0"/>
          <w:divBdr>
            <w:top w:val="none" w:sz="0" w:space="0" w:color="auto"/>
            <w:left w:val="none" w:sz="0" w:space="0" w:color="auto"/>
            <w:bottom w:val="none" w:sz="0" w:space="0" w:color="auto"/>
            <w:right w:val="none" w:sz="0" w:space="0" w:color="auto"/>
          </w:divBdr>
        </w:div>
        <w:div w:id="1914269528">
          <w:marLeft w:val="480"/>
          <w:marRight w:val="0"/>
          <w:marTop w:val="0"/>
          <w:marBottom w:val="0"/>
          <w:divBdr>
            <w:top w:val="none" w:sz="0" w:space="0" w:color="auto"/>
            <w:left w:val="none" w:sz="0" w:space="0" w:color="auto"/>
            <w:bottom w:val="none" w:sz="0" w:space="0" w:color="auto"/>
            <w:right w:val="none" w:sz="0" w:space="0" w:color="auto"/>
          </w:divBdr>
        </w:div>
        <w:div w:id="1918513291">
          <w:marLeft w:val="480"/>
          <w:marRight w:val="0"/>
          <w:marTop w:val="0"/>
          <w:marBottom w:val="0"/>
          <w:divBdr>
            <w:top w:val="none" w:sz="0" w:space="0" w:color="auto"/>
            <w:left w:val="none" w:sz="0" w:space="0" w:color="auto"/>
            <w:bottom w:val="none" w:sz="0" w:space="0" w:color="auto"/>
            <w:right w:val="none" w:sz="0" w:space="0" w:color="auto"/>
          </w:divBdr>
        </w:div>
        <w:div w:id="1951544663">
          <w:marLeft w:val="480"/>
          <w:marRight w:val="0"/>
          <w:marTop w:val="0"/>
          <w:marBottom w:val="0"/>
          <w:divBdr>
            <w:top w:val="none" w:sz="0" w:space="0" w:color="auto"/>
            <w:left w:val="none" w:sz="0" w:space="0" w:color="auto"/>
            <w:bottom w:val="none" w:sz="0" w:space="0" w:color="auto"/>
            <w:right w:val="none" w:sz="0" w:space="0" w:color="auto"/>
          </w:divBdr>
        </w:div>
        <w:div w:id="1983076531">
          <w:marLeft w:val="480"/>
          <w:marRight w:val="0"/>
          <w:marTop w:val="0"/>
          <w:marBottom w:val="0"/>
          <w:divBdr>
            <w:top w:val="none" w:sz="0" w:space="0" w:color="auto"/>
            <w:left w:val="none" w:sz="0" w:space="0" w:color="auto"/>
            <w:bottom w:val="none" w:sz="0" w:space="0" w:color="auto"/>
            <w:right w:val="none" w:sz="0" w:space="0" w:color="auto"/>
          </w:divBdr>
        </w:div>
        <w:div w:id="2007321112">
          <w:marLeft w:val="480"/>
          <w:marRight w:val="0"/>
          <w:marTop w:val="0"/>
          <w:marBottom w:val="0"/>
          <w:divBdr>
            <w:top w:val="none" w:sz="0" w:space="0" w:color="auto"/>
            <w:left w:val="none" w:sz="0" w:space="0" w:color="auto"/>
            <w:bottom w:val="none" w:sz="0" w:space="0" w:color="auto"/>
            <w:right w:val="none" w:sz="0" w:space="0" w:color="auto"/>
          </w:divBdr>
        </w:div>
        <w:div w:id="2036926071">
          <w:marLeft w:val="480"/>
          <w:marRight w:val="0"/>
          <w:marTop w:val="0"/>
          <w:marBottom w:val="0"/>
          <w:divBdr>
            <w:top w:val="none" w:sz="0" w:space="0" w:color="auto"/>
            <w:left w:val="none" w:sz="0" w:space="0" w:color="auto"/>
            <w:bottom w:val="none" w:sz="0" w:space="0" w:color="auto"/>
            <w:right w:val="none" w:sz="0" w:space="0" w:color="auto"/>
          </w:divBdr>
        </w:div>
        <w:div w:id="2043895357">
          <w:marLeft w:val="480"/>
          <w:marRight w:val="0"/>
          <w:marTop w:val="0"/>
          <w:marBottom w:val="0"/>
          <w:divBdr>
            <w:top w:val="none" w:sz="0" w:space="0" w:color="auto"/>
            <w:left w:val="none" w:sz="0" w:space="0" w:color="auto"/>
            <w:bottom w:val="none" w:sz="0" w:space="0" w:color="auto"/>
            <w:right w:val="none" w:sz="0" w:space="0" w:color="auto"/>
          </w:divBdr>
        </w:div>
        <w:div w:id="2069104658">
          <w:marLeft w:val="480"/>
          <w:marRight w:val="0"/>
          <w:marTop w:val="0"/>
          <w:marBottom w:val="0"/>
          <w:divBdr>
            <w:top w:val="none" w:sz="0" w:space="0" w:color="auto"/>
            <w:left w:val="none" w:sz="0" w:space="0" w:color="auto"/>
            <w:bottom w:val="none" w:sz="0" w:space="0" w:color="auto"/>
            <w:right w:val="none" w:sz="0" w:space="0" w:color="auto"/>
          </w:divBdr>
        </w:div>
        <w:div w:id="2121295476">
          <w:marLeft w:val="480"/>
          <w:marRight w:val="0"/>
          <w:marTop w:val="0"/>
          <w:marBottom w:val="0"/>
          <w:divBdr>
            <w:top w:val="none" w:sz="0" w:space="0" w:color="auto"/>
            <w:left w:val="none" w:sz="0" w:space="0" w:color="auto"/>
            <w:bottom w:val="none" w:sz="0" w:space="0" w:color="auto"/>
            <w:right w:val="none" w:sz="0" w:space="0" w:color="auto"/>
          </w:divBdr>
        </w:div>
        <w:div w:id="2129814749">
          <w:marLeft w:val="480"/>
          <w:marRight w:val="0"/>
          <w:marTop w:val="0"/>
          <w:marBottom w:val="0"/>
          <w:divBdr>
            <w:top w:val="none" w:sz="0" w:space="0" w:color="auto"/>
            <w:left w:val="none" w:sz="0" w:space="0" w:color="auto"/>
            <w:bottom w:val="none" w:sz="0" w:space="0" w:color="auto"/>
            <w:right w:val="none" w:sz="0" w:space="0" w:color="auto"/>
          </w:divBdr>
        </w:div>
      </w:divsChild>
    </w:div>
    <w:div w:id="267543236">
      <w:bodyDiv w:val="1"/>
      <w:marLeft w:val="0"/>
      <w:marRight w:val="0"/>
      <w:marTop w:val="0"/>
      <w:marBottom w:val="0"/>
      <w:divBdr>
        <w:top w:val="none" w:sz="0" w:space="0" w:color="auto"/>
        <w:left w:val="none" w:sz="0" w:space="0" w:color="auto"/>
        <w:bottom w:val="none" w:sz="0" w:space="0" w:color="auto"/>
        <w:right w:val="none" w:sz="0" w:space="0" w:color="auto"/>
      </w:divBdr>
    </w:div>
    <w:div w:id="268004109">
      <w:bodyDiv w:val="1"/>
      <w:marLeft w:val="0"/>
      <w:marRight w:val="0"/>
      <w:marTop w:val="0"/>
      <w:marBottom w:val="0"/>
      <w:divBdr>
        <w:top w:val="none" w:sz="0" w:space="0" w:color="auto"/>
        <w:left w:val="none" w:sz="0" w:space="0" w:color="auto"/>
        <w:bottom w:val="none" w:sz="0" w:space="0" w:color="auto"/>
        <w:right w:val="none" w:sz="0" w:space="0" w:color="auto"/>
      </w:divBdr>
    </w:div>
    <w:div w:id="272633673">
      <w:bodyDiv w:val="1"/>
      <w:marLeft w:val="0"/>
      <w:marRight w:val="0"/>
      <w:marTop w:val="0"/>
      <w:marBottom w:val="0"/>
      <w:divBdr>
        <w:top w:val="none" w:sz="0" w:space="0" w:color="auto"/>
        <w:left w:val="none" w:sz="0" w:space="0" w:color="auto"/>
        <w:bottom w:val="none" w:sz="0" w:space="0" w:color="auto"/>
        <w:right w:val="none" w:sz="0" w:space="0" w:color="auto"/>
      </w:divBdr>
    </w:div>
    <w:div w:id="275526661">
      <w:bodyDiv w:val="1"/>
      <w:marLeft w:val="0"/>
      <w:marRight w:val="0"/>
      <w:marTop w:val="0"/>
      <w:marBottom w:val="0"/>
      <w:divBdr>
        <w:top w:val="none" w:sz="0" w:space="0" w:color="auto"/>
        <w:left w:val="none" w:sz="0" w:space="0" w:color="auto"/>
        <w:bottom w:val="none" w:sz="0" w:space="0" w:color="auto"/>
        <w:right w:val="none" w:sz="0" w:space="0" w:color="auto"/>
      </w:divBdr>
    </w:div>
    <w:div w:id="278535809">
      <w:bodyDiv w:val="1"/>
      <w:marLeft w:val="0"/>
      <w:marRight w:val="0"/>
      <w:marTop w:val="0"/>
      <w:marBottom w:val="0"/>
      <w:divBdr>
        <w:top w:val="none" w:sz="0" w:space="0" w:color="auto"/>
        <w:left w:val="none" w:sz="0" w:space="0" w:color="auto"/>
        <w:bottom w:val="none" w:sz="0" w:space="0" w:color="auto"/>
        <w:right w:val="none" w:sz="0" w:space="0" w:color="auto"/>
      </w:divBdr>
    </w:div>
    <w:div w:id="279992090">
      <w:bodyDiv w:val="1"/>
      <w:marLeft w:val="0"/>
      <w:marRight w:val="0"/>
      <w:marTop w:val="0"/>
      <w:marBottom w:val="0"/>
      <w:divBdr>
        <w:top w:val="none" w:sz="0" w:space="0" w:color="auto"/>
        <w:left w:val="none" w:sz="0" w:space="0" w:color="auto"/>
        <w:bottom w:val="none" w:sz="0" w:space="0" w:color="auto"/>
        <w:right w:val="none" w:sz="0" w:space="0" w:color="auto"/>
      </w:divBdr>
    </w:div>
    <w:div w:id="281349828">
      <w:bodyDiv w:val="1"/>
      <w:marLeft w:val="0"/>
      <w:marRight w:val="0"/>
      <w:marTop w:val="0"/>
      <w:marBottom w:val="0"/>
      <w:divBdr>
        <w:top w:val="none" w:sz="0" w:space="0" w:color="auto"/>
        <w:left w:val="none" w:sz="0" w:space="0" w:color="auto"/>
        <w:bottom w:val="none" w:sz="0" w:space="0" w:color="auto"/>
        <w:right w:val="none" w:sz="0" w:space="0" w:color="auto"/>
      </w:divBdr>
    </w:div>
    <w:div w:id="281889907">
      <w:bodyDiv w:val="1"/>
      <w:marLeft w:val="0"/>
      <w:marRight w:val="0"/>
      <w:marTop w:val="0"/>
      <w:marBottom w:val="0"/>
      <w:divBdr>
        <w:top w:val="none" w:sz="0" w:space="0" w:color="auto"/>
        <w:left w:val="none" w:sz="0" w:space="0" w:color="auto"/>
        <w:bottom w:val="none" w:sz="0" w:space="0" w:color="auto"/>
        <w:right w:val="none" w:sz="0" w:space="0" w:color="auto"/>
      </w:divBdr>
    </w:div>
    <w:div w:id="285699321">
      <w:bodyDiv w:val="1"/>
      <w:marLeft w:val="0"/>
      <w:marRight w:val="0"/>
      <w:marTop w:val="0"/>
      <w:marBottom w:val="0"/>
      <w:divBdr>
        <w:top w:val="none" w:sz="0" w:space="0" w:color="auto"/>
        <w:left w:val="none" w:sz="0" w:space="0" w:color="auto"/>
        <w:bottom w:val="none" w:sz="0" w:space="0" w:color="auto"/>
        <w:right w:val="none" w:sz="0" w:space="0" w:color="auto"/>
      </w:divBdr>
    </w:div>
    <w:div w:id="289827168">
      <w:bodyDiv w:val="1"/>
      <w:marLeft w:val="0"/>
      <w:marRight w:val="0"/>
      <w:marTop w:val="0"/>
      <w:marBottom w:val="0"/>
      <w:divBdr>
        <w:top w:val="none" w:sz="0" w:space="0" w:color="auto"/>
        <w:left w:val="none" w:sz="0" w:space="0" w:color="auto"/>
        <w:bottom w:val="none" w:sz="0" w:space="0" w:color="auto"/>
        <w:right w:val="none" w:sz="0" w:space="0" w:color="auto"/>
      </w:divBdr>
    </w:div>
    <w:div w:id="295724675">
      <w:bodyDiv w:val="1"/>
      <w:marLeft w:val="0"/>
      <w:marRight w:val="0"/>
      <w:marTop w:val="0"/>
      <w:marBottom w:val="0"/>
      <w:divBdr>
        <w:top w:val="none" w:sz="0" w:space="0" w:color="auto"/>
        <w:left w:val="none" w:sz="0" w:space="0" w:color="auto"/>
        <w:bottom w:val="none" w:sz="0" w:space="0" w:color="auto"/>
        <w:right w:val="none" w:sz="0" w:space="0" w:color="auto"/>
      </w:divBdr>
    </w:div>
    <w:div w:id="295917635">
      <w:bodyDiv w:val="1"/>
      <w:marLeft w:val="0"/>
      <w:marRight w:val="0"/>
      <w:marTop w:val="0"/>
      <w:marBottom w:val="0"/>
      <w:divBdr>
        <w:top w:val="none" w:sz="0" w:space="0" w:color="auto"/>
        <w:left w:val="none" w:sz="0" w:space="0" w:color="auto"/>
        <w:bottom w:val="none" w:sz="0" w:space="0" w:color="auto"/>
        <w:right w:val="none" w:sz="0" w:space="0" w:color="auto"/>
      </w:divBdr>
    </w:div>
    <w:div w:id="301349476">
      <w:bodyDiv w:val="1"/>
      <w:marLeft w:val="0"/>
      <w:marRight w:val="0"/>
      <w:marTop w:val="0"/>
      <w:marBottom w:val="0"/>
      <w:divBdr>
        <w:top w:val="none" w:sz="0" w:space="0" w:color="auto"/>
        <w:left w:val="none" w:sz="0" w:space="0" w:color="auto"/>
        <w:bottom w:val="none" w:sz="0" w:space="0" w:color="auto"/>
        <w:right w:val="none" w:sz="0" w:space="0" w:color="auto"/>
      </w:divBdr>
    </w:div>
    <w:div w:id="302926239">
      <w:bodyDiv w:val="1"/>
      <w:marLeft w:val="0"/>
      <w:marRight w:val="0"/>
      <w:marTop w:val="0"/>
      <w:marBottom w:val="0"/>
      <w:divBdr>
        <w:top w:val="none" w:sz="0" w:space="0" w:color="auto"/>
        <w:left w:val="none" w:sz="0" w:space="0" w:color="auto"/>
        <w:bottom w:val="none" w:sz="0" w:space="0" w:color="auto"/>
        <w:right w:val="none" w:sz="0" w:space="0" w:color="auto"/>
      </w:divBdr>
    </w:div>
    <w:div w:id="303236754">
      <w:bodyDiv w:val="1"/>
      <w:marLeft w:val="0"/>
      <w:marRight w:val="0"/>
      <w:marTop w:val="0"/>
      <w:marBottom w:val="0"/>
      <w:divBdr>
        <w:top w:val="none" w:sz="0" w:space="0" w:color="auto"/>
        <w:left w:val="none" w:sz="0" w:space="0" w:color="auto"/>
        <w:bottom w:val="none" w:sz="0" w:space="0" w:color="auto"/>
        <w:right w:val="none" w:sz="0" w:space="0" w:color="auto"/>
      </w:divBdr>
    </w:div>
    <w:div w:id="306007935">
      <w:bodyDiv w:val="1"/>
      <w:marLeft w:val="0"/>
      <w:marRight w:val="0"/>
      <w:marTop w:val="0"/>
      <w:marBottom w:val="0"/>
      <w:divBdr>
        <w:top w:val="none" w:sz="0" w:space="0" w:color="auto"/>
        <w:left w:val="none" w:sz="0" w:space="0" w:color="auto"/>
        <w:bottom w:val="none" w:sz="0" w:space="0" w:color="auto"/>
        <w:right w:val="none" w:sz="0" w:space="0" w:color="auto"/>
      </w:divBdr>
    </w:div>
    <w:div w:id="306788519">
      <w:bodyDiv w:val="1"/>
      <w:marLeft w:val="0"/>
      <w:marRight w:val="0"/>
      <w:marTop w:val="0"/>
      <w:marBottom w:val="0"/>
      <w:divBdr>
        <w:top w:val="none" w:sz="0" w:space="0" w:color="auto"/>
        <w:left w:val="none" w:sz="0" w:space="0" w:color="auto"/>
        <w:bottom w:val="none" w:sz="0" w:space="0" w:color="auto"/>
        <w:right w:val="none" w:sz="0" w:space="0" w:color="auto"/>
      </w:divBdr>
    </w:div>
    <w:div w:id="307248807">
      <w:bodyDiv w:val="1"/>
      <w:marLeft w:val="0"/>
      <w:marRight w:val="0"/>
      <w:marTop w:val="0"/>
      <w:marBottom w:val="0"/>
      <w:divBdr>
        <w:top w:val="none" w:sz="0" w:space="0" w:color="auto"/>
        <w:left w:val="none" w:sz="0" w:space="0" w:color="auto"/>
        <w:bottom w:val="none" w:sz="0" w:space="0" w:color="auto"/>
        <w:right w:val="none" w:sz="0" w:space="0" w:color="auto"/>
      </w:divBdr>
    </w:div>
    <w:div w:id="311376978">
      <w:bodyDiv w:val="1"/>
      <w:marLeft w:val="0"/>
      <w:marRight w:val="0"/>
      <w:marTop w:val="0"/>
      <w:marBottom w:val="0"/>
      <w:divBdr>
        <w:top w:val="none" w:sz="0" w:space="0" w:color="auto"/>
        <w:left w:val="none" w:sz="0" w:space="0" w:color="auto"/>
        <w:bottom w:val="none" w:sz="0" w:space="0" w:color="auto"/>
        <w:right w:val="none" w:sz="0" w:space="0" w:color="auto"/>
      </w:divBdr>
    </w:div>
    <w:div w:id="318197682">
      <w:bodyDiv w:val="1"/>
      <w:marLeft w:val="0"/>
      <w:marRight w:val="0"/>
      <w:marTop w:val="0"/>
      <w:marBottom w:val="0"/>
      <w:divBdr>
        <w:top w:val="none" w:sz="0" w:space="0" w:color="auto"/>
        <w:left w:val="none" w:sz="0" w:space="0" w:color="auto"/>
        <w:bottom w:val="none" w:sz="0" w:space="0" w:color="auto"/>
        <w:right w:val="none" w:sz="0" w:space="0" w:color="auto"/>
      </w:divBdr>
    </w:div>
    <w:div w:id="318658553">
      <w:bodyDiv w:val="1"/>
      <w:marLeft w:val="0"/>
      <w:marRight w:val="0"/>
      <w:marTop w:val="0"/>
      <w:marBottom w:val="0"/>
      <w:divBdr>
        <w:top w:val="none" w:sz="0" w:space="0" w:color="auto"/>
        <w:left w:val="none" w:sz="0" w:space="0" w:color="auto"/>
        <w:bottom w:val="none" w:sz="0" w:space="0" w:color="auto"/>
        <w:right w:val="none" w:sz="0" w:space="0" w:color="auto"/>
      </w:divBdr>
    </w:div>
    <w:div w:id="318845847">
      <w:bodyDiv w:val="1"/>
      <w:marLeft w:val="0"/>
      <w:marRight w:val="0"/>
      <w:marTop w:val="0"/>
      <w:marBottom w:val="0"/>
      <w:divBdr>
        <w:top w:val="none" w:sz="0" w:space="0" w:color="auto"/>
        <w:left w:val="none" w:sz="0" w:space="0" w:color="auto"/>
        <w:bottom w:val="none" w:sz="0" w:space="0" w:color="auto"/>
        <w:right w:val="none" w:sz="0" w:space="0" w:color="auto"/>
      </w:divBdr>
    </w:div>
    <w:div w:id="319161151">
      <w:bodyDiv w:val="1"/>
      <w:marLeft w:val="0"/>
      <w:marRight w:val="0"/>
      <w:marTop w:val="0"/>
      <w:marBottom w:val="0"/>
      <w:divBdr>
        <w:top w:val="none" w:sz="0" w:space="0" w:color="auto"/>
        <w:left w:val="none" w:sz="0" w:space="0" w:color="auto"/>
        <w:bottom w:val="none" w:sz="0" w:space="0" w:color="auto"/>
        <w:right w:val="none" w:sz="0" w:space="0" w:color="auto"/>
      </w:divBdr>
    </w:div>
    <w:div w:id="319584028">
      <w:bodyDiv w:val="1"/>
      <w:marLeft w:val="0"/>
      <w:marRight w:val="0"/>
      <w:marTop w:val="0"/>
      <w:marBottom w:val="0"/>
      <w:divBdr>
        <w:top w:val="none" w:sz="0" w:space="0" w:color="auto"/>
        <w:left w:val="none" w:sz="0" w:space="0" w:color="auto"/>
        <w:bottom w:val="none" w:sz="0" w:space="0" w:color="auto"/>
        <w:right w:val="none" w:sz="0" w:space="0" w:color="auto"/>
      </w:divBdr>
    </w:div>
    <w:div w:id="322856693">
      <w:bodyDiv w:val="1"/>
      <w:marLeft w:val="0"/>
      <w:marRight w:val="0"/>
      <w:marTop w:val="0"/>
      <w:marBottom w:val="0"/>
      <w:divBdr>
        <w:top w:val="none" w:sz="0" w:space="0" w:color="auto"/>
        <w:left w:val="none" w:sz="0" w:space="0" w:color="auto"/>
        <w:bottom w:val="none" w:sz="0" w:space="0" w:color="auto"/>
        <w:right w:val="none" w:sz="0" w:space="0" w:color="auto"/>
      </w:divBdr>
    </w:div>
    <w:div w:id="323122330">
      <w:bodyDiv w:val="1"/>
      <w:marLeft w:val="0"/>
      <w:marRight w:val="0"/>
      <w:marTop w:val="0"/>
      <w:marBottom w:val="0"/>
      <w:divBdr>
        <w:top w:val="none" w:sz="0" w:space="0" w:color="auto"/>
        <w:left w:val="none" w:sz="0" w:space="0" w:color="auto"/>
        <w:bottom w:val="none" w:sz="0" w:space="0" w:color="auto"/>
        <w:right w:val="none" w:sz="0" w:space="0" w:color="auto"/>
      </w:divBdr>
    </w:div>
    <w:div w:id="333385502">
      <w:bodyDiv w:val="1"/>
      <w:marLeft w:val="0"/>
      <w:marRight w:val="0"/>
      <w:marTop w:val="0"/>
      <w:marBottom w:val="0"/>
      <w:divBdr>
        <w:top w:val="none" w:sz="0" w:space="0" w:color="auto"/>
        <w:left w:val="none" w:sz="0" w:space="0" w:color="auto"/>
        <w:bottom w:val="none" w:sz="0" w:space="0" w:color="auto"/>
        <w:right w:val="none" w:sz="0" w:space="0" w:color="auto"/>
      </w:divBdr>
      <w:divsChild>
        <w:div w:id="20712583">
          <w:marLeft w:val="480"/>
          <w:marRight w:val="0"/>
          <w:marTop w:val="0"/>
          <w:marBottom w:val="0"/>
          <w:divBdr>
            <w:top w:val="none" w:sz="0" w:space="0" w:color="auto"/>
            <w:left w:val="none" w:sz="0" w:space="0" w:color="auto"/>
            <w:bottom w:val="none" w:sz="0" w:space="0" w:color="auto"/>
            <w:right w:val="none" w:sz="0" w:space="0" w:color="auto"/>
          </w:divBdr>
        </w:div>
        <w:div w:id="22753624">
          <w:marLeft w:val="480"/>
          <w:marRight w:val="0"/>
          <w:marTop w:val="0"/>
          <w:marBottom w:val="0"/>
          <w:divBdr>
            <w:top w:val="none" w:sz="0" w:space="0" w:color="auto"/>
            <w:left w:val="none" w:sz="0" w:space="0" w:color="auto"/>
            <w:bottom w:val="none" w:sz="0" w:space="0" w:color="auto"/>
            <w:right w:val="none" w:sz="0" w:space="0" w:color="auto"/>
          </w:divBdr>
        </w:div>
        <w:div w:id="63068347">
          <w:marLeft w:val="480"/>
          <w:marRight w:val="0"/>
          <w:marTop w:val="0"/>
          <w:marBottom w:val="0"/>
          <w:divBdr>
            <w:top w:val="none" w:sz="0" w:space="0" w:color="auto"/>
            <w:left w:val="none" w:sz="0" w:space="0" w:color="auto"/>
            <w:bottom w:val="none" w:sz="0" w:space="0" w:color="auto"/>
            <w:right w:val="none" w:sz="0" w:space="0" w:color="auto"/>
          </w:divBdr>
        </w:div>
        <w:div w:id="63724539">
          <w:marLeft w:val="480"/>
          <w:marRight w:val="0"/>
          <w:marTop w:val="0"/>
          <w:marBottom w:val="0"/>
          <w:divBdr>
            <w:top w:val="none" w:sz="0" w:space="0" w:color="auto"/>
            <w:left w:val="none" w:sz="0" w:space="0" w:color="auto"/>
            <w:bottom w:val="none" w:sz="0" w:space="0" w:color="auto"/>
            <w:right w:val="none" w:sz="0" w:space="0" w:color="auto"/>
          </w:divBdr>
        </w:div>
        <w:div w:id="175196418">
          <w:marLeft w:val="480"/>
          <w:marRight w:val="0"/>
          <w:marTop w:val="0"/>
          <w:marBottom w:val="0"/>
          <w:divBdr>
            <w:top w:val="none" w:sz="0" w:space="0" w:color="auto"/>
            <w:left w:val="none" w:sz="0" w:space="0" w:color="auto"/>
            <w:bottom w:val="none" w:sz="0" w:space="0" w:color="auto"/>
            <w:right w:val="none" w:sz="0" w:space="0" w:color="auto"/>
          </w:divBdr>
        </w:div>
        <w:div w:id="286395637">
          <w:marLeft w:val="480"/>
          <w:marRight w:val="0"/>
          <w:marTop w:val="0"/>
          <w:marBottom w:val="0"/>
          <w:divBdr>
            <w:top w:val="none" w:sz="0" w:space="0" w:color="auto"/>
            <w:left w:val="none" w:sz="0" w:space="0" w:color="auto"/>
            <w:bottom w:val="none" w:sz="0" w:space="0" w:color="auto"/>
            <w:right w:val="none" w:sz="0" w:space="0" w:color="auto"/>
          </w:divBdr>
        </w:div>
        <w:div w:id="299461955">
          <w:marLeft w:val="480"/>
          <w:marRight w:val="0"/>
          <w:marTop w:val="0"/>
          <w:marBottom w:val="0"/>
          <w:divBdr>
            <w:top w:val="none" w:sz="0" w:space="0" w:color="auto"/>
            <w:left w:val="none" w:sz="0" w:space="0" w:color="auto"/>
            <w:bottom w:val="none" w:sz="0" w:space="0" w:color="auto"/>
            <w:right w:val="none" w:sz="0" w:space="0" w:color="auto"/>
          </w:divBdr>
        </w:div>
        <w:div w:id="307977897">
          <w:marLeft w:val="480"/>
          <w:marRight w:val="0"/>
          <w:marTop w:val="0"/>
          <w:marBottom w:val="0"/>
          <w:divBdr>
            <w:top w:val="none" w:sz="0" w:space="0" w:color="auto"/>
            <w:left w:val="none" w:sz="0" w:space="0" w:color="auto"/>
            <w:bottom w:val="none" w:sz="0" w:space="0" w:color="auto"/>
            <w:right w:val="none" w:sz="0" w:space="0" w:color="auto"/>
          </w:divBdr>
        </w:div>
        <w:div w:id="308944528">
          <w:marLeft w:val="480"/>
          <w:marRight w:val="0"/>
          <w:marTop w:val="0"/>
          <w:marBottom w:val="0"/>
          <w:divBdr>
            <w:top w:val="none" w:sz="0" w:space="0" w:color="auto"/>
            <w:left w:val="none" w:sz="0" w:space="0" w:color="auto"/>
            <w:bottom w:val="none" w:sz="0" w:space="0" w:color="auto"/>
            <w:right w:val="none" w:sz="0" w:space="0" w:color="auto"/>
          </w:divBdr>
        </w:div>
        <w:div w:id="444664370">
          <w:marLeft w:val="480"/>
          <w:marRight w:val="0"/>
          <w:marTop w:val="0"/>
          <w:marBottom w:val="0"/>
          <w:divBdr>
            <w:top w:val="none" w:sz="0" w:space="0" w:color="auto"/>
            <w:left w:val="none" w:sz="0" w:space="0" w:color="auto"/>
            <w:bottom w:val="none" w:sz="0" w:space="0" w:color="auto"/>
            <w:right w:val="none" w:sz="0" w:space="0" w:color="auto"/>
          </w:divBdr>
        </w:div>
        <w:div w:id="470295105">
          <w:marLeft w:val="480"/>
          <w:marRight w:val="0"/>
          <w:marTop w:val="0"/>
          <w:marBottom w:val="0"/>
          <w:divBdr>
            <w:top w:val="none" w:sz="0" w:space="0" w:color="auto"/>
            <w:left w:val="none" w:sz="0" w:space="0" w:color="auto"/>
            <w:bottom w:val="none" w:sz="0" w:space="0" w:color="auto"/>
            <w:right w:val="none" w:sz="0" w:space="0" w:color="auto"/>
          </w:divBdr>
        </w:div>
        <w:div w:id="519469779">
          <w:marLeft w:val="480"/>
          <w:marRight w:val="0"/>
          <w:marTop w:val="0"/>
          <w:marBottom w:val="0"/>
          <w:divBdr>
            <w:top w:val="none" w:sz="0" w:space="0" w:color="auto"/>
            <w:left w:val="none" w:sz="0" w:space="0" w:color="auto"/>
            <w:bottom w:val="none" w:sz="0" w:space="0" w:color="auto"/>
            <w:right w:val="none" w:sz="0" w:space="0" w:color="auto"/>
          </w:divBdr>
        </w:div>
        <w:div w:id="534392738">
          <w:marLeft w:val="480"/>
          <w:marRight w:val="0"/>
          <w:marTop w:val="0"/>
          <w:marBottom w:val="0"/>
          <w:divBdr>
            <w:top w:val="none" w:sz="0" w:space="0" w:color="auto"/>
            <w:left w:val="none" w:sz="0" w:space="0" w:color="auto"/>
            <w:bottom w:val="none" w:sz="0" w:space="0" w:color="auto"/>
            <w:right w:val="none" w:sz="0" w:space="0" w:color="auto"/>
          </w:divBdr>
        </w:div>
        <w:div w:id="538393284">
          <w:marLeft w:val="480"/>
          <w:marRight w:val="0"/>
          <w:marTop w:val="0"/>
          <w:marBottom w:val="0"/>
          <w:divBdr>
            <w:top w:val="none" w:sz="0" w:space="0" w:color="auto"/>
            <w:left w:val="none" w:sz="0" w:space="0" w:color="auto"/>
            <w:bottom w:val="none" w:sz="0" w:space="0" w:color="auto"/>
            <w:right w:val="none" w:sz="0" w:space="0" w:color="auto"/>
          </w:divBdr>
        </w:div>
        <w:div w:id="565802385">
          <w:marLeft w:val="480"/>
          <w:marRight w:val="0"/>
          <w:marTop w:val="0"/>
          <w:marBottom w:val="0"/>
          <w:divBdr>
            <w:top w:val="none" w:sz="0" w:space="0" w:color="auto"/>
            <w:left w:val="none" w:sz="0" w:space="0" w:color="auto"/>
            <w:bottom w:val="none" w:sz="0" w:space="0" w:color="auto"/>
            <w:right w:val="none" w:sz="0" w:space="0" w:color="auto"/>
          </w:divBdr>
        </w:div>
        <w:div w:id="612782245">
          <w:marLeft w:val="480"/>
          <w:marRight w:val="0"/>
          <w:marTop w:val="0"/>
          <w:marBottom w:val="0"/>
          <w:divBdr>
            <w:top w:val="none" w:sz="0" w:space="0" w:color="auto"/>
            <w:left w:val="none" w:sz="0" w:space="0" w:color="auto"/>
            <w:bottom w:val="none" w:sz="0" w:space="0" w:color="auto"/>
            <w:right w:val="none" w:sz="0" w:space="0" w:color="auto"/>
          </w:divBdr>
        </w:div>
        <w:div w:id="635380626">
          <w:marLeft w:val="480"/>
          <w:marRight w:val="0"/>
          <w:marTop w:val="0"/>
          <w:marBottom w:val="0"/>
          <w:divBdr>
            <w:top w:val="none" w:sz="0" w:space="0" w:color="auto"/>
            <w:left w:val="none" w:sz="0" w:space="0" w:color="auto"/>
            <w:bottom w:val="none" w:sz="0" w:space="0" w:color="auto"/>
            <w:right w:val="none" w:sz="0" w:space="0" w:color="auto"/>
          </w:divBdr>
        </w:div>
        <w:div w:id="663779950">
          <w:marLeft w:val="480"/>
          <w:marRight w:val="0"/>
          <w:marTop w:val="0"/>
          <w:marBottom w:val="0"/>
          <w:divBdr>
            <w:top w:val="none" w:sz="0" w:space="0" w:color="auto"/>
            <w:left w:val="none" w:sz="0" w:space="0" w:color="auto"/>
            <w:bottom w:val="none" w:sz="0" w:space="0" w:color="auto"/>
            <w:right w:val="none" w:sz="0" w:space="0" w:color="auto"/>
          </w:divBdr>
        </w:div>
        <w:div w:id="735978636">
          <w:marLeft w:val="480"/>
          <w:marRight w:val="0"/>
          <w:marTop w:val="0"/>
          <w:marBottom w:val="0"/>
          <w:divBdr>
            <w:top w:val="none" w:sz="0" w:space="0" w:color="auto"/>
            <w:left w:val="none" w:sz="0" w:space="0" w:color="auto"/>
            <w:bottom w:val="none" w:sz="0" w:space="0" w:color="auto"/>
            <w:right w:val="none" w:sz="0" w:space="0" w:color="auto"/>
          </w:divBdr>
        </w:div>
        <w:div w:id="736048031">
          <w:marLeft w:val="480"/>
          <w:marRight w:val="0"/>
          <w:marTop w:val="0"/>
          <w:marBottom w:val="0"/>
          <w:divBdr>
            <w:top w:val="none" w:sz="0" w:space="0" w:color="auto"/>
            <w:left w:val="none" w:sz="0" w:space="0" w:color="auto"/>
            <w:bottom w:val="none" w:sz="0" w:space="0" w:color="auto"/>
            <w:right w:val="none" w:sz="0" w:space="0" w:color="auto"/>
          </w:divBdr>
        </w:div>
        <w:div w:id="756286774">
          <w:marLeft w:val="480"/>
          <w:marRight w:val="0"/>
          <w:marTop w:val="0"/>
          <w:marBottom w:val="0"/>
          <w:divBdr>
            <w:top w:val="none" w:sz="0" w:space="0" w:color="auto"/>
            <w:left w:val="none" w:sz="0" w:space="0" w:color="auto"/>
            <w:bottom w:val="none" w:sz="0" w:space="0" w:color="auto"/>
            <w:right w:val="none" w:sz="0" w:space="0" w:color="auto"/>
          </w:divBdr>
        </w:div>
        <w:div w:id="772482833">
          <w:marLeft w:val="480"/>
          <w:marRight w:val="0"/>
          <w:marTop w:val="0"/>
          <w:marBottom w:val="0"/>
          <w:divBdr>
            <w:top w:val="none" w:sz="0" w:space="0" w:color="auto"/>
            <w:left w:val="none" w:sz="0" w:space="0" w:color="auto"/>
            <w:bottom w:val="none" w:sz="0" w:space="0" w:color="auto"/>
            <w:right w:val="none" w:sz="0" w:space="0" w:color="auto"/>
          </w:divBdr>
        </w:div>
        <w:div w:id="818809129">
          <w:marLeft w:val="480"/>
          <w:marRight w:val="0"/>
          <w:marTop w:val="0"/>
          <w:marBottom w:val="0"/>
          <w:divBdr>
            <w:top w:val="none" w:sz="0" w:space="0" w:color="auto"/>
            <w:left w:val="none" w:sz="0" w:space="0" w:color="auto"/>
            <w:bottom w:val="none" w:sz="0" w:space="0" w:color="auto"/>
            <w:right w:val="none" w:sz="0" w:space="0" w:color="auto"/>
          </w:divBdr>
        </w:div>
        <w:div w:id="933974203">
          <w:marLeft w:val="480"/>
          <w:marRight w:val="0"/>
          <w:marTop w:val="0"/>
          <w:marBottom w:val="0"/>
          <w:divBdr>
            <w:top w:val="none" w:sz="0" w:space="0" w:color="auto"/>
            <w:left w:val="none" w:sz="0" w:space="0" w:color="auto"/>
            <w:bottom w:val="none" w:sz="0" w:space="0" w:color="auto"/>
            <w:right w:val="none" w:sz="0" w:space="0" w:color="auto"/>
          </w:divBdr>
        </w:div>
        <w:div w:id="954943719">
          <w:marLeft w:val="480"/>
          <w:marRight w:val="0"/>
          <w:marTop w:val="0"/>
          <w:marBottom w:val="0"/>
          <w:divBdr>
            <w:top w:val="none" w:sz="0" w:space="0" w:color="auto"/>
            <w:left w:val="none" w:sz="0" w:space="0" w:color="auto"/>
            <w:bottom w:val="none" w:sz="0" w:space="0" w:color="auto"/>
            <w:right w:val="none" w:sz="0" w:space="0" w:color="auto"/>
          </w:divBdr>
        </w:div>
        <w:div w:id="1016426675">
          <w:marLeft w:val="480"/>
          <w:marRight w:val="0"/>
          <w:marTop w:val="0"/>
          <w:marBottom w:val="0"/>
          <w:divBdr>
            <w:top w:val="none" w:sz="0" w:space="0" w:color="auto"/>
            <w:left w:val="none" w:sz="0" w:space="0" w:color="auto"/>
            <w:bottom w:val="none" w:sz="0" w:space="0" w:color="auto"/>
            <w:right w:val="none" w:sz="0" w:space="0" w:color="auto"/>
          </w:divBdr>
        </w:div>
        <w:div w:id="1023359569">
          <w:marLeft w:val="480"/>
          <w:marRight w:val="0"/>
          <w:marTop w:val="0"/>
          <w:marBottom w:val="0"/>
          <w:divBdr>
            <w:top w:val="none" w:sz="0" w:space="0" w:color="auto"/>
            <w:left w:val="none" w:sz="0" w:space="0" w:color="auto"/>
            <w:bottom w:val="none" w:sz="0" w:space="0" w:color="auto"/>
            <w:right w:val="none" w:sz="0" w:space="0" w:color="auto"/>
          </w:divBdr>
        </w:div>
        <w:div w:id="1031688585">
          <w:marLeft w:val="480"/>
          <w:marRight w:val="0"/>
          <w:marTop w:val="0"/>
          <w:marBottom w:val="0"/>
          <w:divBdr>
            <w:top w:val="none" w:sz="0" w:space="0" w:color="auto"/>
            <w:left w:val="none" w:sz="0" w:space="0" w:color="auto"/>
            <w:bottom w:val="none" w:sz="0" w:space="0" w:color="auto"/>
            <w:right w:val="none" w:sz="0" w:space="0" w:color="auto"/>
          </w:divBdr>
        </w:div>
        <w:div w:id="1048070488">
          <w:marLeft w:val="480"/>
          <w:marRight w:val="0"/>
          <w:marTop w:val="0"/>
          <w:marBottom w:val="0"/>
          <w:divBdr>
            <w:top w:val="none" w:sz="0" w:space="0" w:color="auto"/>
            <w:left w:val="none" w:sz="0" w:space="0" w:color="auto"/>
            <w:bottom w:val="none" w:sz="0" w:space="0" w:color="auto"/>
            <w:right w:val="none" w:sz="0" w:space="0" w:color="auto"/>
          </w:divBdr>
        </w:div>
        <w:div w:id="1051079178">
          <w:marLeft w:val="480"/>
          <w:marRight w:val="0"/>
          <w:marTop w:val="0"/>
          <w:marBottom w:val="0"/>
          <w:divBdr>
            <w:top w:val="none" w:sz="0" w:space="0" w:color="auto"/>
            <w:left w:val="none" w:sz="0" w:space="0" w:color="auto"/>
            <w:bottom w:val="none" w:sz="0" w:space="0" w:color="auto"/>
            <w:right w:val="none" w:sz="0" w:space="0" w:color="auto"/>
          </w:divBdr>
        </w:div>
        <w:div w:id="1079719667">
          <w:marLeft w:val="480"/>
          <w:marRight w:val="0"/>
          <w:marTop w:val="0"/>
          <w:marBottom w:val="0"/>
          <w:divBdr>
            <w:top w:val="none" w:sz="0" w:space="0" w:color="auto"/>
            <w:left w:val="none" w:sz="0" w:space="0" w:color="auto"/>
            <w:bottom w:val="none" w:sz="0" w:space="0" w:color="auto"/>
            <w:right w:val="none" w:sz="0" w:space="0" w:color="auto"/>
          </w:divBdr>
        </w:div>
        <w:div w:id="1085682858">
          <w:marLeft w:val="480"/>
          <w:marRight w:val="0"/>
          <w:marTop w:val="0"/>
          <w:marBottom w:val="0"/>
          <w:divBdr>
            <w:top w:val="none" w:sz="0" w:space="0" w:color="auto"/>
            <w:left w:val="none" w:sz="0" w:space="0" w:color="auto"/>
            <w:bottom w:val="none" w:sz="0" w:space="0" w:color="auto"/>
            <w:right w:val="none" w:sz="0" w:space="0" w:color="auto"/>
          </w:divBdr>
        </w:div>
        <w:div w:id="1213343714">
          <w:marLeft w:val="480"/>
          <w:marRight w:val="0"/>
          <w:marTop w:val="0"/>
          <w:marBottom w:val="0"/>
          <w:divBdr>
            <w:top w:val="none" w:sz="0" w:space="0" w:color="auto"/>
            <w:left w:val="none" w:sz="0" w:space="0" w:color="auto"/>
            <w:bottom w:val="none" w:sz="0" w:space="0" w:color="auto"/>
            <w:right w:val="none" w:sz="0" w:space="0" w:color="auto"/>
          </w:divBdr>
        </w:div>
        <w:div w:id="1242759680">
          <w:marLeft w:val="480"/>
          <w:marRight w:val="0"/>
          <w:marTop w:val="0"/>
          <w:marBottom w:val="0"/>
          <w:divBdr>
            <w:top w:val="none" w:sz="0" w:space="0" w:color="auto"/>
            <w:left w:val="none" w:sz="0" w:space="0" w:color="auto"/>
            <w:bottom w:val="none" w:sz="0" w:space="0" w:color="auto"/>
            <w:right w:val="none" w:sz="0" w:space="0" w:color="auto"/>
          </w:divBdr>
        </w:div>
        <w:div w:id="1282302523">
          <w:marLeft w:val="480"/>
          <w:marRight w:val="0"/>
          <w:marTop w:val="0"/>
          <w:marBottom w:val="0"/>
          <w:divBdr>
            <w:top w:val="none" w:sz="0" w:space="0" w:color="auto"/>
            <w:left w:val="none" w:sz="0" w:space="0" w:color="auto"/>
            <w:bottom w:val="none" w:sz="0" w:space="0" w:color="auto"/>
            <w:right w:val="none" w:sz="0" w:space="0" w:color="auto"/>
          </w:divBdr>
        </w:div>
        <w:div w:id="1370256559">
          <w:marLeft w:val="480"/>
          <w:marRight w:val="0"/>
          <w:marTop w:val="0"/>
          <w:marBottom w:val="0"/>
          <w:divBdr>
            <w:top w:val="none" w:sz="0" w:space="0" w:color="auto"/>
            <w:left w:val="none" w:sz="0" w:space="0" w:color="auto"/>
            <w:bottom w:val="none" w:sz="0" w:space="0" w:color="auto"/>
            <w:right w:val="none" w:sz="0" w:space="0" w:color="auto"/>
          </w:divBdr>
        </w:div>
        <w:div w:id="1375156883">
          <w:marLeft w:val="480"/>
          <w:marRight w:val="0"/>
          <w:marTop w:val="0"/>
          <w:marBottom w:val="0"/>
          <w:divBdr>
            <w:top w:val="none" w:sz="0" w:space="0" w:color="auto"/>
            <w:left w:val="none" w:sz="0" w:space="0" w:color="auto"/>
            <w:bottom w:val="none" w:sz="0" w:space="0" w:color="auto"/>
            <w:right w:val="none" w:sz="0" w:space="0" w:color="auto"/>
          </w:divBdr>
        </w:div>
        <w:div w:id="1388262587">
          <w:marLeft w:val="480"/>
          <w:marRight w:val="0"/>
          <w:marTop w:val="0"/>
          <w:marBottom w:val="0"/>
          <w:divBdr>
            <w:top w:val="none" w:sz="0" w:space="0" w:color="auto"/>
            <w:left w:val="none" w:sz="0" w:space="0" w:color="auto"/>
            <w:bottom w:val="none" w:sz="0" w:space="0" w:color="auto"/>
            <w:right w:val="none" w:sz="0" w:space="0" w:color="auto"/>
          </w:divBdr>
        </w:div>
        <w:div w:id="1395424504">
          <w:marLeft w:val="480"/>
          <w:marRight w:val="0"/>
          <w:marTop w:val="0"/>
          <w:marBottom w:val="0"/>
          <w:divBdr>
            <w:top w:val="none" w:sz="0" w:space="0" w:color="auto"/>
            <w:left w:val="none" w:sz="0" w:space="0" w:color="auto"/>
            <w:bottom w:val="none" w:sz="0" w:space="0" w:color="auto"/>
            <w:right w:val="none" w:sz="0" w:space="0" w:color="auto"/>
          </w:divBdr>
        </w:div>
        <w:div w:id="1405176809">
          <w:marLeft w:val="480"/>
          <w:marRight w:val="0"/>
          <w:marTop w:val="0"/>
          <w:marBottom w:val="0"/>
          <w:divBdr>
            <w:top w:val="none" w:sz="0" w:space="0" w:color="auto"/>
            <w:left w:val="none" w:sz="0" w:space="0" w:color="auto"/>
            <w:bottom w:val="none" w:sz="0" w:space="0" w:color="auto"/>
            <w:right w:val="none" w:sz="0" w:space="0" w:color="auto"/>
          </w:divBdr>
        </w:div>
        <w:div w:id="1416784864">
          <w:marLeft w:val="480"/>
          <w:marRight w:val="0"/>
          <w:marTop w:val="0"/>
          <w:marBottom w:val="0"/>
          <w:divBdr>
            <w:top w:val="none" w:sz="0" w:space="0" w:color="auto"/>
            <w:left w:val="none" w:sz="0" w:space="0" w:color="auto"/>
            <w:bottom w:val="none" w:sz="0" w:space="0" w:color="auto"/>
            <w:right w:val="none" w:sz="0" w:space="0" w:color="auto"/>
          </w:divBdr>
        </w:div>
        <w:div w:id="1444378752">
          <w:marLeft w:val="480"/>
          <w:marRight w:val="0"/>
          <w:marTop w:val="0"/>
          <w:marBottom w:val="0"/>
          <w:divBdr>
            <w:top w:val="none" w:sz="0" w:space="0" w:color="auto"/>
            <w:left w:val="none" w:sz="0" w:space="0" w:color="auto"/>
            <w:bottom w:val="none" w:sz="0" w:space="0" w:color="auto"/>
            <w:right w:val="none" w:sz="0" w:space="0" w:color="auto"/>
          </w:divBdr>
        </w:div>
        <w:div w:id="1483349116">
          <w:marLeft w:val="480"/>
          <w:marRight w:val="0"/>
          <w:marTop w:val="0"/>
          <w:marBottom w:val="0"/>
          <w:divBdr>
            <w:top w:val="none" w:sz="0" w:space="0" w:color="auto"/>
            <w:left w:val="none" w:sz="0" w:space="0" w:color="auto"/>
            <w:bottom w:val="none" w:sz="0" w:space="0" w:color="auto"/>
            <w:right w:val="none" w:sz="0" w:space="0" w:color="auto"/>
          </w:divBdr>
        </w:div>
        <w:div w:id="1533542689">
          <w:marLeft w:val="480"/>
          <w:marRight w:val="0"/>
          <w:marTop w:val="0"/>
          <w:marBottom w:val="0"/>
          <w:divBdr>
            <w:top w:val="none" w:sz="0" w:space="0" w:color="auto"/>
            <w:left w:val="none" w:sz="0" w:space="0" w:color="auto"/>
            <w:bottom w:val="none" w:sz="0" w:space="0" w:color="auto"/>
            <w:right w:val="none" w:sz="0" w:space="0" w:color="auto"/>
          </w:divBdr>
        </w:div>
        <w:div w:id="1543324848">
          <w:marLeft w:val="480"/>
          <w:marRight w:val="0"/>
          <w:marTop w:val="0"/>
          <w:marBottom w:val="0"/>
          <w:divBdr>
            <w:top w:val="none" w:sz="0" w:space="0" w:color="auto"/>
            <w:left w:val="none" w:sz="0" w:space="0" w:color="auto"/>
            <w:bottom w:val="none" w:sz="0" w:space="0" w:color="auto"/>
            <w:right w:val="none" w:sz="0" w:space="0" w:color="auto"/>
          </w:divBdr>
        </w:div>
        <w:div w:id="1618028686">
          <w:marLeft w:val="480"/>
          <w:marRight w:val="0"/>
          <w:marTop w:val="0"/>
          <w:marBottom w:val="0"/>
          <w:divBdr>
            <w:top w:val="none" w:sz="0" w:space="0" w:color="auto"/>
            <w:left w:val="none" w:sz="0" w:space="0" w:color="auto"/>
            <w:bottom w:val="none" w:sz="0" w:space="0" w:color="auto"/>
            <w:right w:val="none" w:sz="0" w:space="0" w:color="auto"/>
          </w:divBdr>
        </w:div>
        <w:div w:id="1628272442">
          <w:marLeft w:val="480"/>
          <w:marRight w:val="0"/>
          <w:marTop w:val="0"/>
          <w:marBottom w:val="0"/>
          <w:divBdr>
            <w:top w:val="none" w:sz="0" w:space="0" w:color="auto"/>
            <w:left w:val="none" w:sz="0" w:space="0" w:color="auto"/>
            <w:bottom w:val="none" w:sz="0" w:space="0" w:color="auto"/>
            <w:right w:val="none" w:sz="0" w:space="0" w:color="auto"/>
          </w:divBdr>
        </w:div>
        <w:div w:id="1633555592">
          <w:marLeft w:val="480"/>
          <w:marRight w:val="0"/>
          <w:marTop w:val="0"/>
          <w:marBottom w:val="0"/>
          <w:divBdr>
            <w:top w:val="none" w:sz="0" w:space="0" w:color="auto"/>
            <w:left w:val="none" w:sz="0" w:space="0" w:color="auto"/>
            <w:bottom w:val="none" w:sz="0" w:space="0" w:color="auto"/>
            <w:right w:val="none" w:sz="0" w:space="0" w:color="auto"/>
          </w:divBdr>
        </w:div>
        <w:div w:id="1660687983">
          <w:marLeft w:val="480"/>
          <w:marRight w:val="0"/>
          <w:marTop w:val="0"/>
          <w:marBottom w:val="0"/>
          <w:divBdr>
            <w:top w:val="none" w:sz="0" w:space="0" w:color="auto"/>
            <w:left w:val="none" w:sz="0" w:space="0" w:color="auto"/>
            <w:bottom w:val="none" w:sz="0" w:space="0" w:color="auto"/>
            <w:right w:val="none" w:sz="0" w:space="0" w:color="auto"/>
          </w:divBdr>
        </w:div>
        <w:div w:id="1700625878">
          <w:marLeft w:val="480"/>
          <w:marRight w:val="0"/>
          <w:marTop w:val="0"/>
          <w:marBottom w:val="0"/>
          <w:divBdr>
            <w:top w:val="none" w:sz="0" w:space="0" w:color="auto"/>
            <w:left w:val="none" w:sz="0" w:space="0" w:color="auto"/>
            <w:bottom w:val="none" w:sz="0" w:space="0" w:color="auto"/>
            <w:right w:val="none" w:sz="0" w:space="0" w:color="auto"/>
          </w:divBdr>
        </w:div>
        <w:div w:id="1728912578">
          <w:marLeft w:val="480"/>
          <w:marRight w:val="0"/>
          <w:marTop w:val="0"/>
          <w:marBottom w:val="0"/>
          <w:divBdr>
            <w:top w:val="none" w:sz="0" w:space="0" w:color="auto"/>
            <w:left w:val="none" w:sz="0" w:space="0" w:color="auto"/>
            <w:bottom w:val="none" w:sz="0" w:space="0" w:color="auto"/>
            <w:right w:val="none" w:sz="0" w:space="0" w:color="auto"/>
          </w:divBdr>
        </w:div>
        <w:div w:id="1738240632">
          <w:marLeft w:val="480"/>
          <w:marRight w:val="0"/>
          <w:marTop w:val="0"/>
          <w:marBottom w:val="0"/>
          <w:divBdr>
            <w:top w:val="none" w:sz="0" w:space="0" w:color="auto"/>
            <w:left w:val="none" w:sz="0" w:space="0" w:color="auto"/>
            <w:bottom w:val="none" w:sz="0" w:space="0" w:color="auto"/>
            <w:right w:val="none" w:sz="0" w:space="0" w:color="auto"/>
          </w:divBdr>
        </w:div>
        <w:div w:id="1740977661">
          <w:marLeft w:val="480"/>
          <w:marRight w:val="0"/>
          <w:marTop w:val="0"/>
          <w:marBottom w:val="0"/>
          <w:divBdr>
            <w:top w:val="none" w:sz="0" w:space="0" w:color="auto"/>
            <w:left w:val="none" w:sz="0" w:space="0" w:color="auto"/>
            <w:bottom w:val="none" w:sz="0" w:space="0" w:color="auto"/>
            <w:right w:val="none" w:sz="0" w:space="0" w:color="auto"/>
          </w:divBdr>
        </w:div>
        <w:div w:id="1751808945">
          <w:marLeft w:val="480"/>
          <w:marRight w:val="0"/>
          <w:marTop w:val="0"/>
          <w:marBottom w:val="0"/>
          <w:divBdr>
            <w:top w:val="none" w:sz="0" w:space="0" w:color="auto"/>
            <w:left w:val="none" w:sz="0" w:space="0" w:color="auto"/>
            <w:bottom w:val="none" w:sz="0" w:space="0" w:color="auto"/>
            <w:right w:val="none" w:sz="0" w:space="0" w:color="auto"/>
          </w:divBdr>
        </w:div>
        <w:div w:id="1917276304">
          <w:marLeft w:val="480"/>
          <w:marRight w:val="0"/>
          <w:marTop w:val="0"/>
          <w:marBottom w:val="0"/>
          <w:divBdr>
            <w:top w:val="none" w:sz="0" w:space="0" w:color="auto"/>
            <w:left w:val="none" w:sz="0" w:space="0" w:color="auto"/>
            <w:bottom w:val="none" w:sz="0" w:space="0" w:color="auto"/>
            <w:right w:val="none" w:sz="0" w:space="0" w:color="auto"/>
          </w:divBdr>
        </w:div>
        <w:div w:id="1962875177">
          <w:marLeft w:val="480"/>
          <w:marRight w:val="0"/>
          <w:marTop w:val="0"/>
          <w:marBottom w:val="0"/>
          <w:divBdr>
            <w:top w:val="none" w:sz="0" w:space="0" w:color="auto"/>
            <w:left w:val="none" w:sz="0" w:space="0" w:color="auto"/>
            <w:bottom w:val="none" w:sz="0" w:space="0" w:color="auto"/>
            <w:right w:val="none" w:sz="0" w:space="0" w:color="auto"/>
          </w:divBdr>
        </w:div>
        <w:div w:id="1965308595">
          <w:marLeft w:val="480"/>
          <w:marRight w:val="0"/>
          <w:marTop w:val="0"/>
          <w:marBottom w:val="0"/>
          <w:divBdr>
            <w:top w:val="none" w:sz="0" w:space="0" w:color="auto"/>
            <w:left w:val="none" w:sz="0" w:space="0" w:color="auto"/>
            <w:bottom w:val="none" w:sz="0" w:space="0" w:color="auto"/>
            <w:right w:val="none" w:sz="0" w:space="0" w:color="auto"/>
          </w:divBdr>
        </w:div>
        <w:div w:id="1985885480">
          <w:marLeft w:val="480"/>
          <w:marRight w:val="0"/>
          <w:marTop w:val="0"/>
          <w:marBottom w:val="0"/>
          <w:divBdr>
            <w:top w:val="none" w:sz="0" w:space="0" w:color="auto"/>
            <w:left w:val="none" w:sz="0" w:space="0" w:color="auto"/>
            <w:bottom w:val="none" w:sz="0" w:space="0" w:color="auto"/>
            <w:right w:val="none" w:sz="0" w:space="0" w:color="auto"/>
          </w:divBdr>
        </w:div>
        <w:div w:id="2007245790">
          <w:marLeft w:val="480"/>
          <w:marRight w:val="0"/>
          <w:marTop w:val="0"/>
          <w:marBottom w:val="0"/>
          <w:divBdr>
            <w:top w:val="none" w:sz="0" w:space="0" w:color="auto"/>
            <w:left w:val="none" w:sz="0" w:space="0" w:color="auto"/>
            <w:bottom w:val="none" w:sz="0" w:space="0" w:color="auto"/>
            <w:right w:val="none" w:sz="0" w:space="0" w:color="auto"/>
          </w:divBdr>
        </w:div>
        <w:div w:id="2020697167">
          <w:marLeft w:val="480"/>
          <w:marRight w:val="0"/>
          <w:marTop w:val="0"/>
          <w:marBottom w:val="0"/>
          <w:divBdr>
            <w:top w:val="none" w:sz="0" w:space="0" w:color="auto"/>
            <w:left w:val="none" w:sz="0" w:space="0" w:color="auto"/>
            <w:bottom w:val="none" w:sz="0" w:space="0" w:color="auto"/>
            <w:right w:val="none" w:sz="0" w:space="0" w:color="auto"/>
          </w:divBdr>
        </w:div>
        <w:div w:id="2041975258">
          <w:marLeft w:val="480"/>
          <w:marRight w:val="0"/>
          <w:marTop w:val="0"/>
          <w:marBottom w:val="0"/>
          <w:divBdr>
            <w:top w:val="none" w:sz="0" w:space="0" w:color="auto"/>
            <w:left w:val="none" w:sz="0" w:space="0" w:color="auto"/>
            <w:bottom w:val="none" w:sz="0" w:space="0" w:color="auto"/>
            <w:right w:val="none" w:sz="0" w:space="0" w:color="auto"/>
          </w:divBdr>
        </w:div>
        <w:div w:id="2064523403">
          <w:marLeft w:val="480"/>
          <w:marRight w:val="0"/>
          <w:marTop w:val="0"/>
          <w:marBottom w:val="0"/>
          <w:divBdr>
            <w:top w:val="none" w:sz="0" w:space="0" w:color="auto"/>
            <w:left w:val="none" w:sz="0" w:space="0" w:color="auto"/>
            <w:bottom w:val="none" w:sz="0" w:space="0" w:color="auto"/>
            <w:right w:val="none" w:sz="0" w:space="0" w:color="auto"/>
          </w:divBdr>
        </w:div>
        <w:div w:id="2112503119">
          <w:marLeft w:val="480"/>
          <w:marRight w:val="0"/>
          <w:marTop w:val="0"/>
          <w:marBottom w:val="0"/>
          <w:divBdr>
            <w:top w:val="none" w:sz="0" w:space="0" w:color="auto"/>
            <w:left w:val="none" w:sz="0" w:space="0" w:color="auto"/>
            <w:bottom w:val="none" w:sz="0" w:space="0" w:color="auto"/>
            <w:right w:val="none" w:sz="0" w:space="0" w:color="auto"/>
          </w:divBdr>
        </w:div>
        <w:div w:id="2115200477">
          <w:marLeft w:val="480"/>
          <w:marRight w:val="0"/>
          <w:marTop w:val="0"/>
          <w:marBottom w:val="0"/>
          <w:divBdr>
            <w:top w:val="none" w:sz="0" w:space="0" w:color="auto"/>
            <w:left w:val="none" w:sz="0" w:space="0" w:color="auto"/>
            <w:bottom w:val="none" w:sz="0" w:space="0" w:color="auto"/>
            <w:right w:val="none" w:sz="0" w:space="0" w:color="auto"/>
          </w:divBdr>
        </w:div>
        <w:div w:id="2142993761">
          <w:marLeft w:val="480"/>
          <w:marRight w:val="0"/>
          <w:marTop w:val="0"/>
          <w:marBottom w:val="0"/>
          <w:divBdr>
            <w:top w:val="none" w:sz="0" w:space="0" w:color="auto"/>
            <w:left w:val="none" w:sz="0" w:space="0" w:color="auto"/>
            <w:bottom w:val="none" w:sz="0" w:space="0" w:color="auto"/>
            <w:right w:val="none" w:sz="0" w:space="0" w:color="auto"/>
          </w:divBdr>
        </w:div>
      </w:divsChild>
    </w:div>
    <w:div w:id="338049734">
      <w:bodyDiv w:val="1"/>
      <w:marLeft w:val="0"/>
      <w:marRight w:val="0"/>
      <w:marTop w:val="0"/>
      <w:marBottom w:val="0"/>
      <w:divBdr>
        <w:top w:val="none" w:sz="0" w:space="0" w:color="auto"/>
        <w:left w:val="none" w:sz="0" w:space="0" w:color="auto"/>
        <w:bottom w:val="none" w:sz="0" w:space="0" w:color="auto"/>
        <w:right w:val="none" w:sz="0" w:space="0" w:color="auto"/>
      </w:divBdr>
    </w:div>
    <w:div w:id="339309417">
      <w:bodyDiv w:val="1"/>
      <w:marLeft w:val="0"/>
      <w:marRight w:val="0"/>
      <w:marTop w:val="0"/>
      <w:marBottom w:val="0"/>
      <w:divBdr>
        <w:top w:val="none" w:sz="0" w:space="0" w:color="auto"/>
        <w:left w:val="none" w:sz="0" w:space="0" w:color="auto"/>
        <w:bottom w:val="none" w:sz="0" w:space="0" w:color="auto"/>
        <w:right w:val="none" w:sz="0" w:space="0" w:color="auto"/>
      </w:divBdr>
    </w:div>
    <w:div w:id="342510105">
      <w:bodyDiv w:val="1"/>
      <w:marLeft w:val="0"/>
      <w:marRight w:val="0"/>
      <w:marTop w:val="0"/>
      <w:marBottom w:val="0"/>
      <w:divBdr>
        <w:top w:val="none" w:sz="0" w:space="0" w:color="auto"/>
        <w:left w:val="none" w:sz="0" w:space="0" w:color="auto"/>
        <w:bottom w:val="none" w:sz="0" w:space="0" w:color="auto"/>
        <w:right w:val="none" w:sz="0" w:space="0" w:color="auto"/>
      </w:divBdr>
    </w:div>
    <w:div w:id="346754460">
      <w:bodyDiv w:val="1"/>
      <w:marLeft w:val="0"/>
      <w:marRight w:val="0"/>
      <w:marTop w:val="0"/>
      <w:marBottom w:val="0"/>
      <w:divBdr>
        <w:top w:val="none" w:sz="0" w:space="0" w:color="auto"/>
        <w:left w:val="none" w:sz="0" w:space="0" w:color="auto"/>
        <w:bottom w:val="none" w:sz="0" w:space="0" w:color="auto"/>
        <w:right w:val="none" w:sz="0" w:space="0" w:color="auto"/>
      </w:divBdr>
    </w:div>
    <w:div w:id="347147591">
      <w:bodyDiv w:val="1"/>
      <w:marLeft w:val="0"/>
      <w:marRight w:val="0"/>
      <w:marTop w:val="0"/>
      <w:marBottom w:val="0"/>
      <w:divBdr>
        <w:top w:val="none" w:sz="0" w:space="0" w:color="auto"/>
        <w:left w:val="none" w:sz="0" w:space="0" w:color="auto"/>
        <w:bottom w:val="none" w:sz="0" w:space="0" w:color="auto"/>
        <w:right w:val="none" w:sz="0" w:space="0" w:color="auto"/>
      </w:divBdr>
    </w:div>
    <w:div w:id="348485765">
      <w:bodyDiv w:val="1"/>
      <w:marLeft w:val="0"/>
      <w:marRight w:val="0"/>
      <w:marTop w:val="0"/>
      <w:marBottom w:val="0"/>
      <w:divBdr>
        <w:top w:val="none" w:sz="0" w:space="0" w:color="auto"/>
        <w:left w:val="none" w:sz="0" w:space="0" w:color="auto"/>
        <w:bottom w:val="none" w:sz="0" w:space="0" w:color="auto"/>
        <w:right w:val="none" w:sz="0" w:space="0" w:color="auto"/>
      </w:divBdr>
    </w:div>
    <w:div w:id="356321210">
      <w:bodyDiv w:val="1"/>
      <w:marLeft w:val="0"/>
      <w:marRight w:val="0"/>
      <w:marTop w:val="0"/>
      <w:marBottom w:val="0"/>
      <w:divBdr>
        <w:top w:val="none" w:sz="0" w:space="0" w:color="auto"/>
        <w:left w:val="none" w:sz="0" w:space="0" w:color="auto"/>
        <w:bottom w:val="none" w:sz="0" w:space="0" w:color="auto"/>
        <w:right w:val="none" w:sz="0" w:space="0" w:color="auto"/>
      </w:divBdr>
    </w:div>
    <w:div w:id="356470542">
      <w:bodyDiv w:val="1"/>
      <w:marLeft w:val="0"/>
      <w:marRight w:val="0"/>
      <w:marTop w:val="0"/>
      <w:marBottom w:val="0"/>
      <w:divBdr>
        <w:top w:val="none" w:sz="0" w:space="0" w:color="auto"/>
        <w:left w:val="none" w:sz="0" w:space="0" w:color="auto"/>
        <w:bottom w:val="none" w:sz="0" w:space="0" w:color="auto"/>
        <w:right w:val="none" w:sz="0" w:space="0" w:color="auto"/>
      </w:divBdr>
    </w:div>
    <w:div w:id="362022580">
      <w:bodyDiv w:val="1"/>
      <w:marLeft w:val="0"/>
      <w:marRight w:val="0"/>
      <w:marTop w:val="0"/>
      <w:marBottom w:val="0"/>
      <w:divBdr>
        <w:top w:val="none" w:sz="0" w:space="0" w:color="auto"/>
        <w:left w:val="none" w:sz="0" w:space="0" w:color="auto"/>
        <w:bottom w:val="none" w:sz="0" w:space="0" w:color="auto"/>
        <w:right w:val="none" w:sz="0" w:space="0" w:color="auto"/>
      </w:divBdr>
    </w:div>
    <w:div w:id="362246778">
      <w:bodyDiv w:val="1"/>
      <w:marLeft w:val="0"/>
      <w:marRight w:val="0"/>
      <w:marTop w:val="0"/>
      <w:marBottom w:val="0"/>
      <w:divBdr>
        <w:top w:val="none" w:sz="0" w:space="0" w:color="auto"/>
        <w:left w:val="none" w:sz="0" w:space="0" w:color="auto"/>
        <w:bottom w:val="none" w:sz="0" w:space="0" w:color="auto"/>
        <w:right w:val="none" w:sz="0" w:space="0" w:color="auto"/>
      </w:divBdr>
    </w:div>
    <w:div w:id="363140957">
      <w:bodyDiv w:val="1"/>
      <w:marLeft w:val="0"/>
      <w:marRight w:val="0"/>
      <w:marTop w:val="0"/>
      <w:marBottom w:val="0"/>
      <w:divBdr>
        <w:top w:val="none" w:sz="0" w:space="0" w:color="auto"/>
        <w:left w:val="none" w:sz="0" w:space="0" w:color="auto"/>
        <w:bottom w:val="none" w:sz="0" w:space="0" w:color="auto"/>
        <w:right w:val="none" w:sz="0" w:space="0" w:color="auto"/>
      </w:divBdr>
    </w:div>
    <w:div w:id="368142597">
      <w:bodyDiv w:val="1"/>
      <w:marLeft w:val="0"/>
      <w:marRight w:val="0"/>
      <w:marTop w:val="0"/>
      <w:marBottom w:val="0"/>
      <w:divBdr>
        <w:top w:val="none" w:sz="0" w:space="0" w:color="auto"/>
        <w:left w:val="none" w:sz="0" w:space="0" w:color="auto"/>
        <w:bottom w:val="none" w:sz="0" w:space="0" w:color="auto"/>
        <w:right w:val="none" w:sz="0" w:space="0" w:color="auto"/>
      </w:divBdr>
    </w:div>
    <w:div w:id="373699950">
      <w:bodyDiv w:val="1"/>
      <w:marLeft w:val="0"/>
      <w:marRight w:val="0"/>
      <w:marTop w:val="0"/>
      <w:marBottom w:val="0"/>
      <w:divBdr>
        <w:top w:val="none" w:sz="0" w:space="0" w:color="auto"/>
        <w:left w:val="none" w:sz="0" w:space="0" w:color="auto"/>
        <w:bottom w:val="none" w:sz="0" w:space="0" w:color="auto"/>
        <w:right w:val="none" w:sz="0" w:space="0" w:color="auto"/>
      </w:divBdr>
    </w:div>
    <w:div w:id="374157717">
      <w:bodyDiv w:val="1"/>
      <w:marLeft w:val="0"/>
      <w:marRight w:val="0"/>
      <w:marTop w:val="0"/>
      <w:marBottom w:val="0"/>
      <w:divBdr>
        <w:top w:val="none" w:sz="0" w:space="0" w:color="auto"/>
        <w:left w:val="none" w:sz="0" w:space="0" w:color="auto"/>
        <w:bottom w:val="none" w:sz="0" w:space="0" w:color="auto"/>
        <w:right w:val="none" w:sz="0" w:space="0" w:color="auto"/>
      </w:divBdr>
    </w:div>
    <w:div w:id="375007806">
      <w:bodyDiv w:val="1"/>
      <w:marLeft w:val="0"/>
      <w:marRight w:val="0"/>
      <w:marTop w:val="0"/>
      <w:marBottom w:val="0"/>
      <w:divBdr>
        <w:top w:val="none" w:sz="0" w:space="0" w:color="auto"/>
        <w:left w:val="none" w:sz="0" w:space="0" w:color="auto"/>
        <w:bottom w:val="none" w:sz="0" w:space="0" w:color="auto"/>
        <w:right w:val="none" w:sz="0" w:space="0" w:color="auto"/>
      </w:divBdr>
    </w:div>
    <w:div w:id="377170161">
      <w:bodyDiv w:val="1"/>
      <w:marLeft w:val="0"/>
      <w:marRight w:val="0"/>
      <w:marTop w:val="0"/>
      <w:marBottom w:val="0"/>
      <w:divBdr>
        <w:top w:val="none" w:sz="0" w:space="0" w:color="auto"/>
        <w:left w:val="none" w:sz="0" w:space="0" w:color="auto"/>
        <w:bottom w:val="none" w:sz="0" w:space="0" w:color="auto"/>
        <w:right w:val="none" w:sz="0" w:space="0" w:color="auto"/>
      </w:divBdr>
    </w:div>
    <w:div w:id="381058841">
      <w:bodyDiv w:val="1"/>
      <w:marLeft w:val="0"/>
      <w:marRight w:val="0"/>
      <w:marTop w:val="0"/>
      <w:marBottom w:val="0"/>
      <w:divBdr>
        <w:top w:val="none" w:sz="0" w:space="0" w:color="auto"/>
        <w:left w:val="none" w:sz="0" w:space="0" w:color="auto"/>
        <w:bottom w:val="none" w:sz="0" w:space="0" w:color="auto"/>
        <w:right w:val="none" w:sz="0" w:space="0" w:color="auto"/>
      </w:divBdr>
    </w:div>
    <w:div w:id="383601260">
      <w:bodyDiv w:val="1"/>
      <w:marLeft w:val="0"/>
      <w:marRight w:val="0"/>
      <w:marTop w:val="0"/>
      <w:marBottom w:val="0"/>
      <w:divBdr>
        <w:top w:val="none" w:sz="0" w:space="0" w:color="auto"/>
        <w:left w:val="none" w:sz="0" w:space="0" w:color="auto"/>
        <w:bottom w:val="none" w:sz="0" w:space="0" w:color="auto"/>
        <w:right w:val="none" w:sz="0" w:space="0" w:color="auto"/>
      </w:divBdr>
    </w:div>
    <w:div w:id="388384475">
      <w:bodyDiv w:val="1"/>
      <w:marLeft w:val="0"/>
      <w:marRight w:val="0"/>
      <w:marTop w:val="0"/>
      <w:marBottom w:val="0"/>
      <w:divBdr>
        <w:top w:val="none" w:sz="0" w:space="0" w:color="auto"/>
        <w:left w:val="none" w:sz="0" w:space="0" w:color="auto"/>
        <w:bottom w:val="none" w:sz="0" w:space="0" w:color="auto"/>
        <w:right w:val="none" w:sz="0" w:space="0" w:color="auto"/>
      </w:divBdr>
    </w:div>
    <w:div w:id="389302966">
      <w:bodyDiv w:val="1"/>
      <w:marLeft w:val="0"/>
      <w:marRight w:val="0"/>
      <w:marTop w:val="0"/>
      <w:marBottom w:val="0"/>
      <w:divBdr>
        <w:top w:val="none" w:sz="0" w:space="0" w:color="auto"/>
        <w:left w:val="none" w:sz="0" w:space="0" w:color="auto"/>
        <w:bottom w:val="none" w:sz="0" w:space="0" w:color="auto"/>
        <w:right w:val="none" w:sz="0" w:space="0" w:color="auto"/>
      </w:divBdr>
      <w:divsChild>
        <w:div w:id="1696615313">
          <w:marLeft w:val="0"/>
          <w:marRight w:val="0"/>
          <w:marTop w:val="0"/>
          <w:marBottom w:val="0"/>
          <w:divBdr>
            <w:top w:val="none" w:sz="0" w:space="0" w:color="auto"/>
            <w:left w:val="none" w:sz="0" w:space="0" w:color="auto"/>
            <w:bottom w:val="none" w:sz="0" w:space="0" w:color="auto"/>
            <w:right w:val="none" w:sz="0" w:space="0" w:color="auto"/>
          </w:divBdr>
          <w:divsChild>
            <w:div w:id="822166222">
              <w:marLeft w:val="0"/>
              <w:marRight w:val="0"/>
              <w:marTop w:val="0"/>
              <w:marBottom w:val="0"/>
              <w:divBdr>
                <w:top w:val="none" w:sz="0" w:space="0" w:color="auto"/>
                <w:left w:val="none" w:sz="0" w:space="0" w:color="auto"/>
                <w:bottom w:val="none" w:sz="0" w:space="0" w:color="auto"/>
                <w:right w:val="none" w:sz="0" w:space="0" w:color="auto"/>
              </w:divBdr>
              <w:divsChild>
                <w:div w:id="467938495">
                  <w:marLeft w:val="0"/>
                  <w:marRight w:val="0"/>
                  <w:marTop w:val="0"/>
                  <w:marBottom w:val="0"/>
                  <w:divBdr>
                    <w:top w:val="none" w:sz="0" w:space="0" w:color="auto"/>
                    <w:left w:val="none" w:sz="0" w:space="0" w:color="auto"/>
                    <w:bottom w:val="none" w:sz="0" w:space="0" w:color="auto"/>
                    <w:right w:val="none" w:sz="0" w:space="0" w:color="auto"/>
                  </w:divBdr>
                  <w:divsChild>
                    <w:div w:id="1657536953">
                      <w:marLeft w:val="0"/>
                      <w:marRight w:val="0"/>
                      <w:marTop w:val="0"/>
                      <w:marBottom w:val="0"/>
                      <w:divBdr>
                        <w:top w:val="none" w:sz="0" w:space="0" w:color="auto"/>
                        <w:left w:val="none" w:sz="0" w:space="0" w:color="auto"/>
                        <w:bottom w:val="none" w:sz="0" w:space="0" w:color="auto"/>
                        <w:right w:val="none" w:sz="0" w:space="0" w:color="auto"/>
                      </w:divBdr>
                      <w:divsChild>
                        <w:div w:id="2142961776">
                          <w:marLeft w:val="0"/>
                          <w:marRight w:val="0"/>
                          <w:marTop w:val="0"/>
                          <w:marBottom w:val="0"/>
                          <w:divBdr>
                            <w:top w:val="none" w:sz="0" w:space="0" w:color="auto"/>
                            <w:left w:val="none" w:sz="0" w:space="0" w:color="auto"/>
                            <w:bottom w:val="none" w:sz="0" w:space="0" w:color="auto"/>
                            <w:right w:val="none" w:sz="0" w:space="0" w:color="auto"/>
                          </w:divBdr>
                          <w:divsChild>
                            <w:div w:id="153685890">
                              <w:marLeft w:val="0"/>
                              <w:marRight w:val="0"/>
                              <w:marTop w:val="0"/>
                              <w:marBottom w:val="0"/>
                              <w:divBdr>
                                <w:top w:val="none" w:sz="0" w:space="0" w:color="auto"/>
                                <w:left w:val="none" w:sz="0" w:space="0" w:color="auto"/>
                                <w:bottom w:val="none" w:sz="0" w:space="0" w:color="auto"/>
                                <w:right w:val="none" w:sz="0" w:space="0" w:color="auto"/>
                              </w:divBdr>
                              <w:divsChild>
                                <w:div w:id="1947929204">
                                  <w:marLeft w:val="0"/>
                                  <w:marRight w:val="0"/>
                                  <w:marTop w:val="0"/>
                                  <w:marBottom w:val="0"/>
                                  <w:divBdr>
                                    <w:top w:val="none" w:sz="0" w:space="0" w:color="auto"/>
                                    <w:left w:val="none" w:sz="0" w:space="0" w:color="auto"/>
                                    <w:bottom w:val="none" w:sz="0" w:space="0" w:color="auto"/>
                                    <w:right w:val="none" w:sz="0" w:space="0" w:color="auto"/>
                                  </w:divBdr>
                                  <w:divsChild>
                                    <w:div w:id="287397637">
                                      <w:marLeft w:val="0"/>
                                      <w:marRight w:val="0"/>
                                      <w:marTop w:val="0"/>
                                      <w:marBottom w:val="0"/>
                                      <w:divBdr>
                                        <w:top w:val="none" w:sz="0" w:space="0" w:color="auto"/>
                                        <w:left w:val="none" w:sz="0" w:space="0" w:color="auto"/>
                                        <w:bottom w:val="none" w:sz="0" w:space="0" w:color="auto"/>
                                        <w:right w:val="none" w:sz="0" w:space="0" w:color="auto"/>
                                      </w:divBdr>
                                      <w:divsChild>
                                        <w:div w:id="1466585124">
                                          <w:marLeft w:val="0"/>
                                          <w:marRight w:val="0"/>
                                          <w:marTop w:val="0"/>
                                          <w:marBottom w:val="0"/>
                                          <w:divBdr>
                                            <w:top w:val="none" w:sz="0" w:space="0" w:color="auto"/>
                                            <w:left w:val="none" w:sz="0" w:space="0" w:color="auto"/>
                                            <w:bottom w:val="none" w:sz="0" w:space="0" w:color="auto"/>
                                            <w:right w:val="none" w:sz="0" w:space="0" w:color="auto"/>
                                          </w:divBdr>
                                          <w:divsChild>
                                            <w:div w:id="1712609372">
                                              <w:marLeft w:val="0"/>
                                              <w:marRight w:val="0"/>
                                              <w:marTop w:val="0"/>
                                              <w:marBottom w:val="0"/>
                                              <w:divBdr>
                                                <w:top w:val="none" w:sz="0" w:space="0" w:color="auto"/>
                                                <w:left w:val="none" w:sz="0" w:space="0" w:color="auto"/>
                                                <w:bottom w:val="none" w:sz="0" w:space="0" w:color="auto"/>
                                                <w:right w:val="none" w:sz="0" w:space="0" w:color="auto"/>
                                              </w:divBdr>
                                              <w:divsChild>
                                                <w:div w:id="1523930668">
                                                  <w:marLeft w:val="0"/>
                                                  <w:marRight w:val="0"/>
                                                  <w:marTop w:val="0"/>
                                                  <w:marBottom w:val="0"/>
                                                  <w:divBdr>
                                                    <w:top w:val="none" w:sz="0" w:space="0" w:color="auto"/>
                                                    <w:left w:val="none" w:sz="0" w:space="0" w:color="auto"/>
                                                    <w:bottom w:val="none" w:sz="0" w:space="0" w:color="auto"/>
                                                    <w:right w:val="none" w:sz="0" w:space="0" w:color="auto"/>
                                                  </w:divBdr>
                                                  <w:divsChild>
                                                    <w:div w:id="1534145682">
                                                      <w:marLeft w:val="0"/>
                                                      <w:marRight w:val="0"/>
                                                      <w:marTop w:val="0"/>
                                                      <w:marBottom w:val="0"/>
                                                      <w:divBdr>
                                                        <w:top w:val="none" w:sz="0" w:space="0" w:color="auto"/>
                                                        <w:left w:val="none" w:sz="0" w:space="0" w:color="auto"/>
                                                        <w:bottom w:val="none" w:sz="0" w:space="0" w:color="auto"/>
                                                        <w:right w:val="none" w:sz="0" w:space="0" w:color="auto"/>
                                                      </w:divBdr>
                                                      <w:divsChild>
                                                        <w:div w:id="199676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8869325">
      <w:bodyDiv w:val="1"/>
      <w:marLeft w:val="0"/>
      <w:marRight w:val="0"/>
      <w:marTop w:val="0"/>
      <w:marBottom w:val="0"/>
      <w:divBdr>
        <w:top w:val="none" w:sz="0" w:space="0" w:color="auto"/>
        <w:left w:val="none" w:sz="0" w:space="0" w:color="auto"/>
        <w:bottom w:val="none" w:sz="0" w:space="0" w:color="auto"/>
        <w:right w:val="none" w:sz="0" w:space="0" w:color="auto"/>
      </w:divBdr>
    </w:div>
    <w:div w:id="400492885">
      <w:bodyDiv w:val="1"/>
      <w:marLeft w:val="0"/>
      <w:marRight w:val="0"/>
      <w:marTop w:val="0"/>
      <w:marBottom w:val="0"/>
      <w:divBdr>
        <w:top w:val="none" w:sz="0" w:space="0" w:color="auto"/>
        <w:left w:val="none" w:sz="0" w:space="0" w:color="auto"/>
        <w:bottom w:val="none" w:sz="0" w:space="0" w:color="auto"/>
        <w:right w:val="none" w:sz="0" w:space="0" w:color="auto"/>
      </w:divBdr>
    </w:div>
    <w:div w:id="408036807">
      <w:bodyDiv w:val="1"/>
      <w:marLeft w:val="0"/>
      <w:marRight w:val="0"/>
      <w:marTop w:val="0"/>
      <w:marBottom w:val="0"/>
      <w:divBdr>
        <w:top w:val="none" w:sz="0" w:space="0" w:color="auto"/>
        <w:left w:val="none" w:sz="0" w:space="0" w:color="auto"/>
        <w:bottom w:val="none" w:sz="0" w:space="0" w:color="auto"/>
        <w:right w:val="none" w:sz="0" w:space="0" w:color="auto"/>
      </w:divBdr>
    </w:div>
    <w:div w:id="408117346">
      <w:bodyDiv w:val="1"/>
      <w:marLeft w:val="0"/>
      <w:marRight w:val="0"/>
      <w:marTop w:val="0"/>
      <w:marBottom w:val="0"/>
      <w:divBdr>
        <w:top w:val="none" w:sz="0" w:space="0" w:color="auto"/>
        <w:left w:val="none" w:sz="0" w:space="0" w:color="auto"/>
        <w:bottom w:val="none" w:sz="0" w:space="0" w:color="auto"/>
        <w:right w:val="none" w:sz="0" w:space="0" w:color="auto"/>
      </w:divBdr>
    </w:div>
    <w:div w:id="410548938">
      <w:bodyDiv w:val="1"/>
      <w:marLeft w:val="0"/>
      <w:marRight w:val="0"/>
      <w:marTop w:val="0"/>
      <w:marBottom w:val="0"/>
      <w:divBdr>
        <w:top w:val="none" w:sz="0" w:space="0" w:color="auto"/>
        <w:left w:val="none" w:sz="0" w:space="0" w:color="auto"/>
        <w:bottom w:val="none" w:sz="0" w:space="0" w:color="auto"/>
        <w:right w:val="none" w:sz="0" w:space="0" w:color="auto"/>
      </w:divBdr>
    </w:div>
    <w:div w:id="410933021">
      <w:bodyDiv w:val="1"/>
      <w:marLeft w:val="0"/>
      <w:marRight w:val="0"/>
      <w:marTop w:val="0"/>
      <w:marBottom w:val="0"/>
      <w:divBdr>
        <w:top w:val="none" w:sz="0" w:space="0" w:color="auto"/>
        <w:left w:val="none" w:sz="0" w:space="0" w:color="auto"/>
        <w:bottom w:val="none" w:sz="0" w:space="0" w:color="auto"/>
        <w:right w:val="none" w:sz="0" w:space="0" w:color="auto"/>
      </w:divBdr>
    </w:div>
    <w:div w:id="412968735">
      <w:bodyDiv w:val="1"/>
      <w:marLeft w:val="0"/>
      <w:marRight w:val="0"/>
      <w:marTop w:val="0"/>
      <w:marBottom w:val="0"/>
      <w:divBdr>
        <w:top w:val="none" w:sz="0" w:space="0" w:color="auto"/>
        <w:left w:val="none" w:sz="0" w:space="0" w:color="auto"/>
        <w:bottom w:val="none" w:sz="0" w:space="0" w:color="auto"/>
        <w:right w:val="none" w:sz="0" w:space="0" w:color="auto"/>
      </w:divBdr>
    </w:div>
    <w:div w:id="414130864">
      <w:bodyDiv w:val="1"/>
      <w:marLeft w:val="0"/>
      <w:marRight w:val="0"/>
      <w:marTop w:val="0"/>
      <w:marBottom w:val="0"/>
      <w:divBdr>
        <w:top w:val="none" w:sz="0" w:space="0" w:color="auto"/>
        <w:left w:val="none" w:sz="0" w:space="0" w:color="auto"/>
        <w:bottom w:val="none" w:sz="0" w:space="0" w:color="auto"/>
        <w:right w:val="none" w:sz="0" w:space="0" w:color="auto"/>
      </w:divBdr>
    </w:div>
    <w:div w:id="415711283">
      <w:bodyDiv w:val="1"/>
      <w:marLeft w:val="0"/>
      <w:marRight w:val="0"/>
      <w:marTop w:val="0"/>
      <w:marBottom w:val="0"/>
      <w:divBdr>
        <w:top w:val="none" w:sz="0" w:space="0" w:color="auto"/>
        <w:left w:val="none" w:sz="0" w:space="0" w:color="auto"/>
        <w:bottom w:val="none" w:sz="0" w:space="0" w:color="auto"/>
        <w:right w:val="none" w:sz="0" w:space="0" w:color="auto"/>
      </w:divBdr>
    </w:div>
    <w:div w:id="416748251">
      <w:bodyDiv w:val="1"/>
      <w:marLeft w:val="0"/>
      <w:marRight w:val="0"/>
      <w:marTop w:val="0"/>
      <w:marBottom w:val="0"/>
      <w:divBdr>
        <w:top w:val="none" w:sz="0" w:space="0" w:color="auto"/>
        <w:left w:val="none" w:sz="0" w:space="0" w:color="auto"/>
        <w:bottom w:val="none" w:sz="0" w:space="0" w:color="auto"/>
        <w:right w:val="none" w:sz="0" w:space="0" w:color="auto"/>
      </w:divBdr>
    </w:div>
    <w:div w:id="417602164">
      <w:bodyDiv w:val="1"/>
      <w:marLeft w:val="0"/>
      <w:marRight w:val="0"/>
      <w:marTop w:val="0"/>
      <w:marBottom w:val="0"/>
      <w:divBdr>
        <w:top w:val="none" w:sz="0" w:space="0" w:color="auto"/>
        <w:left w:val="none" w:sz="0" w:space="0" w:color="auto"/>
        <w:bottom w:val="none" w:sz="0" w:space="0" w:color="auto"/>
        <w:right w:val="none" w:sz="0" w:space="0" w:color="auto"/>
      </w:divBdr>
    </w:div>
    <w:div w:id="417867649">
      <w:bodyDiv w:val="1"/>
      <w:marLeft w:val="0"/>
      <w:marRight w:val="0"/>
      <w:marTop w:val="0"/>
      <w:marBottom w:val="0"/>
      <w:divBdr>
        <w:top w:val="none" w:sz="0" w:space="0" w:color="auto"/>
        <w:left w:val="none" w:sz="0" w:space="0" w:color="auto"/>
        <w:bottom w:val="none" w:sz="0" w:space="0" w:color="auto"/>
        <w:right w:val="none" w:sz="0" w:space="0" w:color="auto"/>
      </w:divBdr>
    </w:div>
    <w:div w:id="418020547">
      <w:bodyDiv w:val="1"/>
      <w:marLeft w:val="0"/>
      <w:marRight w:val="0"/>
      <w:marTop w:val="0"/>
      <w:marBottom w:val="0"/>
      <w:divBdr>
        <w:top w:val="none" w:sz="0" w:space="0" w:color="auto"/>
        <w:left w:val="none" w:sz="0" w:space="0" w:color="auto"/>
        <w:bottom w:val="none" w:sz="0" w:space="0" w:color="auto"/>
        <w:right w:val="none" w:sz="0" w:space="0" w:color="auto"/>
      </w:divBdr>
    </w:div>
    <w:div w:id="418212161">
      <w:bodyDiv w:val="1"/>
      <w:marLeft w:val="0"/>
      <w:marRight w:val="0"/>
      <w:marTop w:val="0"/>
      <w:marBottom w:val="0"/>
      <w:divBdr>
        <w:top w:val="none" w:sz="0" w:space="0" w:color="auto"/>
        <w:left w:val="none" w:sz="0" w:space="0" w:color="auto"/>
        <w:bottom w:val="none" w:sz="0" w:space="0" w:color="auto"/>
        <w:right w:val="none" w:sz="0" w:space="0" w:color="auto"/>
      </w:divBdr>
    </w:div>
    <w:div w:id="421679772">
      <w:bodyDiv w:val="1"/>
      <w:marLeft w:val="0"/>
      <w:marRight w:val="0"/>
      <w:marTop w:val="0"/>
      <w:marBottom w:val="0"/>
      <w:divBdr>
        <w:top w:val="none" w:sz="0" w:space="0" w:color="auto"/>
        <w:left w:val="none" w:sz="0" w:space="0" w:color="auto"/>
        <w:bottom w:val="none" w:sz="0" w:space="0" w:color="auto"/>
        <w:right w:val="none" w:sz="0" w:space="0" w:color="auto"/>
      </w:divBdr>
    </w:div>
    <w:div w:id="426075996">
      <w:bodyDiv w:val="1"/>
      <w:marLeft w:val="0"/>
      <w:marRight w:val="0"/>
      <w:marTop w:val="0"/>
      <w:marBottom w:val="0"/>
      <w:divBdr>
        <w:top w:val="none" w:sz="0" w:space="0" w:color="auto"/>
        <w:left w:val="none" w:sz="0" w:space="0" w:color="auto"/>
        <w:bottom w:val="none" w:sz="0" w:space="0" w:color="auto"/>
        <w:right w:val="none" w:sz="0" w:space="0" w:color="auto"/>
      </w:divBdr>
    </w:div>
    <w:div w:id="426777923">
      <w:bodyDiv w:val="1"/>
      <w:marLeft w:val="0"/>
      <w:marRight w:val="0"/>
      <w:marTop w:val="0"/>
      <w:marBottom w:val="0"/>
      <w:divBdr>
        <w:top w:val="none" w:sz="0" w:space="0" w:color="auto"/>
        <w:left w:val="none" w:sz="0" w:space="0" w:color="auto"/>
        <w:bottom w:val="none" w:sz="0" w:space="0" w:color="auto"/>
        <w:right w:val="none" w:sz="0" w:space="0" w:color="auto"/>
      </w:divBdr>
    </w:div>
    <w:div w:id="427046686">
      <w:bodyDiv w:val="1"/>
      <w:marLeft w:val="0"/>
      <w:marRight w:val="0"/>
      <w:marTop w:val="0"/>
      <w:marBottom w:val="0"/>
      <w:divBdr>
        <w:top w:val="none" w:sz="0" w:space="0" w:color="auto"/>
        <w:left w:val="none" w:sz="0" w:space="0" w:color="auto"/>
        <w:bottom w:val="none" w:sz="0" w:space="0" w:color="auto"/>
        <w:right w:val="none" w:sz="0" w:space="0" w:color="auto"/>
      </w:divBdr>
    </w:div>
    <w:div w:id="429814943">
      <w:bodyDiv w:val="1"/>
      <w:marLeft w:val="0"/>
      <w:marRight w:val="0"/>
      <w:marTop w:val="0"/>
      <w:marBottom w:val="0"/>
      <w:divBdr>
        <w:top w:val="none" w:sz="0" w:space="0" w:color="auto"/>
        <w:left w:val="none" w:sz="0" w:space="0" w:color="auto"/>
        <w:bottom w:val="none" w:sz="0" w:space="0" w:color="auto"/>
        <w:right w:val="none" w:sz="0" w:space="0" w:color="auto"/>
      </w:divBdr>
    </w:div>
    <w:div w:id="432745049">
      <w:bodyDiv w:val="1"/>
      <w:marLeft w:val="0"/>
      <w:marRight w:val="0"/>
      <w:marTop w:val="0"/>
      <w:marBottom w:val="0"/>
      <w:divBdr>
        <w:top w:val="none" w:sz="0" w:space="0" w:color="auto"/>
        <w:left w:val="none" w:sz="0" w:space="0" w:color="auto"/>
        <w:bottom w:val="none" w:sz="0" w:space="0" w:color="auto"/>
        <w:right w:val="none" w:sz="0" w:space="0" w:color="auto"/>
      </w:divBdr>
    </w:div>
    <w:div w:id="434445775">
      <w:bodyDiv w:val="1"/>
      <w:marLeft w:val="0"/>
      <w:marRight w:val="0"/>
      <w:marTop w:val="0"/>
      <w:marBottom w:val="0"/>
      <w:divBdr>
        <w:top w:val="none" w:sz="0" w:space="0" w:color="auto"/>
        <w:left w:val="none" w:sz="0" w:space="0" w:color="auto"/>
        <w:bottom w:val="none" w:sz="0" w:space="0" w:color="auto"/>
        <w:right w:val="none" w:sz="0" w:space="0" w:color="auto"/>
      </w:divBdr>
    </w:div>
    <w:div w:id="436214965">
      <w:bodyDiv w:val="1"/>
      <w:marLeft w:val="0"/>
      <w:marRight w:val="0"/>
      <w:marTop w:val="0"/>
      <w:marBottom w:val="0"/>
      <w:divBdr>
        <w:top w:val="none" w:sz="0" w:space="0" w:color="auto"/>
        <w:left w:val="none" w:sz="0" w:space="0" w:color="auto"/>
        <w:bottom w:val="none" w:sz="0" w:space="0" w:color="auto"/>
        <w:right w:val="none" w:sz="0" w:space="0" w:color="auto"/>
      </w:divBdr>
    </w:div>
    <w:div w:id="436826431">
      <w:bodyDiv w:val="1"/>
      <w:marLeft w:val="0"/>
      <w:marRight w:val="0"/>
      <w:marTop w:val="0"/>
      <w:marBottom w:val="0"/>
      <w:divBdr>
        <w:top w:val="none" w:sz="0" w:space="0" w:color="auto"/>
        <w:left w:val="none" w:sz="0" w:space="0" w:color="auto"/>
        <w:bottom w:val="none" w:sz="0" w:space="0" w:color="auto"/>
        <w:right w:val="none" w:sz="0" w:space="0" w:color="auto"/>
      </w:divBdr>
    </w:div>
    <w:div w:id="437288355">
      <w:bodyDiv w:val="1"/>
      <w:marLeft w:val="0"/>
      <w:marRight w:val="0"/>
      <w:marTop w:val="0"/>
      <w:marBottom w:val="0"/>
      <w:divBdr>
        <w:top w:val="none" w:sz="0" w:space="0" w:color="auto"/>
        <w:left w:val="none" w:sz="0" w:space="0" w:color="auto"/>
        <w:bottom w:val="none" w:sz="0" w:space="0" w:color="auto"/>
        <w:right w:val="none" w:sz="0" w:space="0" w:color="auto"/>
      </w:divBdr>
    </w:div>
    <w:div w:id="440227580">
      <w:bodyDiv w:val="1"/>
      <w:marLeft w:val="0"/>
      <w:marRight w:val="0"/>
      <w:marTop w:val="0"/>
      <w:marBottom w:val="0"/>
      <w:divBdr>
        <w:top w:val="none" w:sz="0" w:space="0" w:color="auto"/>
        <w:left w:val="none" w:sz="0" w:space="0" w:color="auto"/>
        <w:bottom w:val="none" w:sz="0" w:space="0" w:color="auto"/>
        <w:right w:val="none" w:sz="0" w:space="0" w:color="auto"/>
      </w:divBdr>
    </w:div>
    <w:div w:id="445580579">
      <w:bodyDiv w:val="1"/>
      <w:marLeft w:val="0"/>
      <w:marRight w:val="0"/>
      <w:marTop w:val="0"/>
      <w:marBottom w:val="0"/>
      <w:divBdr>
        <w:top w:val="none" w:sz="0" w:space="0" w:color="auto"/>
        <w:left w:val="none" w:sz="0" w:space="0" w:color="auto"/>
        <w:bottom w:val="none" w:sz="0" w:space="0" w:color="auto"/>
        <w:right w:val="none" w:sz="0" w:space="0" w:color="auto"/>
      </w:divBdr>
    </w:div>
    <w:div w:id="446237658">
      <w:bodyDiv w:val="1"/>
      <w:marLeft w:val="0"/>
      <w:marRight w:val="0"/>
      <w:marTop w:val="0"/>
      <w:marBottom w:val="0"/>
      <w:divBdr>
        <w:top w:val="none" w:sz="0" w:space="0" w:color="auto"/>
        <w:left w:val="none" w:sz="0" w:space="0" w:color="auto"/>
        <w:bottom w:val="none" w:sz="0" w:space="0" w:color="auto"/>
        <w:right w:val="none" w:sz="0" w:space="0" w:color="auto"/>
      </w:divBdr>
    </w:div>
    <w:div w:id="448206628">
      <w:bodyDiv w:val="1"/>
      <w:marLeft w:val="0"/>
      <w:marRight w:val="0"/>
      <w:marTop w:val="0"/>
      <w:marBottom w:val="0"/>
      <w:divBdr>
        <w:top w:val="none" w:sz="0" w:space="0" w:color="auto"/>
        <w:left w:val="none" w:sz="0" w:space="0" w:color="auto"/>
        <w:bottom w:val="none" w:sz="0" w:space="0" w:color="auto"/>
        <w:right w:val="none" w:sz="0" w:space="0" w:color="auto"/>
      </w:divBdr>
    </w:div>
    <w:div w:id="448352270">
      <w:bodyDiv w:val="1"/>
      <w:marLeft w:val="0"/>
      <w:marRight w:val="0"/>
      <w:marTop w:val="0"/>
      <w:marBottom w:val="0"/>
      <w:divBdr>
        <w:top w:val="none" w:sz="0" w:space="0" w:color="auto"/>
        <w:left w:val="none" w:sz="0" w:space="0" w:color="auto"/>
        <w:bottom w:val="none" w:sz="0" w:space="0" w:color="auto"/>
        <w:right w:val="none" w:sz="0" w:space="0" w:color="auto"/>
      </w:divBdr>
    </w:div>
    <w:div w:id="448399875">
      <w:bodyDiv w:val="1"/>
      <w:marLeft w:val="0"/>
      <w:marRight w:val="0"/>
      <w:marTop w:val="0"/>
      <w:marBottom w:val="0"/>
      <w:divBdr>
        <w:top w:val="none" w:sz="0" w:space="0" w:color="auto"/>
        <w:left w:val="none" w:sz="0" w:space="0" w:color="auto"/>
        <w:bottom w:val="none" w:sz="0" w:space="0" w:color="auto"/>
        <w:right w:val="none" w:sz="0" w:space="0" w:color="auto"/>
      </w:divBdr>
    </w:div>
    <w:div w:id="449786572">
      <w:bodyDiv w:val="1"/>
      <w:marLeft w:val="0"/>
      <w:marRight w:val="0"/>
      <w:marTop w:val="0"/>
      <w:marBottom w:val="0"/>
      <w:divBdr>
        <w:top w:val="none" w:sz="0" w:space="0" w:color="auto"/>
        <w:left w:val="none" w:sz="0" w:space="0" w:color="auto"/>
        <w:bottom w:val="none" w:sz="0" w:space="0" w:color="auto"/>
        <w:right w:val="none" w:sz="0" w:space="0" w:color="auto"/>
      </w:divBdr>
    </w:div>
    <w:div w:id="450591385">
      <w:bodyDiv w:val="1"/>
      <w:marLeft w:val="0"/>
      <w:marRight w:val="0"/>
      <w:marTop w:val="0"/>
      <w:marBottom w:val="0"/>
      <w:divBdr>
        <w:top w:val="none" w:sz="0" w:space="0" w:color="auto"/>
        <w:left w:val="none" w:sz="0" w:space="0" w:color="auto"/>
        <w:bottom w:val="none" w:sz="0" w:space="0" w:color="auto"/>
        <w:right w:val="none" w:sz="0" w:space="0" w:color="auto"/>
      </w:divBdr>
    </w:div>
    <w:div w:id="452210389">
      <w:bodyDiv w:val="1"/>
      <w:marLeft w:val="0"/>
      <w:marRight w:val="0"/>
      <w:marTop w:val="0"/>
      <w:marBottom w:val="0"/>
      <w:divBdr>
        <w:top w:val="none" w:sz="0" w:space="0" w:color="auto"/>
        <w:left w:val="none" w:sz="0" w:space="0" w:color="auto"/>
        <w:bottom w:val="none" w:sz="0" w:space="0" w:color="auto"/>
        <w:right w:val="none" w:sz="0" w:space="0" w:color="auto"/>
      </w:divBdr>
    </w:div>
    <w:div w:id="452335531">
      <w:bodyDiv w:val="1"/>
      <w:marLeft w:val="0"/>
      <w:marRight w:val="0"/>
      <w:marTop w:val="0"/>
      <w:marBottom w:val="0"/>
      <w:divBdr>
        <w:top w:val="none" w:sz="0" w:space="0" w:color="auto"/>
        <w:left w:val="none" w:sz="0" w:space="0" w:color="auto"/>
        <w:bottom w:val="none" w:sz="0" w:space="0" w:color="auto"/>
        <w:right w:val="none" w:sz="0" w:space="0" w:color="auto"/>
      </w:divBdr>
    </w:div>
    <w:div w:id="452793311">
      <w:bodyDiv w:val="1"/>
      <w:marLeft w:val="0"/>
      <w:marRight w:val="0"/>
      <w:marTop w:val="0"/>
      <w:marBottom w:val="0"/>
      <w:divBdr>
        <w:top w:val="none" w:sz="0" w:space="0" w:color="auto"/>
        <w:left w:val="none" w:sz="0" w:space="0" w:color="auto"/>
        <w:bottom w:val="none" w:sz="0" w:space="0" w:color="auto"/>
        <w:right w:val="none" w:sz="0" w:space="0" w:color="auto"/>
      </w:divBdr>
    </w:div>
    <w:div w:id="455372263">
      <w:bodyDiv w:val="1"/>
      <w:marLeft w:val="0"/>
      <w:marRight w:val="0"/>
      <w:marTop w:val="0"/>
      <w:marBottom w:val="0"/>
      <w:divBdr>
        <w:top w:val="none" w:sz="0" w:space="0" w:color="auto"/>
        <w:left w:val="none" w:sz="0" w:space="0" w:color="auto"/>
        <w:bottom w:val="none" w:sz="0" w:space="0" w:color="auto"/>
        <w:right w:val="none" w:sz="0" w:space="0" w:color="auto"/>
      </w:divBdr>
    </w:div>
    <w:div w:id="457602369">
      <w:bodyDiv w:val="1"/>
      <w:marLeft w:val="0"/>
      <w:marRight w:val="0"/>
      <w:marTop w:val="0"/>
      <w:marBottom w:val="0"/>
      <w:divBdr>
        <w:top w:val="none" w:sz="0" w:space="0" w:color="auto"/>
        <w:left w:val="none" w:sz="0" w:space="0" w:color="auto"/>
        <w:bottom w:val="none" w:sz="0" w:space="0" w:color="auto"/>
        <w:right w:val="none" w:sz="0" w:space="0" w:color="auto"/>
      </w:divBdr>
    </w:div>
    <w:div w:id="461192737">
      <w:bodyDiv w:val="1"/>
      <w:marLeft w:val="0"/>
      <w:marRight w:val="0"/>
      <w:marTop w:val="0"/>
      <w:marBottom w:val="0"/>
      <w:divBdr>
        <w:top w:val="none" w:sz="0" w:space="0" w:color="auto"/>
        <w:left w:val="none" w:sz="0" w:space="0" w:color="auto"/>
        <w:bottom w:val="none" w:sz="0" w:space="0" w:color="auto"/>
        <w:right w:val="none" w:sz="0" w:space="0" w:color="auto"/>
      </w:divBdr>
    </w:div>
    <w:div w:id="463891013">
      <w:bodyDiv w:val="1"/>
      <w:marLeft w:val="0"/>
      <w:marRight w:val="0"/>
      <w:marTop w:val="0"/>
      <w:marBottom w:val="0"/>
      <w:divBdr>
        <w:top w:val="none" w:sz="0" w:space="0" w:color="auto"/>
        <w:left w:val="none" w:sz="0" w:space="0" w:color="auto"/>
        <w:bottom w:val="none" w:sz="0" w:space="0" w:color="auto"/>
        <w:right w:val="none" w:sz="0" w:space="0" w:color="auto"/>
      </w:divBdr>
    </w:div>
    <w:div w:id="465202022">
      <w:bodyDiv w:val="1"/>
      <w:marLeft w:val="0"/>
      <w:marRight w:val="0"/>
      <w:marTop w:val="0"/>
      <w:marBottom w:val="0"/>
      <w:divBdr>
        <w:top w:val="none" w:sz="0" w:space="0" w:color="auto"/>
        <w:left w:val="none" w:sz="0" w:space="0" w:color="auto"/>
        <w:bottom w:val="none" w:sz="0" w:space="0" w:color="auto"/>
        <w:right w:val="none" w:sz="0" w:space="0" w:color="auto"/>
      </w:divBdr>
    </w:div>
    <w:div w:id="465509357">
      <w:bodyDiv w:val="1"/>
      <w:marLeft w:val="0"/>
      <w:marRight w:val="0"/>
      <w:marTop w:val="0"/>
      <w:marBottom w:val="0"/>
      <w:divBdr>
        <w:top w:val="none" w:sz="0" w:space="0" w:color="auto"/>
        <w:left w:val="none" w:sz="0" w:space="0" w:color="auto"/>
        <w:bottom w:val="none" w:sz="0" w:space="0" w:color="auto"/>
        <w:right w:val="none" w:sz="0" w:space="0" w:color="auto"/>
      </w:divBdr>
    </w:div>
    <w:div w:id="467283300">
      <w:bodyDiv w:val="1"/>
      <w:marLeft w:val="0"/>
      <w:marRight w:val="0"/>
      <w:marTop w:val="0"/>
      <w:marBottom w:val="0"/>
      <w:divBdr>
        <w:top w:val="none" w:sz="0" w:space="0" w:color="auto"/>
        <w:left w:val="none" w:sz="0" w:space="0" w:color="auto"/>
        <w:bottom w:val="none" w:sz="0" w:space="0" w:color="auto"/>
        <w:right w:val="none" w:sz="0" w:space="0" w:color="auto"/>
      </w:divBdr>
    </w:div>
    <w:div w:id="467750903">
      <w:bodyDiv w:val="1"/>
      <w:marLeft w:val="0"/>
      <w:marRight w:val="0"/>
      <w:marTop w:val="0"/>
      <w:marBottom w:val="0"/>
      <w:divBdr>
        <w:top w:val="none" w:sz="0" w:space="0" w:color="auto"/>
        <w:left w:val="none" w:sz="0" w:space="0" w:color="auto"/>
        <w:bottom w:val="none" w:sz="0" w:space="0" w:color="auto"/>
        <w:right w:val="none" w:sz="0" w:space="0" w:color="auto"/>
      </w:divBdr>
    </w:div>
    <w:div w:id="467824769">
      <w:bodyDiv w:val="1"/>
      <w:marLeft w:val="0"/>
      <w:marRight w:val="0"/>
      <w:marTop w:val="0"/>
      <w:marBottom w:val="0"/>
      <w:divBdr>
        <w:top w:val="none" w:sz="0" w:space="0" w:color="auto"/>
        <w:left w:val="none" w:sz="0" w:space="0" w:color="auto"/>
        <w:bottom w:val="none" w:sz="0" w:space="0" w:color="auto"/>
        <w:right w:val="none" w:sz="0" w:space="0" w:color="auto"/>
      </w:divBdr>
    </w:div>
    <w:div w:id="470680478">
      <w:bodyDiv w:val="1"/>
      <w:marLeft w:val="0"/>
      <w:marRight w:val="0"/>
      <w:marTop w:val="0"/>
      <w:marBottom w:val="0"/>
      <w:divBdr>
        <w:top w:val="none" w:sz="0" w:space="0" w:color="auto"/>
        <w:left w:val="none" w:sz="0" w:space="0" w:color="auto"/>
        <w:bottom w:val="none" w:sz="0" w:space="0" w:color="auto"/>
        <w:right w:val="none" w:sz="0" w:space="0" w:color="auto"/>
      </w:divBdr>
    </w:div>
    <w:div w:id="471366984">
      <w:bodyDiv w:val="1"/>
      <w:marLeft w:val="0"/>
      <w:marRight w:val="0"/>
      <w:marTop w:val="0"/>
      <w:marBottom w:val="0"/>
      <w:divBdr>
        <w:top w:val="none" w:sz="0" w:space="0" w:color="auto"/>
        <w:left w:val="none" w:sz="0" w:space="0" w:color="auto"/>
        <w:bottom w:val="none" w:sz="0" w:space="0" w:color="auto"/>
        <w:right w:val="none" w:sz="0" w:space="0" w:color="auto"/>
      </w:divBdr>
    </w:div>
    <w:div w:id="473915222">
      <w:bodyDiv w:val="1"/>
      <w:marLeft w:val="0"/>
      <w:marRight w:val="0"/>
      <w:marTop w:val="0"/>
      <w:marBottom w:val="0"/>
      <w:divBdr>
        <w:top w:val="none" w:sz="0" w:space="0" w:color="auto"/>
        <w:left w:val="none" w:sz="0" w:space="0" w:color="auto"/>
        <w:bottom w:val="none" w:sz="0" w:space="0" w:color="auto"/>
        <w:right w:val="none" w:sz="0" w:space="0" w:color="auto"/>
      </w:divBdr>
    </w:div>
    <w:div w:id="475336767">
      <w:bodyDiv w:val="1"/>
      <w:marLeft w:val="0"/>
      <w:marRight w:val="0"/>
      <w:marTop w:val="0"/>
      <w:marBottom w:val="0"/>
      <w:divBdr>
        <w:top w:val="none" w:sz="0" w:space="0" w:color="auto"/>
        <w:left w:val="none" w:sz="0" w:space="0" w:color="auto"/>
        <w:bottom w:val="none" w:sz="0" w:space="0" w:color="auto"/>
        <w:right w:val="none" w:sz="0" w:space="0" w:color="auto"/>
      </w:divBdr>
    </w:div>
    <w:div w:id="476149291">
      <w:bodyDiv w:val="1"/>
      <w:marLeft w:val="0"/>
      <w:marRight w:val="0"/>
      <w:marTop w:val="0"/>
      <w:marBottom w:val="0"/>
      <w:divBdr>
        <w:top w:val="none" w:sz="0" w:space="0" w:color="auto"/>
        <w:left w:val="none" w:sz="0" w:space="0" w:color="auto"/>
        <w:bottom w:val="none" w:sz="0" w:space="0" w:color="auto"/>
        <w:right w:val="none" w:sz="0" w:space="0" w:color="auto"/>
      </w:divBdr>
    </w:div>
    <w:div w:id="476840217">
      <w:bodyDiv w:val="1"/>
      <w:marLeft w:val="0"/>
      <w:marRight w:val="0"/>
      <w:marTop w:val="0"/>
      <w:marBottom w:val="0"/>
      <w:divBdr>
        <w:top w:val="none" w:sz="0" w:space="0" w:color="auto"/>
        <w:left w:val="none" w:sz="0" w:space="0" w:color="auto"/>
        <w:bottom w:val="none" w:sz="0" w:space="0" w:color="auto"/>
        <w:right w:val="none" w:sz="0" w:space="0" w:color="auto"/>
      </w:divBdr>
    </w:div>
    <w:div w:id="480118248">
      <w:bodyDiv w:val="1"/>
      <w:marLeft w:val="0"/>
      <w:marRight w:val="0"/>
      <w:marTop w:val="0"/>
      <w:marBottom w:val="0"/>
      <w:divBdr>
        <w:top w:val="none" w:sz="0" w:space="0" w:color="auto"/>
        <w:left w:val="none" w:sz="0" w:space="0" w:color="auto"/>
        <w:bottom w:val="none" w:sz="0" w:space="0" w:color="auto"/>
        <w:right w:val="none" w:sz="0" w:space="0" w:color="auto"/>
      </w:divBdr>
    </w:div>
    <w:div w:id="485363828">
      <w:bodyDiv w:val="1"/>
      <w:marLeft w:val="0"/>
      <w:marRight w:val="0"/>
      <w:marTop w:val="0"/>
      <w:marBottom w:val="0"/>
      <w:divBdr>
        <w:top w:val="none" w:sz="0" w:space="0" w:color="auto"/>
        <w:left w:val="none" w:sz="0" w:space="0" w:color="auto"/>
        <w:bottom w:val="none" w:sz="0" w:space="0" w:color="auto"/>
        <w:right w:val="none" w:sz="0" w:space="0" w:color="auto"/>
      </w:divBdr>
    </w:div>
    <w:div w:id="489449261">
      <w:bodyDiv w:val="1"/>
      <w:marLeft w:val="0"/>
      <w:marRight w:val="0"/>
      <w:marTop w:val="0"/>
      <w:marBottom w:val="0"/>
      <w:divBdr>
        <w:top w:val="none" w:sz="0" w:space="0" w:color="auto"/>
        <w:left w:val="none" w:sz="0" w:space="0" w:color="auto"/>
        <w:bottom w:val="none" w:sz="0" w:space="0" w:color="auto"/>
        <w:right w:val="none" w:sz="0" w:space="0" w:color="auto"/>
      </w:divBdr>
    </w:div>
    <w:div w:id="493179649">
      <w:bodyDiv w:val="1"/>
      <w:marLeft w:val="0"/>
      <w:marRight w:val="0"/>
      <w:marTop w:val="0"/>
      <w:marBottom w:val="0"/>
      <w:divBdr>
        <w:top w:val="none" w:sz="0" w:space="0" w:color="auto"/>
        <w:left w:val="none" w:sz="0" w:space="0" w:color="auto"/>
        <w:bottom w:val="none" w:sz="0" w:space="0" w:color="auto"/>
        <w:right w:val="none" w:sz="0" w:space="0" w:color="auto"/>
      </w:divBdr>
    </w:div>
    <w:div w:id="496698618">
      <w:bodyDiv w:val="1"/>
      <w:marLeft w:val="0"/>
      <w:marRight w:val="0"/>
      <w:marTop w:val="0"/>
      <w:marBottom w:val="0"/>
      <w:divBdr>
        <w:top w:val="none" w:sz="0" w:space="0" w:color="auto"/>
        <w:left w:val="none" w:sz="0" w:space="0" w:color="auto"/>
        <w:bottom w:val="none" w:sz="0" w:space="0" w:color="auto"/>
        <w:right w:val="none" w:sz="0" w:space="0" w:color="auto"/>
      </w:divBdr>
    </w:div>
    <w:div w:id="499393558">
      <w:bodyDiv w:val="1"/>
      <w:marLeft w:val="0"/>
      <w:marRight w:val="0"/>
      <w:marTop w:val="0"/>
      <w:marBottom w:val="0"/>
      <w:divBdr>
        <w:top w:val="none" w:sz="0" w:space="0" w:color="auto"/>
        <w:left w:val="none" w:sz="0" w:space="0" w:color="auto"/>
        <w:bottom w:val="none" w:sz="0" w:space="0" w:color="auto"/>
        <w:right w:val="none" w:sz="0" w:space="0" w:color="auto"/>
      </w:divBdr>
    </w:div>
    <w:div w:id="501244982">
      <w:bodyDiv w:val="1"/>
      <w:marLeft w:val="0"/>
      <w:marRight w:val="0"/>
      <w:marTop w:val="0"/>
      <w:marBottom w:val="0"/>
      <w:divBdr>
        <w:top w:val="none" w:sz="0" w:space="0" w:color="auto"/>
        <w:left w:val="none" w:sz="0" w:space="0" w:color="auto"/>
        <w:bottom w:val="none" w:sz="0" w:space="0" w:color="auto"/>
        <w:right w:val="none" w:sz="0" w:space="0" w:color="auto"/>
      </w:divBdr>
    </w:div>
    <w:div w:id="502553767">
      <w:bodyDiv w:val="1"/>
      <w:marLeft w:val="0"/>
      <w:marRight w:val="0"/>
      <w:marTop w:val="0"/>
      <w:marBottom w:val="0"/>
      <w:divBdr>
        <w:top w:val="none" w:sz="0" w:space="0" w:color="auto"/>
        <w:left w:val="none" w:sz="0" w:space="0" w:color="auto"/>
        <w:bottom w:val="none" w:sz="0" w:space="0" w:color="auto"/>
        <w:right w:val="none" w:sz="0" w:space="0" w:color="auto"/>
      </w:divBdr>
    </w:div>
    <w:div w:id="504520361">
      <w:bodyDiv w:val="1"/>
      <w:marLeft w:val="0"/>
      <w:marRight w:val="0"/>
      <w:marTop w:val="0"/>
      <w:marBottom w:val="0"/>
      <w:divBdr>
        <w:top w:val="none" w:sz="0" w:space="0" w:color="auto"/>
        <w:left w:val="none" w:sz="0" w:space="0" w:color="auto"/>
        <w:bottom w:val="none" w:sz="0" w:space="0" w:color="auto"/>
        <w:right w:val="none" w:sz="0" w:space="0" w:color="auto"/>
      </w:divBdr>
    </w:div>
    <w:div w:id="515652264">
      <w:bodyDiv w:val="1"/>
      <w:marLeft w:val="0"/>
      <w:marRight w:val="0"/>
      <w:marTop w:val="0"/>
      <w:marBottom w:val="0"/>
      <w:divBdr>
        <w:top w:val="none" w:sz="0" w:space="0" w:color="auto"/>
        <w:left w:val="none" w:sz="0" w:space="0" w:color="auto"/>
        <w:bottom w:val="none" w:sz="0" w:space="0" w:color="auto"/>
        <w:right w:val="none" w:sz="0" w:space="0" w:color="auto"/>
      </w:divBdr>
    </w:div>
    <w:div w:id="516358811">
      <w:bodyDiv w:val="1"/>
      <w:marLeft w:val="0"/>
      <w:marRight w:val="0"/>
      <w:marTop w:val="0"/>
      <w:marBottom w:val="0"/>
      <w:divBdr>
        <w:top w:val="none" w:sz="0" w:space="0" w:color="auto"/>
        <w:left w:val="none" w:sz="0" w:space="0" w:color="auto"/>
        <w:bottom w:val="none" w:sz="0" w:space="0" w:color="auto"/>
        <w:right w:val="none" w:sz="0" w:space="0" w:color="auto"/>
      </w:divBdr>
    </w:div>
    <w:div w:id="516969326">
      <w:bodyDiv w:val="1"/>
      <w:marLeft w:val="0"/>
      <w:marRight w:val="0"/>
      <w:marTop w:val="0"/>
      <w:marBottom w:val="0"/>
      <w:divBdr>
        <w:top w:val="none" w:sz="0" w:space="0" w:color="auto"/>
        <w:left w:val="none" w:sz="0" w:space="0" w:color="auto"/>
        <w:bottom w:val="none" w:sz="0" w:space="0" w:color="auto"/>
        <w:right w:val="none" w:sz="0" w:space="0" w:color="auto"/>
      </w:divBdr>
    </w:div>
    <w:div w:id="517278302">
      <w:bodyDiv w:val="1"/>
      <w:marLeft w:val="0"/>
      <w:marRight w:val="0"/>
      <w:marTop w:val="0"/>
      <w:marBottom w:val="0"/>
      <w:divBdr>
        <w:top w:val="none" w:sz="0" w:space="0" w:color="auto"/>
        <w:left w:val="none" w:sz="0" w:space="0" w:color="auto"/>
        <w:bottom w:val="none" w:sz="0" w:space="0" w:color="auto"/>
        <w:right w:val="none" w:sz="0" w:space="0" w:color="auto"/>
      </w:divBdr>
    </w:div>
    <w:div w:id="519006800">
      <w:bodyDiv w:val="1"/>
      <w:marLeft w:val="0"/>
      <w:marRight w:val="0"/>
      <w:marTop w:val="0"/>
      <w:marBottom w:val="0"/>
      <w:divBdr>
        <w:top w:val="none" w:sz="0" w:space="0" w:color="auto"/>
        <w:left w:val="none" w:sz="0" w:space="0" w:color="auto"/>
        <w:bottom w:val="none" w:sz="0" w:space="0" w:color="auto"/>
        <w:right w:val="none" w:sz="0" w:space="0" w:color="auto"/>
      </w:divBdr>
    </w:div>
    <w:div w:id="525487395">
      <w:bodyDiv w:val="1"/>
      <w:marLeft w:val="0"/>
      <w:marRight w:val="0"/>
      <w:marTop w:val="0"/>
      <w:marBottom w:val="0"/>
      <w:divBdr>
        <w:top w:val="none" w:sz="0" w:space="0" w:color="auto"/>
        <w:left w:val="none" w:sz="0" w:space="0" w:color="auto"/>
        <w:bottom w:val="none" w:sz="0" w:space="0" w:color="auto"/>
        <w:right w:val="none" w:sz="0" w:space="0" w:color="auto"/>
      </w:divBdr>
    </w:div>
    <w:div w:id="527719780">
      <w:bodyDiv w:val="1"/>
      <w:marLeft w:val="0"/>
      <w:marRight w:val="0"/>
      <w:marTop w:val="0"/>
      <w:marBottom w:val="0"/>
      <w:divBdr>
        <w:top w:val="none" w:sz="0" w:space="0" w:color="auto"/>
        <w:left w:val="none" w:sz="0" w:space="0" w:color="auto"/>
        <w:bottom w:val="none" w:sz="0" w:space="0" w:color="auto"/>
        <w:right w:val="none" w:sz="0" w:space="0" w:color="auto"/>
      </w:divBdr>
    </w:div>
    <w:div w:id="528303918">
      <w:bodyDiv w:val="1"/>
      <w:marLeft w:val="0"/>
      <w:marRight w:val="0"/>
      <w:marTop w:val="0"/>
      <w:marBottom w:val="0"/>
      <w:divBdr>
        <w:top w:val="none" w:sz="0" w:space="0" w:color="auto"/>
        <w:left w:val="none" w:sz="0" w:space="0" w:color="auto"/>
        <w:bottom w:val="none" w:sz="0" w:space="0" w:color="auto"/>
        <w:right w:val="none" w:sz="0" w:space="0" w:color="auto"/>
      </w:divBdr>
    </w:div>
    <w:div w:id="533614698">
      <w:bodyDiv w:val="1"/>
      <w:marLeft w:val="0"/>
      <w:marRight w:val="0"/>
      <w:marTop w:val="0"/>
      <w:marBottom w:val="0"/>
      <w:divBdr>
        <w:top w:val="none" w:sz="0" w:space="0" w:color="auto"/>
        <w:left w:val="none" w:sz="0" w:space="0" w:color="auto"/>
        <w:bottom w:val="none" w:sz="0" w:space="0" w:color="auto"/>
        <w:right w:val="none" w:sz="0" w:space="0" w:color="auto"/>
      </w:divBdr>
    </w:div>
    <w:div w:id="535393012">
      <w:bodyDiv w:val="1"/>
      <w:marLeft w:val="0"/>
      <w:marRight w:val="0"/>
      <w:marTop w:val="0"/>
      <w:marBottom w:val="0"/>
      <w:divBdr>
        <w:top w:val="none" w:sz="0" w:space="0" w:color="auto"/>
        <w:left w:val="none" w:sz="0" w:space="0" w:color="auto"/>
        <w:bottom w:val="none" w:sz="0" w:space="0" w:color="auto"/>
        <w:right w:val="none" w:sz="0" w:space="0" w:color="auto"/>
      </w:divBdr>
    </w:div>
    <w:div w:id="536284421">
      <w:bodyDiv w:val="1"/>
      <w:marLeft w:val="0"/>
      <w:marRight w:val="0"/>
      <w:marTop w:val="0"/>
      <w:marBottom w:val="0"/>
      <w:divBdr>
        <w:top w:val="none" w:sz="0" w:space="0" w:color="auto"/>
        <w:left w:val="none" w:sz="0" w:space="0" w:color="auto"/>
        <w:bottom w:val="none" w:sz="0" w:space="0" w:color="auto"/>
        <w:right w:val="none" w:sz="0" w:space="0" w:color="auto"/>
      </w:divBdr>
    </w:div>
    <w:div w:id="538469603">
      <w:bodyDiv w:val="1"/>
      <w:marLeft w:val="0"/>
      <w:marRight w:val="0"/>
      <w:marTop w:val="0"/>
      <w:marBottom w:val="0"/>
      <w:divBdr>
        <w:top w:val="none" w:sz="0" w:space="0" w:color="auto"/>
        <w:left w:val="none" w:sz="0" w:space="0" w:color="auto"/>
        <w:bottom w:val="none" w:sz="0" w:space="0" w:color="auto"/>
        <w:right w:val="none" w:sz="0" w:space="0" w:color="auto"/>
      </w:divBdr>
    </w:div>
    <w:div w:id="539821184">
      <w:bodyDiv w:val="1"/>
      <w:marLeft w:val="0"/>
      <w:marRight w:val="0"/>
      <w:marTop w:val="0"/>
      <w:marBottom w:val="0"/>
      <w:divBdr>
        <w:top w:val="none" w:sz="0" w:space="0" w:color="auto"/>
        <w:left w:val="none" w:sz="0" w:space="0" w:color="auto"/>
        <w:bottom w:val="none" w:sz="0" w:space="0" w:color="auto"/>
        <w:right w:val="none" w:sz="0" w:space="0" w:color="auto"/>
      </w:divBdr>
    </w:div>
    <w:div w:id="540096499">
      <w:bodyDiv w:val="1"/>
      <w:marLeft w:val="0"/>
      <w:marRight w:val="0"/>
      <w:marTop w:val="0"/>
      <w:marBottom w:val="0"/>
      <w:divBdr>
        <w:top w:val="none" w:sz="0" w:space="0" w:color="auto"/>
        <w:left w:val="none" w:sz="0" w:space="0" w:color="auto"/>
        <w:bottom w:val="none" w:sz="0" w:space="0" w:color="auto"/>
        <w:right w:val="none" w:sz="0" w:space="0" w:color="auto"/>
      </w:divBdr>
    </w:div>
    <w:div w:id="541674434">
      <w:bodyDiv w:val="1"/>
      <w:marLeft w:val="0"/>
      <w:marRight w:val="0"/>
      <w:marTop w:val="0"/>
      <w:marBottom w:val="0"/>
      <w:divBdr>
        <w:top w:val="none" w:sz="0" w:space="0" w:color="auto"/>
        <w:left w:val="none" w:sz="0" w:space="0" w:color="auto"/>
        <w:bottom w:val="none" w:sz="0" w:space="0" w:color="auto"/>
        <w:right w:val="none" w:sz="0" w:space="0" w:color="auto"/>
      </w:divBdr>
    </w:div>
    <w:div w:id="545139953">
      <w:bodyDiv w:val="1"/>
      <w:marLeft w:val="0"/>
      <w:marRight w:val="0"/>
      <w:marTop w:val="0"/>
      <w:marBottom w:val="0"/>
      <w:divBdr>
        <w:top w:val="none" w:sz="0" w:space="0" w:color="auto"/>
        <w:left w:val="none" w:sz="0" w:space="0" w:color="auto"/>
        <w:bottom w:val="none" w:sz="0" w:space="0" w:color="auto"/>
        <w:right w:val="none" w:sz="0" w:space="0" w:color="auto"/>
      </w:divBdr>
    </w:div>
    <w:div w:id="549532196">
      <w:bodyDiv w:val="1"/>
      <w:marLeft w:val="0"/>
      <w:marRight w:val="0"/>
      <w:marTop w:val="0"/>
      <w:marBottom w:val="0"/>
      <w:divBdr>
        <w:top w:val="none" w:sz="0" w:space="0" w:color="auto"/>
        <w:left w:val="none" w:sz="0" w:space="0" w:color="auto"/>
        <w:bottom w:val="none" w:sz="0" w:space="0" w:color="auto"/>
        <w:right w:val="none" w:sz="0" w:space="0" w:color="auto"/>
      </w:divBdr>
    </w:div>
    <w:div w:id="550582716">
      <w:bodyDiv w:val="1"/>
      <w:marLeft w:val="0"/>
      <w:marRight w:val="0"/>
      <w:marTop w:val="0"/>
      <w:marBottom w:val="0"/>
      <w:divBdr>
        <w:top w:val="none" w:sz="0" w:space="0" w:color="auto"/>
        <w:left w:val="none" w:sz="0" w:space="0" w:color="auto"/>
        <w:bottom w:val="none" w:sz="0" w:space="0" w:color="auto"/>
        <w:right w:val="none" w:sz="0" w:space="0" w:color="auto"/>
      </w:divBdr>
    </w:div>
    <w:div w:id="550775117">
      <w:bodyDiv w:val="1"/>
      <w:marLeft w:val="0"/>
      <w:marRight w:val="0"/>
      <w:marTop w:val="0"/>
      <w:marBottom w:val="0"/>
      <w:divBdr>
        <w:top w:val="none" w:sz="0" w:space="0" w:color="auto"/>
        <w:left w:val="none" w:sz="0" w:space="0" w:color="auto"/>
        <w:bottom w:val="none" w:sz="0" w:space="0" w:color="auto"/>
        <w:right w:val="none" w:sz="0" w:space="0" w:color="auto"/>
      </w:divBdr>
    </w:div>
    <w:div w:id="558826376">
      <w:bodyDiv w:val="1"/>
      <w:marLeft w:val="0"/>
      <w:marRight w:val="0"/>
      <w:marTop w:val="0"/>
      <w:marBottom w:val="0"/>
      <w:divBdr>
        <w:top w:val="none" w:sz="0" w:space="0" w:color="auto"/>
        <w:left w:val="none" w:sz="0" w:space="0" w:color="auto"/>
        <w:bottom w:val="none" w:sz="0" w:space="0" w:color="auto"/>
        <w:right w:val="none" w:sz="0" w:space="0" w:color="auto"/>
      </w:divBdr>
    </w:div>
    <w:div w:id="560095911">
      <w:bodyDiv w:val="1"/>
      <w:marLeft w:val="0"/>
      <w:marRight w:val="0"/>
      <w:marTop w:val="0"/>
      <w:marBottom w:val="0"/>
      <w:divBdr>
        <w:top w:val="none" w:sz="0" w:space="0" w:color="auto"/>
        <w:left w:val="none" w:sz="0" w:space="0" w:color="auto"/>
        <w:bottom w:val="none" w:sz="0" w:space="0" w:color="auto"/>
        <w:right w:val="none" w:sz="0" w:space="0" w:color="auto"/>
      </w:divBdr>
    </w:div>
    <w:div w:id="563639026">
      <w:bodyDiv w:val="1"/>
      <w:marLeft w:val="0"/>
      <w:marRight w:val="0"/>
      <w:marTop w:val="0"/>
      <w:marBottom w:val="0"/>
      <w:divBdr>
        <w:top w:val="none" w:sz="0" w:space="0" w:color="auto"/>
        <w:left w:val="none" w:sz="0" w:space="0" w:color="auto"/>
        <w:bottom w:val="none" w:sz="0" w:space="0" w:color="auto"/>
        <w:right w:val="none" w:sz="0" w:space="0" w:color="auto"/>
      </w:divBdr>
    </w:div>
    <w:div w:id="567422320">
      <w:bodyDiv w:val="1"/>
      <w:marLeft w:val="0"/>
      <w:marRight w:val="0"/>
      <w:marTop w:val="0"/>
      <w:marBottom w:val="0"/>
      <w:divBdr>
        <w:top w:val="none" w:sz="0" w:space="0" w:color="auto"/>
        <w:left w:val="none" w:sz="0" w:space="0" w:color="auto"/>
        <w:bottom w:val="none" w:sz="0" w:space="0" w:color="auto"/>
        <w:right w:val="none" w:sz="0" w:space="0" w:color="auto"/>
      </w:divBdr>
    </w:div>
    <w:div w:id="572394338">
      <w:bodyDiv w:val="1"/>
      <w:marLeft w:val="0"/>
      <w:marRight w:val="0"/>
      <w:marTop w:val="0"/>
      <w:marBottom w:val="0"/>
      <w:divBdr>
        <w:top w:val="none" w:sz="0" w:space="0" w:color="auto"/>
        <w:left w:val="none" w:sz="0" w:space="0" w:color="auto"/>
        <w:bottom w:val="none" w:sz="0" w:space="0" w:color="auto"/>
        <w:right w:val="none" w:sz="0" w:space="0" w:color="auto"/>
      </w:divBdr>
    </w:div>
    <w:div w:id="573051183">
      <w:bodyDiv w:val="1"/>
      <w:marLeft w:val="0"/>
      <w:marRight w:val="0"/>
      <w:marTop w:val="0"/>
      <w:marBottom w:val="0"/>
      <w:divBdr>
        <w:top w:val="none" w:sz="0" w:space="0" w:color="auto"/>
        <w:left w:val="none" w:sz="0" w:space="0" w:color="auto"/>
        <w:bottom w:val="none" w:sz="0" w:space="0" w:color="auto"/>
        <w:right w:val="none" w:sz="0" w:space="0" w:color="auto"/>
      </w:divBdr>
    </w:div>
    <w:div w:id="575013752">
      <w:bodyDiv w:val="1"/>
      <w:marLeft w:val="0"/>
      <w:marRight w:val="0"/>
      <w:marTop w:val="0"/>
      <w:marBottom w:val="0"/>
      <w:divBdr>
        <w:top w:val="none" w:sz="0" w:space="0" w:color="auto"/>
        <w:left w:val="none" w:sz="0" w:space="0" w:color="auto"/>
        <w:bottom w:val="none" w:sz="0" w:space="0" w:color="auto"/>
        <w:right w:val="none" w:sz="0" w:space="0" w:color="auto"/>
      </w:divBdr>
    </w:div>
    <w:div w:id="579604112">
      <w:bodyDiv w:val="1"/>
      <w:marLeft w:val="0"/>
      <w:marRight w:val="0"/>
      <w:marTop w:val="0"/>
      <w:marBottom w:val="0"/>
      <w:divBdr>
        <w:top w:val="none" w:sz="0" w:space="0" w:color="auto"/>
        <w:left w:val="none" w:sz="0" w:space="0" w:color="auto"/>
        <w:bottom w:val="none" w:sz="0" w:space="0" w:color="auto"/>
        <w:right w:val="none" w:sz="0" w:space="0" w:color="auto"/>
      </w:divBdr>
    </w:div>
    <w:div w:id="580871930">
      <w:bodyDiv w:val="1"/>
      <w:marLeft w:val="0"/>
      <w:marRight w:val="0"/>
      <w:marTop w:val="0"/>
      <w:marBottom w:val="0"/>
      <w:divBdr>
        <w:top w:val="none" w:sz="0" w:space="0" w:color="auto"/>
        <w:left w:val="none" w:sz="0" w:space="0" w:color="auto"/>
        <w:bottom w:val="none" w:sz="0" w:space="0" w:color="auto"/>
        <w:right w:val="none" w:sz="0" w:space="0" w:color="auto"/>
      </w:divBdr>
    </w:div>
    <w:div w:id="582567269">
      <w:bodyDiv w:val="1"/>
      <w:marLeft w:val="0"/>
      <w:marRight w:val="0"/>
      <w:marTop w:val="0"/>
      <w:marBottom w:val="0"/>
      <w:divBdr>
        <w:top w:val="none" w:sz="0" w:space="0" w:color="auto"/>
        <w:left w:val="none" w:sz="0" w:space="0" w:color="auto"/>
        <w:bottom w:val="none" w:sz="0" w:space="0" w:color="auto"/>
        <w:right w:val="none" w:sz="0" w:space="0" w:color="auto"/>
      </w:divBdr>
    </w:div>
    <w:div w:id="584463292">
      <w:bodyDiv w:val="1"/>
      <w:marLeft w:val="0"/>
      <w:marRight w:val="0"/>
      <w:marTop w:val="0"/>
      <w:marBottom w:val="0"/>
      <w:divBdr>
        <w:top w:val="none" w:sz="0" w:space="0" w:color="auto"/>
        <w:left w:val="none" w:sz="0" w:space="0" w:color="auto"/>
        <w:bottom w:val="none" w:sz="0" w:space="0" w:color="auto"/>
        <w:right w:val="none" w:sz="0" w:space="0" w:color="auto"/>
      </w:divBdr>
    </w:div>
    <w:div w:id="585960742">
      <w:bodyDiv w:val="1"/>
      <w:marLeft w:val="0"/>
      <w:marRight w:val="0"/>
      <w:marTop w:val="0"/>
      <w:marBottom w:val="0"/>
      <w:divBdr>
        <w:top w:val="none" w:sz="0" w:space="0" w:color="auto"/>
        <w:left w:val="none" w:sz="0" w:space="0" w:color="auto"/>
        <w:bottom w:val="none" w:sz="0" w:space="0" w:color="auto"/>
        <w:right w:val="none" w:sz="0" w:space="0" w:color="auto"/>
      </w:divBdr>
    </w:div>
    <w:div w:id="587688676">
      <w:bodyDiv w:val="1"/>
      <w:marLeft w:val="0"/>
      <w:marRight w:val="0"/>
      <w:marTop w:val="0"/>
      <w:marBottom w:val="0"/>
      <w:divBdr>
        <w:top w:val="none" w:sz="0" w:space="0" w:color="auto"/>
        <w:left w:val="none" w:sz="0" w:space="0" w:color="auto"/>
        <w:bottom w:val="none" w:sz="0" w:space="0" w:color="auto"/>
        <w:right w:val="none" w:sz="0" w:space="0" w:color="auto"/>
      </w:divBdr>
    </w:div>
    <w:div w:id="588078436">
      <w:bodyDiv w:val="1"/>
      <w:marLeft w:val="0"/>
      <w:marRight w:val="0"/>
      <w:marTop w:val="0"/>
      <w:marBottom w:val="0"/>
      <w:divBdr>
        <w:top w:val="none" w:sz="0" w:space="0" w:color="auto"/>
        <w:left w:val="none" w:sz="0" w:space="0" w:color="auto"/>
        <w:bottom w:val="none" w:sz="0" w:space="0" w:color="auto"/>
        <w:right w:val="none" w:sz="0" w:space="0" w:color="auto"/>
      </w:divBdr>
    </w:div>
    <w:div w:id="589893852">
      <w:bodyDiv w:val="1"/>
      <w:marLeft w:val="0"/>
      <w:marRight w:val="0"/>
      <w:marTop w:val="0"/>
      <w:marBottom w:val="0"/>
      <w:divBdr>
        <w:top w:val="none" w:sz="0" w:space="0" w:color="auto"/>
        <w:left w:val="none" w:sz="0" w:space="0" w:color="auto"/>
        <w:bottom w:val="none" w:sz="0" w:space="0" w:color="auto"/>
        <w:right w:val="none" w:sz="0" w:space="0" w:color="auto"/>
      </w:divBdr>
    </w:div>
    <w:div w:id="590822956">
      <w:bodyDiv w:val="1"/>
      <w:marLeft w:val="0"/>
      <w:marRight w:val="0"/>
      <w:marTop w:val="0"/>
      <w:marBottom w:val="0"/>
      <w:divBdr>
        <w:top w:val="none" w:sz="0" w:space="0" w:color="auto"/>
        <w:left w:val="none" w:sz="0" w:space="0" w:color="auto"/>
        <w:bottom w:val="none" w:sz="0" w:space="0" w:color="auto"/>
        <w:right w:val="none" w:sz="0" w:space="0" w:color="auto"/>
      </w:divBdr>
    </w:div>
    <w:div w:id="594948053">
      <w:bodyDiv w:val="1"/>
      <w:marLeft w:val="0"/>
      <w:marRight w:val="0"/>
      <w:marTop w:val="0"/>
      <w:marBottom w:val="0"/>
      <w:divBdr>
        <w:top w:val="none" w:sz="0" w:space="0" w:color="auto"/>
        <w:left w:val="none" w:sz="0" w:space="0" w:color="auto"/>
        <w:bottom w:val="none" w:sz="0" w:space="0" w:color="auto"/>
        <w:right w:val="none" w:sz="0" w:space="0" w:color="auto"/>
      </w:divBdr>
    </w:div>
    <w:div w:id="596013995">
      <w:bodyDiv w:val="1"/>
      <w:marLeft w:val="0"/>
      <w:marRight w:val="0"/>
      <w:marTop w:val="0"/>
      <w:marBottom w:val="0"/>
      <w:divBdr>
        <w:top w:val="none" w:sz="0" w:space="0" w:color="auto"/>
        <w:left w:val="none" w:sz="0" w:space="0" w:color="auto"/>
        <w:bottom w:val="none" w:sz="0" w:space="0" w:color="auto"/>
        <w:right w:val="none" w:sz="0" w:space="0" w:color="auto"/>
      </w:divBdr>
    </w:div>
    <w:div w:id="596252320">
      <w:bodyDiv w:val="1"/>
      <w:marLeft w:val="0"/>
      <w:marRight w:val="0"/>
      <w:marTop w:val="0"/>
      <w:marBottom w:val="0"/>
      <w:divBdr>
        <w:top w:val="none" w:sz="0" w:space="0" w:color="auto"/>
        <w:left w:val="none" w:sz="0" w:space="0" w:color="auto"/>
        <w:bottom w:val="none" w:sz="0" w:space="0" w:color="auto"/>
        <w:right w:val="none" w:sz="0" w:space="0" w:color="auto"/>
      </w:divBdr>
    </w:div>
    <w:div w:id="598945810">
      <w:bodyDiv w:val="1"/>
      <w:marLeft w:val="0"/>
      <w:marRight w:val="0"/>
      <w:marTop w:val="0"/>
      <w:marBottom w:val="0"/>
      <w:divBdr>
        <w:top w:val="none" w:sz="0" w:space="0" w:color="auto"/>
        <w:left w:val="none" w:sz="0" w:space="0" w:color="auto"/>
        <w:bottom w:val="none" w:sz="0" w:space="0" w:color="auto"/>
        <w:right w:val="none" w:sz="0" w:space="0" w:color="auto"/>
      </w:divBdr>
    </w:div>
    <w:div w:id="602882844">
      <w:bodyDiv w:val="1"/>
      <w:marLeft w:val="0"/>
      <w:marRight w:val="0"/>
      <w:marTop w:val="0"/>
      <w:marBottom w:val="0"/>
      <w:divBdr>
        <w:top w:val="none" w:sz="0" w:space="0" w:color="auto"/>
        <w:left w:val="none" w:sz="0" w:space="0" w:color="auto"/>
        <w:bottom w:val="none" w:sz="0" w:space="0" w:color="auto"/>
        <w:right w:val="none" w:sz="0" w:space="0" w:color="auto"/>
      </w:divBdr>
    </w:div>
    <w:div w:id="602999110">
      <w:bodyDiv w:val="1"/>
      <w:marLeft w:val="0"/>
      <w:marRight w:val="0"/>
      <w:marTop w:val="0"/>
      <w:marBottom w:val="0"/>
      <w:divBdr>
        <w:top w:val="none" w:sz="0" w:space="0" w:color="auto"/>
        <w:left w:val="none" w:sz="0" w:space="0" w:color="auto"/>
        <w:bottom w:val="none" w:sz="0" w:space="0" w:color="auto"/>
        <w:right w:val="none" w:sz="0" w:space="0" w:color="auto"/>
      </w:divBdr>
    </w:div>
    <w:div w:id="606960898">
      <w:bodyDiv w:val="1"/>
      <w:marLeft w:val="0"/>
      <w:marRight w:val="0"/>
      <w:marTop w:val="0"/>
      <w:marBottom w:val="0"/>
      <w:divBdr>
        <w:top w:val="none" w:sz="0" w:space="0" w:color="auto"/>
        <w:left w:val="none" w:sz="0" w:space="0" w:color="auto"/>
        <w:bottom w:val="none" w:sz="0" w:space="0" w:color="auto"/>
        <w:right w:val="none" w:sz="0" w:space="0" w:color="auto"/>
      </w:divBdr>
    </w:div>
    <w:div w:id="610169701">
      <w:bodyDiv w:val="1"/>
      <w:marLeft w:val="0"/>
      <w:marRight w:val="0"/>
      <w:marTop w:val="0"/>
      <w:marBottom w:val="0"/>
      <w:divBdr>
        <w:top w:val="none" w:sz="0" w:space="0" w:color="auto"/>
        <w:left w:val="none" w:sz="0" w:space="0" w:color="auto"/>
        <w:bottom w:val="none" w:sz="0" w:space="0" w:color="auto"/>
        <w:right w:val="none" w:sz="0" w:space="0" w:color="auto"/>
      </w:divBdr>
    </w:div>
    <w:div w:id="610473022">
      <w:bodyDiv w:val="1"/>
      <w:marLeft w:val="0"/>
      <w:marRight w:val="0"/>
      <w:marTop w:val="0"/>
      <w:marBottom w:val="0"/>
      <w:divBdr>
        <w:top w:val="none" w:sz="0" w:space="0" w:color="auto"/>
        <w:left w:val="none" w:sz="0" w:space="0" w:color="auto"/>
        <w:bottom w:val="none" w:sz="0" w:space="0" w:color="auto"/>
        <w:right w:val="none" w:sz="0" w:space="0" w:color="auto"/>
      </w:divBdr>
    </w:div>
    <w:div w:id="612320352">
      <w:bodyDiv w:val="1"/>
      <w:marLeft w:val="0"/>
      <w:marRight w:val="0"/>
      <w:marTop w:val="0"/>
      <w:marBottom w:val="0"/>
      <w:divBdr>
        <w:top w:val="none" w:sz="0" w:space="0" w:color="auto"/>
        <w:left w:val="none" w:sz="0" w:space="0" w:color="auto"/>
        <w:bottom w:val="none" w:sz="0" w:space="0" w:color="auto"/>
        <w:right w:val="none" w:sz="0" w:space="0" w:color="auto"/>
      </w:divBdr>
    </w:div>
    <w:div w:id="613368824">
      <w:bodyDiv w:val="1"/>
      <w:marLeft w:val="0"/>
      <w:marRight w:val="0"/>
      <w:marTop w:val="0"/>
      <w:marBottom w:val="0"/>
      <w:divBdr>
        <w:top w:val="none" w:sz="0" w:space="0" w:color="auto"/>
        <w:left w:val="none" w:sz="0" w:space="0" w:color="auto"/>
        <w:bottom w:val="none" w:sz="0" w:space="0" w:color="auto"/>
        <w:right w:val="none" w:sz="0" w:space="0" w:color="auto"/>
      </w:divBdr>
    </w:div>
    <w:div w:id="617445501">
      <w:bodyDiv w:val="1"/>
      <w:marLeft w:val="0"/>
      <w:marRight w:val="0"/>
      <w:marTop w:val="0"/>
      <w:marBottom w:val="0"/>
      <w:divBdr>
        <w:top w:val="none" w:sz="0" w:space="0" w:color="auto"/>
        <w:left w:val="none" w:sz="0" w:space="0" w:color="auto"/>
        <w:bottom w:val="none" w:sz="0" w:space="0" w:color="auto"/>
        <w:right w:val="none" w:sz="0" w:space="0" w:color="auto"/>
      </w:divBdr>
    </w:div>
    <w:div w:id="617491071">
      <w:bodyDiv w:val="1"/>
      <w:marLeft w:val="0"/>
      <w:marRight w:val="0"/>
      <w:marTop w:val="0"/>
      <w:marBottom w:val="0"/>
      <w:divBdr>
        <w:top w:val="none" w:sz="0" w:space="0" w:color="auto"/>
        <w:left w:val="none" w:sz="0" w:space="0" w:color="auto"/>
        <w:bottom w:val="none" w:sz="0" w:space="0" w:color="auto"/>
        <w:right w:val="none" w:sz="0" w:space="0" w:color="auto"/>
      </w:divBdr>
    </w:div>
    <w:div w:id="617680660">
      <w:bodyDiv w:val="1"/>
      <w:marLeft w:val="0"/>
      <w:marRight w:val="0"/>
      <w:marTop w:val="0"/>
      <w:marBottom w:val="0"/>
      <w:divBdr>
        <w:top w:val="none" w:sz="0" w:space="0" w:color="auto"/>
        <w:left w:val="none" w:sz="0" w:space="0" w:color="auto"/>
        <w:bottom w:val="none" w:sz="0" w:space="0" w:color="auto"/>
        <w:right w:val="none" w:sz="0" w:space="0" w:color="auto"/>
      </w:divBdr>
    </w:div>
    <w:div w:id="619993537">
      <w:bodyDiv w:val="1"/>
      <w:marLeft w:val="0"/>
      <w:marRight w:val="0"/>
      <w:marTop w:val="0"/>
      <w:marBottom w:val="0"/>
      <w:divBdr>
        <w:top w:val="none" w:sz="0" w:space="0" w:color="auto"/>
        <w:left w:val="none" w:sz="0" w:space="0" w:color="auto"/>
        <w:bottom w:val="none" w:sz="0" w:space="0" w:color="auto"/>
        <w:right w:val="none" w:sz="0" w:space="0" w:color="auto"/>
      </w:divBdr>
    </w:div>
    <w:div w:id="621349892">
      <w:bodyDiv w:val="1"/>
      <w:marLeft w:val="0"/>
      <w:marRight w:val="0"/>
      <w:marTop w:val="0"/>
      <w:marBottom w:val="0"/>
      <w:divBdr>
        <w:top w:val="none" w:sz="0" w:space="0" w:color="auto"/>
        <w:left w:val="none" w:sz="0" w:space="0" w:color="auto"/>
        <w:bottom w:val="none" w:sz="0" w:space="0" w:color="auto"/>
        <w:right w:val="none" w:sz="0" w:space="0" w:color="auto"/>
      </w:divBdr>
    </w:div>
    <w:div w:id="621612568">
      <w:bodyDiv w:val="1"/>
      <w:marLeft w:val="0"/>
      <w:marRight w:val="0"/>
      <w:marTop w:val="0"/>
      <w:marBottom w:val="0"/>
      <w:divBdr>
        <w:top w:val="none" w:sz="0" w:space="0" w:color="auto"/>
        <w:left w:val="none" w:sz="0" w:space="0" w:color="auto"/>
        <w:bottom w:val="none" w:sz="0" w:space="0" w:color="auto"/>
        <w:right w:val="none" w:sz="0" w:space="0" w:color="auto"/>
      </w:divBdr>
      <w:divsChild>
        <w:div w:id="27031111">
          <w:marLeft w:val="480"/>
          <w:marRight w:val="0"/>
          <w:marTop w:val="0"/>
          <w:marBottom w:val="0"/>
          <w:divBdr>
            <w:top w:val="none" w:sz="0" w:space="0" w:color="auto"/>
            <w:left w:val="none" w:sz="0" w:space="0" w:color="auto"/>
            <w:bottom w:val="none" w:sz="0" w:space="0" w:color="auto"/>
            <w:right w:val="none" w:sz="0" w:space="0" w:color="auto"/>
          </w:divBdr>
        </w:div>
        <w:div w:id="65686673">
          <w:marLeft w:val="480"/>
          <w:marRight w:val="0"/>
          <w:marTop w:val="0"/>
          <w:marBottom w:val="0"/>
          <w:divBdr>
            <w:top w:val="none" w:sz="0" w:space="0" w:color="auto"/>
            <w:left w:val="none" w:sz="0" w:space="0" w:color="auto"/>
            <w:bottom w:val="none" w:sz="0" w:space="0" w:color="auto"/>
            <w:right w:val="none" w:sz="0" w:space="0" w:color="auto"/>
          </w:divBdr>
        </w:div>
        <w:div w:id="143209094">
          <w:marLeft w:val="480"/>
          <w:marRight w:val="0"/>
          <w:marTop w:val="0"/>
          <w:marBottom w:val="0"/>
          <w:divBdr>
            <w:top w:val="none" w:sz="0" w:space="0" w:color="auto"/>
            <w:left w:val="none" w:sz="0" w:space="0" w:color="auto"/>
            <w:bottom w:val="none" w:sz="0" w:space="0" w:color="auto"/>
            <w:right w:val="none" w:sz="0" w:space="0" w:color="auto"/>
          </w:divBdr>
        </w:div>
        <w:div w:id="303894421">
          <w:marLeft w:val="480"/>
          <w:marRight w:val="0"/>
          <w:marTop w:val="0"/>
          <w:marBottom w:val="0"/>
          <w:divBdr>
            <w:top w:val="none" w:sz="0" w:space="0" w:color="auto"/>
            <w:left w:val="none" w:sz="0" w:space="0" w:color="auto"/>
            <w:bottom w:val="none" w:sz="0" w:space="0" w:color="auto"/>
            <w:right w:val="none" w:sz="0" w:space="0" w:color="auto"/>
          </w:divBdr>
        </w:div>
        <w:div w:id="350424595">
          <w:marLeft w:val="480"/>
          <w:marRight w:val="0"/>
          <w:marTop w:val="0"/>
          <w:marBottom w:val="0"/>
          <w:divBdr>
            <w:top w:val="none" w:sz="0" w:space="0" w:color="auto"/>
            <w:left w:val="none" w:sz="0" w:space="0" w:color="auto"/>
            <w:bottom w:val="none" w:sz="0" w:space="0" w:color="auto"/>
            <w:right w:val="none" w:sz="0" w:space="0" w:color="auto"/>
          </w:divBdr>
        </w:div>
        <w:div w:id="356471073">
          <w:marLeft w:val="480"/>
          <w:marRight w:val="0"/>
          <w:marTop w:val="0"/>
          <w:marBottom w:val="0"/>
          <w:divBdr>
            <w:top w:val="none" w:sz="0" w:space="0" w:color="auto"/>
            <w:left w:val="none" w:sz="0" w:space="0" w:color="auto"/>
            <w:bottom w:val="none" w:sz="0" w:space="0" w:color="auto"/>
            <w:right w:val="none" w:sz="0" w:space="0" w:color="auto"/>
          </w:divBdr>
        </w:div>
        <w:div w:id="395934389">
          <w:marLeft w:val="480"/>
          <w:marRight w:val="0"/>
          <w:marTop w:val="0"/>
          <w:marBottom w:val="0"/>
          <w:divBdr>
            <w:top w:val="none" w:sz="0" w:space="0" w:color="auto"/>
            <w:left w:val="none" w:sz="0" w:space="0" w:color="auto"/>
            <w:bottom w:val="none" w:sz="0" w:space="0" w:color="auto"/>
            <w:right w:val="none" w:sz="0" w:space="0" w:color="auto"/>
          </w:divBdr>
        </w:div>
        <w:div w:id="404494651">
          <w:marLeft w:val="480"/>
          <w:marRight w:val="0"/>
          <w:marTop w:val="0"/>
          <w:marBottom w:val="0"/>
          <w:divBdr>
            <w:top w:val="none" w:sz="0" w:space="0" w:color="auto"/>
            <w:left w:val="none" w:sz="0" w:space="0" w:color="auto"/>
            <w:bottom w:val="none" w:sz="0" w:space="0" w:color="auto"/>
            <w:right w:val="none" w:sz="0" w:space="0" w:color="auto"/>
          </w:divBdr>
        </w:div>
        <w:div w:id="440954841">
          <w:marLeft w:val="480"/>
          <w:marRight w:val="0"/>
          <w:marTop w:val="0"/>
          <w:marBottom w:val="0"/>
          <w:divBdr>
            <w:top w:val="none" w:sz="0" w:space="0" w:color="auto"/>
            <w:left w:val="none" w:sz="0" w:space="0" w:color="auto"/>
            <w:bottom w:val="none" w:sz="0" w:space="0" w:color="auto"/>
            <w:right w:val="none" w:sz="0" w:space="0" w:color="auto"/>
          </w:divBdr>
        </w:div>
        <w:div w:id="456684655">
          <w:marLeft w:val="480"/>
          <w:marRight w:val="0"/>
          <w:marTop w:val="0"/>
          <w:marBottom w:val="0"/>
          <w:divBdr>
            <w:top w:val="none" w:sz="0" w:space="0" w:color="auto"/>
            <w:left w:val="none" w:sz="0" w:space="0" w:color="auto"/>
            <w:bottom w:val="none" w:sz="0" w:space="0" w:color="auto"/>
            <w:right w:val="none" w:sz="0" w:space="0" w:color="auto"/>
          </w:divBdr>
        </w:div>
        <w:div w:id="462508858">
          <w:marLeft w:val="480"/>
          <w:marRight w:val="0"/>
          <w:marTop w:val="0"/>
          <w:marBottom w:val="0"/>
          <w:divBdr>
            <w:top w:val="none" w:sz="0" w:space="0" w:color="auto"/>
            <w:left w:val="none" w:sz="0" w:space="0" w:color="auto"/>
            <w:bottom w:val="none" w:sz="0" w:space="0" w:color="auto"/>
            <w:right w:val="none" w:sz="0" w:space="0" w:color="auto"/>
          </w:divBdr>
        </w:div>
        <w:div w:id="478573443">
          <w:marLeft w:val="480"/>
          <w:marRight w:val="0"/>
          <w:marTop w:val="0"/>
          <w:marBottom w:val="0"/>
          <w:divBdr>
            <w:top w:val="none" w:sz="0" w:space="0" w:color="auto"/>
            <w:left w:val="none" w:sz="0" w:space="0" w:color="auto"/>
            <w:bottom w:val="none" w:sz="0" w:space="0" w:color="auto"/>
            <w:right w:val="none" w:sz="0" w:space="0" w:color="auto"/>
          </w:divBdr>
        </w:div>
        <w:div w:id="607128907">
          <w:marLeft w:val="480"/>
          <w:marRight w:val="0"/>
          <w:marTop w:val="0"/>
          <w:marBottom w:val="0"/>
          <w:divBdr>
            <w:top w:val="none" w:sz="0" w:space="0" w:color="auto"/>
            <w:left w:val="none" w:sz="0" w:space="0" w:color="auto"/>
            <w:bottom w:val="none" w:sz="0" w:space="0" w:color="auto"/>
            <w:right w:val="none" w:sz="0" w:space="0" w:color="auto"/>
          </w:divBdr>
        </w:div>
        <w:div w:id="632179670">
          <w:marLeft w:val="480"/>
          <w:marRight w:val="0"/>
          <w:marTop w:val="0"/>
          <w:marBottom w:val="0"/>
          <w:divBdr>
            <w:top w:val="none" w:sz="0" w:space="0" w:color="auto"/>
            <w:left w:val="none" w:sz="0" w:space="0" w:color="auto"/>
            <w:bottom w:val="none" w:sz="0" w:space="0" w:color="auto"/>
            <w:right w:val="none" w:sz="0" w:space="0" w:color="auto"/>
          </w:divBdr>
        </w:div>
        <w:div w:id="658265355">
          <w:marLeft w:val="480"/>
          <w:marRight w:val="0"/>
          <w:marTop w:val="0"/>
          <w:marBottom w:val="0"/>
          <w:divBdr>
            <w:top w:val="none" w:sz="0" w:space="0" w:color="auto"/>
            <w:left w:val="none" w:sz="0" w:space="0" w:color="auto"/>
            <w:bottom w:val="none" w:sz="0" w:space="0" w:color="auto"/>
            <w:right w:val="none" w:sz="0" w:space="0" w:color="auto"/>
          </w:divBdr>
        </w:div>
        <w:div w:id="715088054">
          <w:marLeft w:val="480"/>
          <w:marRight w:val="0"/>
          <w:marTop w:val="0"/>
          <w:marBottom w:val="0"/>
          <w:divBdr>
            <w:top w:val="none" w:sz="0" w:space="0" w:color="auto"/>
            <w:left w:val="none" w:sz="0" w:space="0" w:color="auto"/>
            <w:bottom w:val="none" w:sz="0" w:space="0" w:color="auto"/>
            <w:right w:val="none" w:sz="0" w:space="0" w:color="auto"/>
          </w:divBdr>
        </w:div>
        <w:div w:id="814569679">
          <w:marLeft w:val="480"/>
          <w:marRight w:val="0"/>
          <w:marTop w:val="0"/>
          <w:marBottom w:val="0"/>
          <w:divBdr>
            <w:top w:val="none" w:sz="0" w:space="0" w:color="auto"/>
            <w:left w:val="none" w:sz="0" w:space="0" w:color="auto"/>
            <w:bottom w:val="none" w:sz="0" w:space="0" w:color="auto"/>
            <w:right w:val="none" w:sz="0" w:space="0" w:color="auto"/>
          </w:divBdr>
        </w:div>
        <w:div w:id="885339747">
          <w:marLeft w:val="480"/>
          <w:marRight w:val="0"/>
          <w:marTop w:val="0"/>
          <w:marBottom w:val="0"/>
          <w:divBdr>
            <w:top w:val="none" w:sz="0" w:space="0" w:color="auto"/>
            <w:left w:val="none" w:sz="0" w:space="0" w:color="auto"/>
            <w:bottom w:val="none" w:sz="0" w:space="0" w:color="auto"/>
            <w:right w:val="none" w:sz="0" w:space="0" w:color="auto"/>
          </w:divBdr>
        </w:div>
        <w:div w:id="897714615">
          <w:marLeft w:val="480"/>
          <w:marRight w:val="0"/>
          <w:marTop w:val="0"/>
          <w:marBottom w:val="0"/>
          <w:divBdr>
            <w:top w:val="none" w:sz="0" w:space="0" w:color="auto"/>
            <w:left w:val="none" w:sz="0" w:space="0" w:color="auto"/>
            <w:bottom w:val="none" w:sz="0" w:space="0" w:color="auto"/>
            <w:right w:val="none" w:sz="0" w:space="0" w:color="auto"/>
          </w:divBdr>
        </w:div>
        <w:div w:id="989407274">
          <w:marLeft w:val="480"/>
          <w:marRight w:val="0"/>
          <w:marTop w:val="0"/>
          <w:marBottom w:val="0"/>
          <w:divBdr>
            <w:top w:val="none" w:sz="0" w:space="0" w:color="auto"/>
            <w:left w:val="none" w:sz="0" w:space="0" w:color="auto"/>
            <w:bottom w:val="none" w:sz="0" w:space="0" w:color="auto"/>
            <w:right w:val="none" w:sz="0" w:space="0" w:color="auto"/>
          </w:divBdr>
        </w:div>
        <w:div w:id="1035423220">
          <w:marLeft w:val="480"/>
          <w:marRight w:val="0"/>
          <w:marTop w:val="0"/>
          <w:marBottom w:val="0"/>
          <w:divBdr>
            <w:top w:val="none" w:sz="0" w:space="0" w:color="auto"/>
            <w:left w:val="none" w:sz="0" w:space="0" w:color="auto"/>
            <w:bottom w:val="none" w:sz="0" w:space="0" w:color="auto"/>
            <w:right w:val="none" w:sz="0" w:space="0" w:color="auto"/>
          </w:divBdr>
        </w:div>
        <w:div w:id="1068186802">
          <w:marLeft w:val="480"/>
          <w:marRight w:val="0"/>
          <w:marTop w:val="0"/>
          <w:marBottom w:val="0"/>
          <w:divBdr>
            <w:top w:val="none" w:sz="0" w:space="0" w:color="auto"/>
            <w:left w:val="none" w:sz="0" w:space="0" w:color="auto"/>
            <w:bottom w:val="none" w:sz="0" w:space="0" w:color="auto"/>
            <w:right w:val="none" w:sz="0" w:space="0" w:color="auto"/>
          </w:divBdr>
        </w:div>
        <w:div w:id="1100296143">
          <w:marLeft w:val="480"/>
          <w:marRight w:val="0"/>
          <w:marTop w:val="0"/>
          <w:marBottom w:val="0"/>
          <w:divBdr>
            <w:top w:val="none" w:sz="0" w:space="0" w:color="auto"/>
            <w:left w:val="none" w:sz="0" w:space="0" w:color="auto"/>
            <w:bottom w:val="none" w:sz="0" w:space="0" w:color="auto"/>
            <w:right w:val="none" w:sz="0" w:space="0" w:color="auto"/>
          </w:divBdr>
        </w:div>
        <w:div w:id="1127047427">
          <w:marLeft w:val="480"/>
          <w:marRight w:val="0"/>
          <w:marTop w:val="0"/>
          <w:marBottom w:val="0"/>
          <w:divBdr>
            <w:top w:val="none" w:sz="0" w:space="0" w:color="auto"/>
            <w:left w:val="none" w:sz="0" w:space="0" w:color="auto"/>
            <w:bottom w:val="none" w:sz="0" w:space="0" w:color="auto"/>
            <w:right w:val="none" w:sz="0" w:space="0" w:color="auto"/>
          </w:divBdr>
        </w:div>
        <w:div w:id="1143735115">
          <w:marLeft w:val="480"/>
          <w:marRight w:val="0"/>
          <w:marTop w:val="0"/>
          <w:marBottom w:val="0"/>
          <w:divBdr>
            <w:top w:val="none" w:sz="0" w:space="0" w:color="auto"/>
            <w:left w:val="none" w:sz="0" w:space="0" w:color="auto"/>
            <w:bottom w:val="none" w:sz="0" w:space="0" w:color="auto"/>
            <w:right w:val="none" w:sz="0" w:space="0" w:color="auto"/>
          </w:divBdr>
        </w:div>
        <w:div w:id="1149861825">
          <w:marLeft w:val="480"/>
          <w:marRight w:val="0"/>
          <w:marTop w:val="0"/>
          <w:marBottom w:val="0"/>
          <w:divBdr>
            <w:top w:val="none" w:sz="0" w:space="0" w:color="auto"/>
            <w:left w:val="none" w:sz="0" w:space="0" w:color="auto"/>
            <w:bottom w:val="none" w:sz="0" w:space="0" w:color="auto"/>
            <w:right w:val="none" w:sz="0" w:space="0" w:color="auto"/>
          </w:divBdr>
        </w:div>
        <w:div w:id="1261795328">
          <w:marLeft w:val="480"/>
          <w:marRight w:val="0"/>
          <w:marTop w:val="0"/>
          <w:marBottom w:val="0"/>
          <w:divBdr>
            <w:top w:val="none" w:sz="0" w:space="0" w:color="auto"/>
            <w:left w:val="none" w:sz="0" w:space="0" w:color="auto"/>
            <w:bottom w:val="none" w:sz="0" w:space="0" w:color="auto"/>
            <w:right w:val="none" w:sz="0" w:space="0" w:color="auto"/>
          </w:divBdr>
        </w:div>
        <w:div w:id="1262253867">
          <w:marLeft w:val="480"/>
          <w:marRight w:val="0"/>
          <w:marTop w:val="0"/>
          <w:marBottom w:val="0"/>
          <w:divBdr>
            <w:top w:val="none" w:sz="0" w:space="0" w:color="auto"/>
            <w:left w:val="none" w:sz="0" w:space="0" w:color="auto"/>
            <w:bottom w:val="none" w:sz="0" w:space="0" w:color="auto"/>
            <w:right w:val="none" w:sz="0" w:space="0" w:color="auto"/>
          </w:divBdr>
        </w:div>
        <w:div w:id="1308709490">
          <w:marLeft w:val="480"/>
          <w:marRight w:val="0"/>
          <w:marTop w:val="0"/>
          <w:marBottom w:val="0"/>
          <w:divBdr>
            <w:top w:val="none" w:sz="0" w:space="0" w:color="auto"/>
            <w:left w:val="none" w:sz="0" w:space="0" w:color="auto"/>
            <w:bottom w:val="none" w:sz="0" w:space="0" w:color="auto"/>
            <w:right w:val="none" w:sz="0" w:space="0" w:color="auto"/>
          </w:divBdr>
        </w:div>
        <w:div w:id="1314144349">
          <w:marLeft w:val="480"/>
          <w:marRight w:val="0"/>
          <w:marTop w:val="0"/>
          <w:marBottom w:val="0"/>
          <w:divBdr>
            <w:top w:val="none" w:sz="0" w:space="0" w:color="auto"/>
            <w:left w:val="none" w:sz="0" w:space="0" w:color="auto"/>
            <w:bottom w:val="none" w:sz="0" w:space="0" w:color="auto"/>
            <w:right w:val="none" w:sz="0" w:space="0" w:color="auto"/>
          </w:divBdr>
        </w:div>
        <w:div w:id="1351026236">
          <w:marLeft w:val="480"/>
          <w:marRight w:val="0"/>
          <w:marTop w:val="0"/>
          <w:marBottom w:val="0"/>
          <w:divBdr>
            <w:top w:val="none" w:sz="0" w:space="0" w:color="auto"/>
            <w:left w:val="none" w:sz="0" w:space="0" w:color="auto"/>
            <w:bottom w:val="none" w:sz="0" w:space="0" w:color="auto"/>
            <w:right w:val="none" w:sz="0" w:space="0" w:color="auto"/>
          </w:divBdr>
        </w:div>
        <w:div w:id="1355232869">
          <w:marLeft w:val="480"/>
          <w:marRight w:val="0"/>
          <w:marTop w:val="0"/>
          <w:marBottom w:val="0"/>
          <w:divBdr>
            <w:top w:val="none" w:sz="0" w:space="0" w:color="auto"/>
            <w:left w:val="none" w:sz="0" w:space="0" w:color="auto"/>
            <w:bottom w:val="none" w:sz="0" w:space="0" w:color="auto"/>
            <w:right w:val="none" w:sz="0" w:space="0" w:color="auto"/>
          </w:divBdr>
        </w:div>
        <w:div w:id="1382825681">
          <w:marLeft w:val="480"/>
          <w:marRight w:val="0"/>
          <w:marTop w:val="0"/>
          <w:marBottom w:val="0"/>
          <w:divBdr>
            <w:top w:val="none" w:sz="0" w:space="0" w:color="auto"/>
            <w:left w:val="none" w:sz="0" w:space="0" w:color="auto"/>
            <w:bottom w:val="none" w:sz="0" w:space="0" w:color="auto"/>
            <w:right w:val="none" w:sz="0" w:space="0" w:color="auto"/>
          </w:divBdr>
        </w:div>
        <w:div w:id="1385520810">
          <w:marLeft w:val="480"/>
          <w:marRight w:val="0"/>
          <w:marTop w:val="0"/>
          <w:marBottom w:val="0"/>
          <w:divBdr>
            <w:top w:val="none" w:sz="0" w:space="0" w:color="auto"/>
            <w:left w:val="none" w:sz="0" w:space="0" w:color="auto"/>
            <w:bottom w:val="none" w:sz="0" w:space="0" w:color="auto"/>
            <w:right w:val="none" w:sz="0" w:space="0" w:color="auto"/>
          </w:divBdr>
        </w:div>
        <w:div w:id="1398285630">
          <w:marLeft w:val="480"/>
          <w:marRight w:val="0"/>
          <w:marTop w:val="0"/>
          <w:marBottom w:val="0"/>
          <w:divBdr>
            <w:top w:val="none" w:sz="0" w:space="0" w:color="auto"/>
            <w:left w:val="none" w:sz="0" w:space="0" w:color="auto"/>
            <w:bottom w:val="none" w:sz="0" w:space="0" w:color="auto"/>
            <w:right w:val="none" w:sz="0" w:space="0" w:color="auto"/>
          </w:divBdr>
        </w:div>
        <w:div w:id="1493528599">
          <w:marLeft w:val="480"/>
          <w:marRight w:val="0"/>
          <w:marTop w:val="0"/>
          <w:marBottom w:val="0"/>
          <w:divBdr>
            <w:top w:val="none" w:sz="0" w:space="0" w:color="auto"/>
            <w:left w:val="none" w:sz="0" w:space="0" w:color="auto"/>
            <w:bottom w:val="none" w:sz="0" w:space="0" w:color="auto"/>
            <w:right w:val="none" w:sz="0" w:space="0" w:color="auto"/>
          </w:divBdr>
        </w:div>
        <w:div w:id="1509976874">
          <w:marLeft w:val="480"/>
          <w:marRight w:val="0"/>
          <w:marTop w:val="0"/>
          <w:marBottom w:val="0"/>
          <w:divBdr>
            <w:top w:val="none" w:sz="0" w:space="0" w:color="auto"/>
            <w:left w:val="none" w:sz="0" w:space="0" w:color="auto"/>
            <w:bottom w:val="none" w:sz="0" w:space="0" w:color="auto"/>
            <w:right w:val="none" w:sz="0" w:space="0" w:color="auto"/>
          </w:divBdr>
        </w:div>
        <w:div w:id="1520851042">
          <w:marLeft w:val="480"/>
          <w:marRight w:val="0"/>
          <w:marTop w:val="0"/>
          <w:marBottom w:val="0"/>
          <w:divBdr>
            <w:top w:val="none" w:sz="0" w:space="0" w:color="auto"/>
            <w:left w:val="none" w:sz="0" w:space="0" w:color="auto"/>
            <w:bottom w:val="none" w:sz="0" w:space="0" w:color="auto"/>
            <w:right w:val="none" w:sz="0" w:space="0" w:color="auto"/>
          </w:divBdr>
        </w:div>
        <w:div w:id="1536893492">
          <w:marLeft w:val="480"/>
          <w:marRight w:val="0"/>
          <w:marTop w:val="0"/>
          <w:marBottom w:val="0"/>
          <w:divBdr>
            <w:top w:val="none" w:sz="0" w:space="0" w:color="auto"/>
            <w:left w:val="none" w:sz="0" w:space="0" w:color="auto"/>
            <w:bottom w:val="none" w:sz="0" w:space="0" w:color="auto"/>
            <w:right w:val="none" w:sz="0" w:space="0" w:color="auto"/>
          </w:divBdr>
        </w:div>
        <w:div w:id="1582518013">
          <w:marLeft w:val="480"/>
          <w:marRight w:val="0"/>
          <w:marTop w:val="0"/>
          <w:marBottom w:val="0"/>
          <w:divBdr>
            <w:top w:val="none" w:sz="0" w:space="0" w:color="auto"/>
            <w:left w:val="none" w:sz="0" w:space="0" w:color="auto"/>
            <w:bottom w:val="none" w:sz="0" w:space="0" w:color="auto"/>
            <w:right w:val="none" w:sz="0" w:space="0" w:color="auto"/>
          </w:divBdr>
        </w:div>
        <w:div w:id="1586769772">
          <w:marLeft w:val="480"/>
          <w:marRight w:val="0"/>
          <w:marTop w:val="0"/>
          <w:marBottom w:val="0"/>
          <w:divBdr>
            <w:top w:val="none" w:sz="0" w:space="0" w:color="auto"/>
            <w:left w:val="none" w:sz="0" w:space="0" w:color="auto"/>
            <w:bottom w:val="none" w:sz="0" w:space="0" w:color="auto"/>
            <w:right w:val="none" w:sz="0" w:space="0" w:color="auto"/>
          </w:divBdr>
        </w:div>
        <w:div w:id="1609652442">
          <w:marLeft w:val="480"/>
          <w:marRight w:val="0"/>
          <w:marTop w:val="0"/>
          <w:marBottom w:val="0"/>
          <w:divBdr>
            <w:top w:val="none" w:sz="0" w:space="0" w:color="auto"/>
            <w:left w:val="none" w:sz="0" w:space="0" w:color="auto"/>
            <w:bottom w:val="none" w:sz="0" w:space="0" w:color="auto"/>
            <w:right w:val="none" w:sz="0" w:space="0" w:color="auto"/>
          </w:divBdr>
        </w:div>
        <w:div w:id="1610166527">
          <w:marLeft w:val="480"/>
          <w:marRight w:val="0"/>
          <w:marTop w:val="0"/>
          <w:marBottom w:val="0"/>
          <w:divBdr>
            <w:top w:val="none" w:sz="0" w:space="0" w:color="auto"/>
            <w:left w:val="none" w:sz="0" w:space="0" w:color="auto"/>
            <w:bottom w:val="none" w:sz="0" w:space="0" w:color="auto"/>
            <w:right w:val="none" w:sz="0" w:space="0" w:color="auto"/>
          </w:divBdr>
        </w:div>
        <w:div w:id="1643464175">
          <w:marLeft w:val="480"/>
          <w:marRight w:val="0"/>
          <w:marTop w:val="0"/>
          <w:marBottom w:val="0"/>
          <w:divBdr>
            <w:top w:val="none" w:sz="0" w:space="0" w:color="auto"/>
            <w:left w:val="none" w:sz="0" w:space="0" w:color="auto"/>
            <w:bottom w:val="none" w:sz="0" w:space="0" w:color="auto"/>
            <w:right w:val="none" w:sz="0" w:space="0" w:color="auto"/>
          </w:divBdr>
        </w:div>
        <w:div w:id="1645887549">
          <w:marLeft w:val="480"/>
          <w:marRight w:val="0"/>
          <w:marTop w:val="0"/>
          <w:marBottom w:val="0"/>
          <w:divBdr>
            <w:top w:val="none" w:sz="0" w:space="0" w:color="auto"/>
            <w:left w:val="none" w:sz="0" w:space="0" w:color="auto"/>
            <w:bottom w:val="none" w:sz="0" w:space="0" w:color="auto"/>
            <w:right w:val="none" w:sz="0" w:space="0" w:color="auto"/>
          </w:divBdr>
        </w:div>
        <w:div w:id="1679968426">
          <w:marLeft w:val="480"/>
          <w:marRight w:val="0"/>
          <w:marTop w:val="0"/>
          <w:marBottom w:val="0"/>
          <w:divBdr>
            <w:top w:val="none" w:sz="0" w:space="0" w:color="auto"/>
            <w:left w:val="none" w:sz="0" w:space="0" w:color="auto"/>
            <w:bottom w:val="none" w:sz="0" w:space="0" w:color="auto"/>
            <w:right w:val="none" w:sz="0" w:space="0" w:color="auto"/>
          </w:divBdr>
        </w:div>
        <w:div w:id="1706978190">
          <w:marLeft w:val="480"/>
          <w:marRight w:val="0"/>
          <w:marTop w:val="0"/>
          <w:marBottom w:val="0"/>
          <w:divBdr>
            <w:top w:val="none" w:sz="0" w:space="0" w:color="auto"/>
            <w:left w:val="none" w:sz="0" w:space="0" w:color="auto"/>
            <w:bottom w:val="none" w:sz="0" w:space="0" w:color="auto"/>
            <w:right w:val="none" w:sz="0" w:space="0" w:color="auto"/>
          </w:divBdr>
        </w:div>
        <w:div w:id="1724056067">
          <w:marLeft w:val="480"/>
          <w:marRight w:val="0"/>
          <w:marTop w:val="0"/>
          <w:marBottom w:val="0"/>
          <w:divBdr>
            <w:top w:val="none" w:sz="0" w:space="0" w:color="auto"/>
            <w:left w:val="none" w:sz="0" w:space="0" w:color="auto"/>
            <w:bottom w:val="none" w:sz="0" w:space="0" w:color="auto"/>
            <w:right w:val="none" w:sz="0" w:space="0" w:color="auto"/>
          </w:divBdr>
        </w:div>
        <w:div w:id="1726836792">
          <w:marLeft w:val="480"/>
          <w:marRight w:val="0"/>
          <w:marTop w:val="0"/>
          <w:marBottom w:val="0"/>
          <w:divBdr>
            <w:top w:val="none" w:sz="0" w:space="0" w:color="auto"/>
            <w:left w:val="none" w:sz="0" w:space="0" w:color="auto"/>
            <w:bottom w:val="none" w:sz="0" w:space="0" w:color="auto"/>
            <w:right w:val="none" w:sz="0" w:space="0" w:color="auto"/>
          </w:divBdr>
        </w:div>
        <w:div w:id="1729960280">
          <w:marLeft w:val="480"/>
          <w:marRight w:val="0"/>
          <w:marTop w:val="0"/>
          <w:marBottom w:val="0"/>
          <w:divBdr>
            <w:top w:val="none" w:sz="0" w:space="0" w:color="auto"/>
            <w:left w:val="none" w:sz="0" w:space="0" w:color="auto"/>
            <w:bottom w:val="none" w:sz="0" w:space="0" w:color="auto"/>
            <w:right w:val="none" w:sz="0" w:space="0" w:color="auto"/>
          </w:divBdr>
        </w:div>
        <w:div w:id="1734348547">
          <w:marLeft w:val="480"/>
          <w:marRight w:val="0"/>
          <w:marTop w:val="0"/>
          <w:marBottom w:val="0"/>
          <w:divBdr>
            <w:top w:val="none" w:sz="0" w:space="0" w:color="auto"/>
            <w:left w:val="none" w:sz="0" w:space="0" w:color="auto"/>
            <w:bottom w:val="none" w:sz="0" w:space="0" w:color="auto"/>
            <w:right w:val="none" w:sz="0" w:space="0" w:color="auto"/>
          </w:divBdr>
        </w:div>
        <w:div w:id="1798910672">
          <w:marLeft w:val="480"/>
          <w:marRight w:val="0"/>
          <w:marTop w:val="0"/>
          <w:marBottom w:val="0"/>
          <w:divBdr>
            <w:top w:val="none" w:sz="0" w:space="0" w:color="auto"/>
            <w:left w:val="none" w:sz="0" w:space="0" w:color="auto"/>
            <w:bottom w:val="none" w:sz="0" w:space="0" w:color="auto"/>
            <w:right w:val="none" w:sz="0" w:space="0" w:color="auto"/>
          </w:divBdr>
        </w:div>
        <w:div w:id="1817140842">
          <w:marLeft w:val="480"/>
          <w:marRight w:val="0"/>
          <w:marTop w:val="0"/>
          <w:marBottom w:val="0"/>
          <w:divBdr>
            <w:top w:val="none" w:sz="0" w:space="0" w:color="auto"/>
            <w:left w:val="none" w:sz="0" w:space="0" w:color="auto"/>
            <w:bottom w:val="none" w:sz="0" w:space="0" w:color="auto"/>
            <w:right w:val="none" w:sz="0" w:space="0" w:color="auto"/>
          </w:divBdr>
        </w:div>
        <w:div w:id="1824200079">
          <w:marLeft w:val="480"/>
          <w:marRight w:val="0"/>
          <w:marTop w:val="0"/>
          <w:marBottom w:val="0"/>
          <w:divBdr>
            <w:top w:val="none" w:sz="0" w:space="0" w:color="auto"/>
            <w:left w:val="none" w:sz="0" w:space="0" w:color="auto"/>
            <w:bottom w:val="none" w:sz="0" w:space="0" w:color="auto"/>
            <w:right w:val="none" w:sz="0" w:space="0" w:color="auto"/>
          </w:divBdr>
        </w:div>
        <w:div w:id="1882134635">
          <w:marLeft w:val="480"/>
          <w:marRight w:val="0"/>
          <w:marTop w:val="0"/>
          <w:marBottom w:val="0"/>
          <w:divBdr>
            <w:top w:val="none" w:sz="0" w:space="0" w:color="auto"/>
            <w:left w:val="none" w:sz="0" w:space="0" w:color="auto"/>
            <w:bottom w:val="none" w:sz="0" w:space="0" w:color="auto"/>
            <w:right w:val="none" w:sz="0" w:space="0" w:color="auto"/>
          </w:divBdr>
        </w:div>
        <w:div w:id="1883445078">
          <w:marLeft w:val="480"/>
          <w:marRight w:val="0"/>
          <w:marTop w:val="0"/>
          <w:marBottom w:val="0"/>
          <w:divBdr>
            <w:top w:val="none" w:sz="0" w:space="0" w:color="auto"/>
            <w:left w:val="none" w:sz="0" w:space="0" w:color="auto"/>
            <w:bottom w:val="none" w:sz="0" w:space="0" w:color="auto"/>
            <w:right w:val="none" w:sz="0" w:space="0" w:color="auto"/>
          </w:divBdr>
        </w:div>
        <w:div w:id="1883707632">
          <w:marLeft w:val="480"/>
          <w:marRight w:val="0"/>
          <w:marTop w:val="0"/>
          <w:marBottom w:val="0"/>
          <w:divBdr>
            <w:top w:val="none" w:sz="0" w:space="0" w:color="auto"/>
            <w:left w:val="none" w:sz="0" w:space="0" w:color="auto"/>
            <w:bottom w:val="none" w:sz="0" w:space="0" w:color="auto"/>
            <w:right w:val="none" w:sz="0" w:space="0" w:color="auto"/>
          </w:divBdr>
        </w:div>
        <w:div w:id="1893152495">
          <w:marLeft w:val="480"/>
          <w:marRight w:val="0"/>
          <w:marTop w:val="0"/>
          <w:marBottom w:val="0"/>
          <w:divBdr>
            <w:top w:val="none" w:sz="0" w:space="0" w:color="auto"/>
            <w:left w:val="none" w:sz="0" w:space="0" w:color="auto"/>
            <w:bottom w:val="none" w:sz="0" w:space="0" w:color="auto"/>
            <w:right w:val="none" w:sz="0" w:space="0" w:color="auto"/>
          </w:divBdr>
        </w:div>
        <w:div w:id="1918519602">
          <w:marLeft w:val="480"/>
          <w:marRight w:val="0"/>
          <w:marTop w:val="0"/>
          <w:marBottom w:val="0"/>
          <w:divBdr>
            <w:top w:val="none" w:sz="0" w:space="0" w:color="auto"/>
            <w:left w:val="none" w:sz="0" w:space="0" w:color="auto"/>
            <w:bottom w:val="none" w:sz="0" w:space="0" w:color="auto"/>
            <w:right w:val="none" w:sz="0" w:space="0" w:color="auto"/>
          </w:divBdr>
        </w:div>
        <w:div w:id="1938711950">
          <w:marLeft w:val="480"/>
          <w:marRight w:val="0"/>
          <w:marTop w:val="0"/>
          <w:marBottom w:val="0"/>
          <w:divBdr>
            <w:top w:val="none" w:sz="0" w:space="0" w:color="auto"/>
            <w:left w:val="none" w:sz="0" w:space="0" w:color="auto"/>
            <w:bottom w:val="none" w:sz="0" w:space="0" w:color="auto"/>
            <w:right w:val="none" w:sz="0" w:space="0" w:color="auto"/>
          </w:divBdr>
        </w:div>
        <w:div w:id="1953508723">
          <w:marLeft w:val="480"/>
          <w:marRight w:val="0"/>
          <w:marTop w:val="0"/>
          <w:marBottom w:val="0"/>
          <w:divBdr>
            <w:top w:val="none" w:sz="0" w:space="0" w:color="auto"/>
            <w:left w:val="none" w:sz="0" w:space="0" w:color="auto"/>
            <w:bottom w:val="none" w:sz="0" w:space="0" w:color="auto"/>
            <w:right w:val="none" w:sz="0" w:space="0" w:color="auto"/>
          </w:divBdr>
        </w:div>
        <w:div w:id="1983385654">
          <w:marLeft w:val="480"/>
          <w:marRight w:val="0"/>
          <w:marTop w:val="0"/>
          <w:marBottom w:val="0"/>
          <w:divBdr>
            <w:top w:val="none" w:sz="0" w:space="0" w:color="auto"/>
            <w:left w:val="none" w:sz="0" w:space="0" w:color="auto"/>
            <w:bottom w:val="none" w:sz="0" w:space="0" w:color="auto"/>
            <w:right w:val="none" w:sz="0" w:space="0" w:color="auto"/>
          </w:divBdr>
        </w:div>
        <w:div w:id="2047022221">
          <w:marLeft w:val="480"/>
          <w:marRight w:val="0"/>
          <w:marTop w:val="0"/>
          <w:marBottom w:val="0"/>
          <w:divBdr>
            <w:top w:val="none" w:sz="0" w:space="0" w:color="auto"/>
            <w:left w:val="none" w:sz="0" w:space="0" w:color="auto"/>
            <w:bottom w:val="none" w:sz="0" w:space="0" w:color="auto"/>
            <w:right w:val="none" w:sz="0" w:space="0" w:color="auto"/>
          </w:divBdr>
        </w:div>
        <w:div w:id="2082632829">
          <w:marLeft w:val="480"/>
          <w:marRight w:val="0"/>
          <w:marTop w:val="0"/>
          <w:marBottom w:val="0"/>
          <w:divBdr>
            <w:top w:val="none" w:sz="0" w:space="0" w:color="auto"/>
            <w:left w:val="none" w:sz="0" w:space="0" w:color="auto"/>
            <w:bottom w:val="none" w:sz="0" w:space="0" w:color="auto"/>
            <w:right w:val="none" w:sz="0" w:space="0" w:color="auto"/>
          </w:divBdr>
        </w:div>
        <w:div w:id="2092312771">
          <w:marLeft w:val="480"/>
          <w:marRight w:val="0"/>
          <w:marTop w:val="0"/>
          <w:marBottom w:val="0"/>
          <w:divBdr>
            <w:top w:val="none" w:sz="0" w:space="0" w:color="auto"/>
            <w:left w:val="none" w:sz="0" w:space="0" w:color="auto"/>
            <w:bottom w:val="none" w:sz="0" w:space="0" w:color="auto"/>
            <w:right w:val="none" w:sz="0" w:space="0" w:color="auto"/>
          </w:divBdr>
        </w:div>
        <w:div w:id="2120105427">
          <w:marLeft w:val="480"/>
          <w:marRight w:val="0"/>
          <w:marTop w:val="0"/>
          <w:marBottom w:val="0"/>
          <w:divBdr>
            <w:top w:val="none" w:sz="0" w:space="0" w:color="auto"/>
            <w:left w:val="none" w:sz="0" w:space="0" w:color="auto"/>
            <w:bottom w:val="none" w:sz="0" w:space="0" w:color="auto"/>
            <w:right w:val="none" w:sz="0" w:space="0" w:color="auto"/>
          </w:divBdr>
        </w:div>
      </w:divsChild>
    </w:div>
    <w:div w:id="623586032">
      <w:bodyDiv w:val="1"/>
      <w:marLeft w:val="0"/>
      <w:marRight w:val="0"/>
      <w:marTop w:val="0"/>
      <w:marBottom w:val="0"/>
      <w:divBdr>
        <w:top w:val="none" w:sz="0" w:space="0" w:color="auto"/>
        <w:left w:val="none" w:sz="0" w:space="0" w:color="auto"/>
        <w:bottom w:val="none" w:sz="0" w:space="0" w:color="auto"/>
        <w:right w:val="none" w:sz="0" w:space="0" w:color="auto"/>
      </w:divBdr>
    </w:div>
    <w:div w:id="624965339">
      <w:bodyDiv w:val="1"/>
      <w:marLeft w:val="0"/>
      <w:marRight w:val="0"/>
      <w:marTop w:val="0"/>
      <w:marBottom w:val="0"/>
      <w:divBdr>
        <w:top w:val="none" w:sz="0" w:space="0" w:color="auto"/>
        <w:left w:val="none" w:sz="0" w:space="0" w:color="auto"/>
        <w:bottom w:val="none" w:sz="0" w:space="0" w:color="auto"/>
        <w:right w:val="none" w:sz="0" w:space="0" w:color="auto"/>
      </w:divBdr>
    </w:div>
    <w:div w:id="625237689">
      <w:bodyDiv w:val="1"/>
      <w:marLeft w:val="0"/>
      <w:marRight w:val="0"/>
      <w:marTop w:val="0"/>
      <w:marBottom w:val="0"/>
      <w:divBdr>
        <w:top w:val="none" w:sz="0" w:space="0" w:color="auto"/>
        <w:left w:val="none" w:sz="0" w:space="0" w:color="auto"/>
        <w:bottom w:val="none" w:sz="0" w:space="0" w:color="auto"/>
        <w:right w:val="none" w:sz="0" w:space="0" w:color="auto"/>
      </w:divBdr>
    </w:div>
    <w:div w:id="627515942">
      <w:bodyDiv w:val="1"/>
      <w:marLeft w:val="0"/>
      <w:marRight w:val="0"/>
      <w:marTop w:val="0"/>
      <w:marBottom w:val="0"/>
      <w:divBdr>
        <w:top w:val="none" w:sz="0" w:space="0" w:color="auto"/>
        <w:left w:val="none" w:sz="0" w:space="0" w:color="auto"/>
        <w:bottom w:val="none" w:sz="0" w:space="0" w:color="auto"/>
        <w:right w:val="none" w:sz="0" w:space="0" w:color="auto"/>
      </w:divBdr>
    </w:div>
    <w:div w:id="628053187">
      <w:bodyDiv w:val="1"/>
      <w:marLeft w:val="0"/>
      <w:marRight w:val="0"/>
      <w:marTop w:val="0"/>
      <w:marBottom w:val="0"/>
      <w:divBdr>
        <w:top w:val="none" w:sz="0" w:space="0" w:color="auto"/>
        <w:left w:val="none" w:sz="0" w:space="0" w:color="auto"/>
        <w:bottom w:val="none" w:sz="0" w:space="0" w:color="auto"/>
        <w:right w:val="none" w:sz="0" w:space="0" w:color="auto"/>
      </w:divBdr>
    </w:div>
    <w:div w:id="629170007">
      <w:bodyDiv w:val="1"/>
      <w:marLeft w:val="0"/>
      <w:marRight w:val="0"/>
      <w:marTop w:val="0"/>
      <w:marBottom w:val="0"/>
      <w:divBdr>
        <w:top w:val="none" w:sz="0" w:space="0" w:color="auto"/>
        <w:left w:val="none" w:sz="0" w:space="0" w:color="auto"/>
        <w:bottom w:val="none" w:sz="0" w:space="0" w:color="auto"/>
        <w:right w:val="none" w:sz="0" w:space="0" w:color="auto"/>
      </w:divBdr>
    </w:div>
    <w:div w:id="634917208">
      <w:bodyDiv w:val="1"/>
      <w:marLeft w:val="0"/>
      <w:marRight w:val="0"/>
      <w:marTop w:val="0"/>
      <w:marBottom w:val="0"/>
      <w:divBdr>
        <w:top w:val="none" w:sz="0" w:space="0" w:color="auto"/>
        <w:left w:val="none" w:sz="0" w:space="0" w:color="auto"/>
        <w:bottom w:val="none" w:sz="0" w:space="0" w:color="auto"/>
        <w:right w:val="none" w:sz="0" w:space="0" w:color="auto"/>
      </w:divBdr>
    </w:div>
    <w:div w:id="635530141">
      <w:bodyDiv w:val="1"/>
      <w:marLeft w:val="0"/>
      <w:marRight w:val="0"/>
      <w:marTop w:val="0"/>
      <w:marBottom w:val="0"/>
      <w:divBdr>
        <w:top w:val="none" w:sz="0" w:space="0" w:color="auto"/>
        <w:left w:val="none" w:sz="0" w:space="0" w:color="auto"/>
        <w:bottom w:val="none" w:sz="0" w:space="0" w:color="auto"/>
        <w:right w:val="none" w:sz="0" w:space="0" w:color="auto"/>
      </w:divBdr>
    </w:div>
    <w:div w:id="638271053">
      <w:bodyDiv w:val="1"/>
      <w:marLeft w:val="0"/>
      <w:marRight w:val="0"/>
      <w:marTop w:val="0"/>
      <w:marBottom w:val="0"/>
      <w:divBdr>
        <w:top w:val="none" w:sz="0" w:space="0" w:color="auto"/>
        <w:left w:val="none" w:sz="0" w:space="0" w:color="auto"/>
        <w:bottom w:val="none" w:sz="0" w:space="0" w:color="auto"/>
        <w:right w:val="none" w:sz="0" w:space="0" w:color="auto"/>
      </w:divBdr>
    </w:div>
    <w:div w:id="640958623">
      <w:bodyDiv w:val="1"/>
      <w:marLeft w:val="0"/>
      <w:marRight w:val="0"/>
      <w:marTop w:val="0"/>
      <w:marBottom w:val="0"/>
      <w:divBdr>
        <w:top w:val="none" w:sz="0" w:space="0" w:color="auto"/>
        <w:left w:val="none" w:sz="0" w:space="0" w:color="auto"/>
        <w:bottom w:val="none" w:sz="0" w:space="0" w:color="auto"/>
        <w:right w:val="none" w:sz="0" w:space="0" w:color="auto"/>
      </w:divBdr>
    </w:div>
    <w:div w:id="644942244">
      <w:bodyDiv w:val="1"/>
      <w:marLeft w:val="0"/>
      <w:marRight w:val="0"/>
      <w:marTop w:val="0"/>
      <w:marBottom w:val="0"/>
      <w:divBdr>
        <w:top w:val="none" w:sz="0" w:space="0" w:color="auto"/>
        <w:left w:val="none" w:sz="0" w:space="0" w:color="auto"/>
        <w:bottom w:val="none" w:sz="0" w:space="0" w:color="auto"/>
        <w:right w:val="none" w:sz="0" w:space="0" w:color="auto"/>
      </w:divBdr>
    </w:div>
    <w:div w:id="650401749">
      <w:bodyDiv w:val="1"/>
      <w:marLeft w:val="0"/>
      <w:marRight w:val="0"/>
      <w:marTop w:val="0"/>
      <w:marBottom w:val="0"/>
      <w:divBdr>
        <w:top w:val="none" w:sz="0" w:space="0" w:color="auto"/>
        <w:left w:val="none" w:sz="0" w:space="0" w:color="auto"/>
        <w:bottom w:val="none" w:sz="0" w:space="0" w:color="auto"/>
        <w:right w:val="none" w:sz="0" w:space="0" w:color="auto"/>
      </w:divBdr>
    </w:div>
    <w:div w:id="652608537">
      <w:bodyDiv w:val="1"/>
      <w:marLeft w:val="0"/>
      <w:marRight w:val="0"/>
      <w:marTop w:val="0"/>
      <w:marBottom w:val="0"/>
      <w:divBdr>
        <w:top w:val="none" w:sz="0" w:space="0" w:color="auto"/>
        <w:left w:val="none" w:sz="0" w:space="0" w:color="auto"/>
        <w:bottom w:val="none" w:sz="0" w:space="0" w:color="auto"/>
        <w:right w:val="none" w:sz="0" w:space="0" w:color="auto"/>
      </w:divBdr>
    </w:div>
    <w:div w:id="654799959">
      <w:bodyDiv w:val="1"/>
      <w:marLeft w:val="0"/>
      <w:marRight w:val="0"/>
      <w:marTop w:val="0"/>
      <w:marBottom w:val="0"/>
      <w:divBdr>
        <w:top w:val="none" w:sz="0" w:space="0" w:color="auto"/>
        <w:left w:val="none" w:sz="0" w:space="0" w:color="auto"/>
        <w:bottom w:val="none" w:sz="0" w:space="0" w:color="auto"/>
        <w:right w:val="none" w:sz="0" w:space="0" w:color="auto"/>
      </w:divBdr>
    </w:div>
    <w:div w:id="656112159">
      <w:bodyDiv w:val="1"/>
      <w:marLeft w:val="0"/>
      <w:marRight w:val="0"/>
      <w:marTop w:val="0"/>
      <w:marBottom w:val="0"/>
      <w:divBdr>
        <w:top w:val="none" w:sz="0" w:space="0" w:color="auto"/>
        <w:left w:val="none" w:sz="0" w:space="0" w:color="auto"/>
        <w:bottom w:val="none" w:sz="0" w:space="0" w:color="auto"/>
        <w:right w:val="none" w:sz="0" w:space="0" w:color="auto"/>
      </w:divBdr>
    </w:div>
    <w:div w:id="656806429">
      <w:bodyDiv w:val="1"/>
      <w:marLeft w:val="0"/>
      <w:marRight w:val="0"/>
      <w:marTop w:val="0"/>
      <w:marBottom w:val="0"/>
      <w:divBdr>
        <w:top w:val="none" w:sz="0" w:space="0" w:color="auto"/>
        <w:left w:val="none" w:sz="0" w:space="0" w:color="auto"/>
        <w:bottom w:val="none" w:sz="0" w:space="0" w:color="auto"/>
        <w:right w:val="none" w:sz="0" w:space="0" w:color="auto"/>
      </w:divBdr>
    </w:div>
    <w:div w:id="662006449">
      <w:bodyDiv w:val="1"/>
      <w:marLeft w:val="0"/>
      <w:marRight w:val="0"/>
      <w:marTop w:val="0"/>
      <w:marBottom w:val="0"/>
      <w:divBdr>
        <w:top w:val="none" w:sz="0" w:space="0" w:color="auto"/>
        <w:left w:val="none" w:sz="0" w:space="0" w:color="auto"/>
        <w:bottom w:val="none" w:sz="0" w:space="0" w:color="auto"/>
        <w:right w:val="none" w:sz="0" w:space="0" w:color="auto"/>
      </w:divBdr>
    </w:div>
    <w:div w:id="663122328">
      <w:bodyDiv w:val="1"/>
      <w:marLeft w:val="0"/>
      <w:marRight w:val="0"/>
      <w:marTop w:val="0"/>
      <w:marBottom w:val="0"/>
      <w:divBdr>
        <w:top w:val="none" w:sz="0" w:space="0" w:color="auto"/>
        <w:left w:val="none" w:sz="0" w:space="0" w:color="auto"/>
        <w:bottom w:val="none" w:sz="0" w:space="0" w:color="auto"/>
        <w:right w:val="none" w:sz="0" w:space="0" w:color="auto"/>
      </w:divBdr>
    </w:div>
    <w:div w:id="666513957">
      <w:bodyDiv w:val="1"/>
      <w:marLeft w:val="0"/>
      <w:marRight w:val="0"/>
      <w:marTop w:val="0"/>
      <w:marBottom w:val="0"/>
      <w:divBdr>
        <w:top w:val="none" w:sz="0" w:space="0" w:color="auto"/>
        <w:left w:val="none" w:sz="0" w:space="0" w:color="auto"/>
        <w:bottom w:val="none" w:sz="0" w:space="0" w:color="auto"/>
        <w:right w:val="none" w:sz="0" w:space="0" w:color="auto"/>
      </w:divBdr>
    </w:div>
    <w:div w:id="666832255">
      <w:bodyDiv w:val="1"/>
      <w:marLeft w:val="0"/>
      <w:marRight w:val="0"/>
      <w:marTop w:val="0"/>
      <w:marBottom w:val="0"/>
      <w:divBdr>
        <w:top w:val="none" w:sz="0" w:space="0" w:color="auto"/>
        <w:left w:val="none" w:sz="0" w:space="0" w:color="auto"/>
        <w:bottom w:val="none" w:sz="0" w:space="0" w:color="auto"/>
        <w:right w:val="none" w:sz="0" w:space="0" w:color="auto"/>
      </w:divBdr>
    </w:div>
    <w:div w:id="672995893">
      <w:bodyDiv w:val="1"/>
      <w:marLeft w:val="0"/>
      <w:marRight w:val="0"/>
      <w:marTop w:val="0"/>
      <w:marBottom w:val="0"/>
      <w:divBdr>
        <w:top w:val="none" w:sz="0" w:space="0" w:color="auto"/>
        <w:left w:val="none" w:sz="0" w:space="0" w:color="auto"/>
        <w:bottom w:val="none" w:sz="0" w:space="0" w:color="auto"/>
        <w:right w:val="none" w:sz="0" w:space="0" w:color="auto"/>
      </w:divBdr>
    </w:div>
    <w:div w:id="673387228">
      <w:bodyDiv w:val="1"/>
      <w:marLeft w:val="0"/>
      <w:marRight w:val="0"/>
      <w:marTop w:val="0"/>
      <w:marBottom w:val="0"/>
      <w:divBdr>
        <w:top w:val="none" w:sz="0" w:space="0" w:color="auto"/>
        <w:left w:val="none" w:sz="0" w:space="0" w:color="auto"/>
        <w:bottom w:val="none" w:sz="0" w:space="0" w:color="auto"/>
        <w:right w:val="none" w:sz="0" w:space="0" w:color="auto"/>
      </w:divBdr>
    </w:div>
    <w:div w:id="675039607">
      <w:bodyDiv w:val="1"/>
      <w:marLeft w:val="0"/>
      <w:marRight w:val="0"/>
      <w:marTop w:val="0"/>
      <w:marBottom w:val="0"/>
      <w:divBdr>
        <w:top w:val="none" w:sz="0" w:space="0" w:color="auto"/>
        <w:left w:val="none" w:sz="0" w:space="0" w:color="auto"/>
        <w:bottom w:val="none" w:sz="0" w:space="0" w:color="auto"/>
        <w:right w:val="none" w:sz="0" w:space="0" w:color="auto"/>
      </w:divBdr>
    </w:div>
    <w:div w:id="677851198">
      <w:bodyDiv w:val="1"/>
      <w:marLeft w:val="0"/>
      <w:marRight w:val="0"/>
      <w:marTop w:val="0"/>
      <w:marBottom w:val="0"/>
      <w:divBdr>
        <w:top w:val="none" w:sz="0" w:space="0" w:color="auto"/>
        <w:left w:val="none" w:sz="0" w:space="0" w:color="auto"/>
        <w:bottom w:val="none" w:sz="0" w:space="0" w:color="auto"/>
        <w:right w:val="none" w:sz="0" w:space="0" w:color="auto"/>
      </w:divBdr>
    </w:div>
    <w:div w:id="680811805">
      <w:bodyDiv w:val="1"/>
      <w:marLeft w:val="0"/>
      <w:marRight w:val="0"/>
      <w:marTop w:val="0"/>
      <w:marBottom w:val="0"/>
      <w:divBdr>
        <w:top w:val="none" w:sz="0" w:space="0" w:color="auto"/>
        <w:left w:val="none" w:sz="0" w:space="0" w:color="auto"/>
        <w:bottom w:val="none" w:sz="0" w:space="0" w:color="auto"/>
        <w:right w:val="none" w:sz="0" w:space="0" w:color="auto"/>
      </w:divBdr>
    </w:div>
    <w:div w:id="683360936">
      <w:bodyDiv w:val="1"/>
      <w:marLeft w:val="0"/>
      <w:marRight w:val="0"/>
      <w:marTop w:val="0"/>
      <w:marBottom w:val="0"/>
      <w:divBdr>
        <w:top w:val="none" w:sz="0" w:space="0" w:color="auto"/>
        <w:left w:val="none" w:sz="0" w:space="0" w:color="auto"/>
        <w:bottom w:val="none" w:sz="0" w:space="0" w:color="auto"/>
        <w:right w:val="none" w:sz="0" w:space="0" w:color="auto"/>
      </w:divBdr>
    </w:div>
    <w:div w:id="684524086">
      <w:bodyDiv w:val="1"/>
      <w:marLeft w:val="0"/>
      <w:marRight w:val="0"/>
      <w:marTop w:val="0"/>
      <w:marBottom w:val="0"/>
      <w:divBdr>
        <w:top w:val="none" w:sz="0" w:space="0" w:color="auto"/>
        <w:left w:val="none" w:sz="0" w:space="0" w:color="auto"/>
        <w:bottom w:val="none" w:sz="0" w:space="0" w:color="auto"/>
        <w:right w:val="none" w:sz="0" w:space="0" w:color="auto"/>
      </w:divBdr>
    </w:div>
    <w:div w:id="684943966">
      <w:bodyDiv w:val="1"/>
      <w:marLeft w:val="0"/>
      <w:marRight w:val="0"/>
      <w:marTop w:val="0"/>
      <w:marBottom w:val="0"/>
      <w:divBdr>
        <w:top w:val="none" w:sz="0" w:space="0" w:color="auto"/>
        <w:left w:val="none" w:sz="0" w:space="0" w:color="auto"/>
        <w:bottom w:val="none" w:sz="0" w:space="0" w:color="auto"/>
        <w:right w:val="none" w:sz="0" w:space="0" w:color="auto"/>
      </w:divBdr>
    </w:div>
    <w:div w:id="685864096">
      <w:bodyDiv w:val="1"/>
      <w:marLeft w:val="0"/>
      <w:marRight w:val="0"/>
      <w:marTop w:val="0"/>
      <w:marBottom w:val="0"/>
      <w:divBdr>
        <w:top w:val="none" w:sz="0" w:space="0" w:color="auto"/>
        <w:left w:val="none" w:sz="0" w:space="0" w:color="auto"/>
        <w:bottom w:val="none" w:sz="0" w:space="0" w:color="auto"/>
        <w:right w:val="none" w:sz="0" w:space="0" w:color="auto"/>
      </w:divBdr>
    </w:div>
    <w:div w:id="686518342">
      <w:bodyDiv w:val="1"/>
      <w:marLeft w:val="0"/>
      <w:marRight w:val="0"/>
      <w:marTop w:val="0"/>
      <w:marBottom w:val="0"/>
      <w:divBdr>
        <w:top w:val="none" w:sz="0" w:space="0" w:color="auto"/>
        <w:left w:val="none" w:sz="0" w:space="0" w:color="auto"/>
        <w:bottom w:val="none" w:sz="0" w:space="0" w:color="auto"/>
        <w:right w:val="none" w:sz="0" w:space="0" w:color="auto"/>
      </w:divBdr>
    </w:div>
    <w:div w:id="689911759">
      <w:bodyDiv w:val="1"/>
      <w:marLeft w:val="0"/>
      <w:marRight w:val="0"/>
      <w:marTop w:val="0"/>
      <w:marBottom w:val="0"/>
      <w:divBdr>
        <w:top w:val="none" w:sz="0" w:space="0" w:color="auto"/>
        <w:left w:val="none" w:sz="0" w:space="0" w:color="auto"/>
        <w:bottom w:val="none" w:sz="0" w:space="0" w:color="auto"/>
        <w:right w:val="none" w:sz="0" w:space="0" w:color="auto"/>
      </w:divBdr>
    </w:div>
    <w:div w:id="690227744">
      <w:bodyDiv w:val="1"/>
      <w:marLeft w:val="0"/>
      <w:marRight w:val="0"/>
      <w:marTop w:val="0"/>
      <w:marBottom w:val="0"/>
      <w:divBdr>
        <w:top w:val="none" w:sz="0" w:space="0" w:color="auto"/>
        <w:left w:val="none" w:sz="0" w:space="0" w:color="auto"/>
        <w:bottom w:val="none" w:sz="0" w:space="0" w:color="auto"/>
        <w:right w:val="none" w:sz="0" w:space="0" w:color="auto"/>
      </w:divBdr>
    </w:div>
    <w:div w:id="691225060">
      <w:bodyDiv w:val="1"/>
      <w:marLeft w:val="0"/>
      <w:marRight w:val="0"/>
      <w:marTop w:val="0"/>
      <w:marBottom w:val="0"/>
      <w:divBdr>
        <w:top w:val="none" w:sz="0" w:space="0" w:color="auto"/>
        <w:left w:val="none" w:sz="0" w:space="0" w:color="auto"/>
        <w:bottom w:val="none" w:sz="0" w:space="0" w:color="auto"/>
        <w:right w:val="none" w:sz="0" w:space="0" w:color="auto"/>
      </w:divBdr>
    </w:div>
    <w:div w:id="691803367">
      <w:bodyDiv w:val="1"/>
      <w:marLeft w:val="0"/>
      <w:marRight w:val="0"/>
      <w:marTop w:val="0"/>
      <w:marBottom w:val="0"/>
      <w:divBdr>
        <w:top w:val="none" w:sz="0" w:space="0" w:color="auto"/>
        <w:left w:val="none" w:sz="0" w:space="0" w:color="auto"/>
        <w:bottom w:val="none" w:sz="0" w:space="0" w:color="auto"/>
        <w:right w:val="none" w:sz="0" w:space="0" w:color="auto"/>
      </w:divBdr>
    </w:div>
    <w:div w:id="694694047">
      <w:bodyDiv w:val="1"/>
      <w:marLeft w:val="0"/>
      <w:marRight w:val="0"/>
      <w:marTop w:val="0"/>
      <w:marBottom w:val="0"/>
      <w:divBdr>
        <w:top w:val="none" w:sz="0" w:space="0" w:color="auto"/>
        <w:left w:val="none" w:sz="0" w:space="0" w:color="auto"/>
        <w:bottom w:val="none" w:sz="0" w:space="0" w:color="auto"/>
        <w:right w:val="none" w:sz="0" w:space="0" w:color="auto"/>
      </w:divBdr>
    </w:div>
    <w:div w:id="697319839">
      <w:bodyDiv w:val="1"/>
      <w:marLeft w:val="0"/>
      <w:marRight w:val="0"/>
      <w:marTop w:val="0"/>
      <w:marBottom w:val="0"/>
      <w:divBdr>
        <w:top w:val="none" w:sz="0" w:space="0" w:color="auto"/>
        <w:left w:val="none" w:sz="0" w:space="0" w:color="auto"/>
        <w:bottom w:val="none" w:sz="0" w:space="0" w:color="auto"/>
        <w:right w:val="none" w:sz="0" w:space="0" w:color="auto"/>
      </w:divBdr>
    </w:div>
    <w:div w:id="697387879">
      <w:bodyDiv w:val="1"/>
      <w:marLeft w:val="0"/>
      <w:marRight w:val="0"/>
      <w:marTop w:val="0"/>
      <w:marBottom w:val="0"/>
      <w:divBdr>
        <w:top w:val="none" w:sz="0" w:space="0" w:color="auto"/>
        <w:left w:val="none" w:sz="0" w:space="0" w:color="auto"/>
        <w:bottom w:val="none" w:sz="0" w:space="0" w:color="auto"/>
        <w:right w:val="none" w:sz="0" w:space="0" w:color="auto"/>
      </w:divBdr>
    </w:div>
    <w:div w:id="698942024">
      <w:bodyDiv w:val="1"/>
      <w:marLeft w:val="0"/>
      <w:marRight w:val="0"/>
      <w:marTop w:val="0"/>
      <w:marBottom w:val="0"/>
      <w:divBdr>
        <w:top w:val="none" w:sz="0" w:space="0" w:color="auto"/>
        <w:left w:val="none" w:sz="0" w:space="0" w:color="auto"/>
        <w:bottom w:val="none" w:sz="0" w:space="0" w:color="auto"/>
        <w:right w:val="none" w:sz="0" w:space="0" w:color="auto"/>
      </w:divBdr>
    </w:div>
    <w:div w:id="700134331">
      <w:bodyDiv w:val="1"/>
      <w:marLeft w:val="0"/>
      <w:marRight w:val="0"/>
      <w:marTop w:val="0"/>
      <w:marBottom w:val="0"/>
      <w:divBdr>
        <w:top w:val="none" w:sz="0" w:space="0" w:color="auto"/>
        <w:left w:val="none" w:sz="0" w:space="0" w:color="auto"/>
        <w:bottom w:val="none" w:sz="0" w:space="0" w:color="auto"/>
        <w:right w:val="none" w:sz="0" w:space="0" w:color="auto"/>
      </w:divBdr>
    </w:div>
    <w:div w:id="700672575">
      <w:bodyDiv w:val="1"/>
      <w:marLeft w:val="0"/>
      <w:marRight w:val="0"/>
      <w:marTop w:val="0"/>
      <w:marBottom w:val="0"/>
      <w:divBdr>
        <w:top w:val="none" w:sz="0" w:space="0" w:color="auto"/>
        <w:left w:val="none" w:sz="0" w:space="0" w:color="auto"/>
        <w:bottom w:val="none" w:sz="0" w:space="0" w:color="auto"/>
        <w:right w:val="none" w:sz="0" w:space="0" w:color="auto"/>
      </w:divBdr>
    </w:div>
    <w:div w:id="700934698">
      <w:bodyDiv w:val="1"/>
      <w:marLeft w:val="0"/>
      <w:marRight w:val="0"/>
      <w:marTop w:val="0"/>
      <w:marBottom w:val="0"/>
      <w:divBdr>
        <w:top w:val="none" w:sz="0" w:space="0" w:color="auto"/>
        <w:left w:val="none" w:sz="0" w:space="0" w:color="auto"/>
        <w:bottom w:val="none" w:sz="0" w:space="0" w:color="auto"/>
        <w:right w:val="none" w:sz="0" w:space="0" w:color="auto"/>
      </w:divBdr>
    </w:div>
    <w:div w:id="701325008">
      <w:bodyDiv w:val="1"/>
      <w:marLeft w:val="0"/>
      <w:marRight w:val="0"/>
      <w:marTop w:val="0"/>
      <w:marBottom w:val="0"/>
      <w:divBdr>
        <w:top w:val="none" w:sz="0" w:space="0" w:color="auto"/>
        <w:left w:val="none" w:sz="0" w:space="0" w:color="auto"/>
        <w:bottom w:val="none" w:sz="0" w:space="0" w:color="auto"/>
        <w:right w:val="none" w:sz="0" w:space="0" w:color="auto"/>
      </w:divBdr>
    </w:div>
    <w:div w:id="701591898">
      <w:bodyDiv w:val="1"/>
      <w:marLeft w:val="0"/>
      <w:marRight w:val="0"/>
      <w:marTop w:val="0"/>
      <w:marBottom w:val="0"/>
      <w:divBdr>
        <w:top w:val="none" w:sz="0" w:space="0" w:color="auto"/>
        <w:left w:val="none" w:sz="0" w:space="0" w:color="auto"/>
        <w:bottom w:val="none" w:sz="0" w:space="0" w:color="auto"/>
        <w:right w:val="none" w:sz="0" w:space="0" w:color="auto"/>
      </w:divBdr>
    </w:div>
    <w:div w:id="701714170">
      <w:bodyDiv w:val="1"/>
      <w:marLeft w:val="0"/>
      <w:marRight w:val="0"/>
      <w:marTop w:val="0"/>
      <w:marBottom w:val="0"/>
      <w:divBdr>
        <w:top w:val="none" w:sz="0" w:space="0" w:color="auto"/>
        <w:left w:val="none" w:sz="0" w:space="0" w:color="auto"/>
        <w:bottom w:val="none" w:sz="0" w:space="0" w:color="auto"/>
        <w:right w:val="none" w:sz="0" w:space="0" w:color="auto"/>
      </w:divBdr>
    </w:div>
    <w:div w:id="704057563">
      <w:bodyDiv w:val="1"/>
      <w:marLeft w:val="0"/>
      <w:marRight w:val="0"/>
      <w:marTop w:val="0"/>
      <w:marBottom w:val="0"/>
      <w:divBdr>
        <w:top w:val="none" w:sz="0" w:space="0" w:color="auto"/>
        <w:left w:val="none" w:sz="0" w:space="0" w:color="auto"/>
        <w:bottom w:val="none" w:sz="0" w:space="0" w:color="auto"/>
        <w:right w:val="none" w:sz="0" w:space="0" w:color="auto"/>
      </w:divBdr>
    </w:div>
    <w:div w:id="705712175">
      <w:bodyDiv w:val="1"/>
      <w:marLeft w:val="0"/>
      <w:marRight w:val="0"/>
      <w:marTop w:val="0"/>
      <w:marBottom w:val="0"/>
      <w:divBdr>
        <w:top w:val="none" w:sz="0" w:space="0" w:color="auto"/>
        <w:left w:val="none" w:sz="0" w:space="0" w:color="auto"/>
        <w:bottom w:val="none" w:sz="0" w:space="0" w:color="auto"/>
        <w:right w:val="none" w:sz="0" w:space="0" w:color="auto"/>
      </w:divBdr>
    </w:div>
    <w:div w:id="705909844">
      <w:bodyDiv w:val="1"/>
      <w:marLeft w:val="0"/>
      <w:marRight w:val="0"/>
      <w:marTop w:val="0"/>
      <w:marBottom w:val="0"/>
      <w:divBdr>
        <w:top w:val="none" w:sz="0" w:space="0" w:color="auto"/>
        <w:left w:val="none" w:sz="0" w:space="0" w:color="auto"/>
        <w:bottom w:val="none" w:sz="0" w:space="0" w:color="auto"/>
        <w:right w:val="none" w:sz="0" w:space="0" w:color="auto"/>
      </w:divBdr>
    </w:div>
    <w:div w:id="706374024">
      <w:bodyDiv w:val="1"/>
      <w:marLeft w:val="0"/>
      <w:marRight w:val="0"/>
      <w:marTop w:val="0"/>
      <w:marBottom w:val="0"/>
      <w:divBdr>
        <w:top w:val="none" w:sz="0" w:space="0" w:color="auto"/>
        <w:left w:val="none" w:sz="0" w:space="0" w:color="auto"/>
        <w:bottom w:val="none" w:sz="0" w:space="0" w:color="auto"/>
        <w:right w:val="none" w:sz="0" w:space="0" w:color="auto"/>
      </w:divBdr>
    </w:div>
    <w:div w:id="709382552">
      <w:bodyDiv w:val="1"/>
      <w:marLeft w:val="0"/>
      <w:marRight w:val="0"/>
      <w:marTop w:val="0"/>
      <w:marBottom w:val="0"/>
      <w:divBdr>
        <w:top w:val="none" w:sz="0" w:space="0" w:color="auto"/>
        <w:left w:val="none" w:sz="0" w:space="0" w:color="auto"/>
        <w:bottom w:val="none" w:sz="0" w:space="0" w:color="auto"/>
        <w:right w:val="none" w:sz="0" w:space="0" w:color="auto"/>
      </w:divBdr>
    </w:div>
    <w:div w:id="709575169">
      <w:bodyDiv w:val="1"/>
      <w:marLeft w:val="0"/>
      <w:marRight w:val="0"/>
      <w:marTop w:val="0"/>
      <w:marBottom w:val="0"/>
      <w:divBdr>
        <w:top w:val="none" w:sz="0" w:space="0" w:color="auto"/>
        <w:left w:val="none" w:sz="0" w:space="0" w:color="auto"/>
        <w:bottom w:val="none" w:sz="0" w:space="0" w:color="auto"/>
        <w:right w:val="none" w:sz="0" w:space="0" w:color="auto"/>
      </w:divBdr>
    </w:div>
    <w:div w:id="720716756">
      <w:bodyDiv w:val="1"/>
      <w:marLeft w:val="0"/>
      <w:marRight w:val="0"/>
      <w:marTop w:val="0"/>
      <w:marBottom w:val="0"/>
      <w:divBdr>
        <w:top w:val="none" w:sz="0" w:space="0" w:color="auto"/>
        <w:left w:val="none" w:sz="0" w:space="0" w:color="auto"/>
        <w:bottom w:val="none" w:sz="0" w:space="0" w:color="auto"/>
        <w:right w:val="none" w:sz="0" w:space="0" w:color="auto"/>
      </w:divBdr>
    </w:div>
    <w:div w:id="721446055">
      <w:bodyDiv w:val="1"/>
      <w:marLeft w:val="0"/>
      <w:marRight w:val="0"/>
      <w:marTop w:val="0"/>
      <w:marBottom w:val="0"/>
      <w:divBdr>
        <w:top w:val="none" w:sz="0" w:space="0" w:color="auto"/>
        <w:left w:val="none" w:sz="0" w:space="0" w:color="auto"/>
        <w:bottom w:val="none" w:sz="0" w:space="0" w:color="auto"/>
        <w:right w:val="none" w:sz="0" w:space="0" w:color="auto"/>
      </w:divBdr>
    </w:div>
    <w:div w:id="726875667">
      <w:bodyDiv w:val="1"/>
      <w:marLeft w:val="0"/>
      <w:marRight w:val="0"/>
      <w:marTop w:val="0"/>
      <w:marBottom w:val="0"/>
      <w:divBdr>
        <w:top w:val="none" w:sz="0" w:space="0" w:color="auto"/>
        <w:left w:val="none" w:sz="0" w:space="0" w:color="auto"/>
        <w:bottom w:val="none" w:sz="0" w:space="0" w:color="auto"/>
        <w:right w:val="none" w:sz="0" w:space="0" w:color="auto"/>
      </w:divBdr>
    </w:div>
    <w:div w:id="727387926">
      <w:bodyDiv w:val="1"/>
      <w:marLeft w:val="0"/>
      <w:marRight w:val="0"/>
      <w:marTop w:val="0"/>
      <w:marBottom w:val="0"/>
      <w:divBdr>
        <w:top w:val="none" w:sz="0" w:space="0" w:color="auto"/>
        <w:left w:val="none" w:sz="0" w:space="0" w:color="auto"/>
        <w:bottom w:val="none" w:sz="0" w:space="0" w:color="auto"/>
        <w:right w:val="none" w:sz="0" w:space="0" w:color="auto"/>
      </w:divBdr>
      <w:divsChild>
        <w:div w:id="17826452">
          <w:marLeft w:val="480"/>
          <w:marRight w:val="0"/>
          <w:marTop w:val="0"/>
          <w:marBottom w:val="0"/>
          <w:divBdr>
            <w:top w:val="none" w:sz="0" w:space="0" w:color="auto"/>
            <w:left w:val="none" w:sz="0" w:space="0" w:color="auto"/>
            <w:bottom w:val="none" w:sz="0" w:space="0" w:color="auto"/>
            <w:right w:val="none" w:sz="0" w:space="0" w:color="auto"/>
          </w:divBdr>
        </w:div>
        <w:div w:id="25445888">
          <w:marLeft w:val="480"/>
          <w:marRight w:val="0"/>
          <w:marTop w:val="0"/>
          <w:marBottom w:val="0"/>
          <w:divBdr>
            <w:top w:val="none" w:sz="0" w:space="0" w:color="auto"/>
            <w:left w:val="none" w:sz="0" w:space="0" w:color="auto"/>
            <w:bottom w:val="none" w:sz="0" w:space="0" w:color="auto"/>
            <w:right w:val="none" w:sz="0" w:space="0" w:color="auto"/>
          </w:divBdr>
        </w:div>
        <w:div w:id="26032985">
          <w:marLeft w:val="480"/>
          <w:marRight w:val="0"/>
          <w:marTop w:val="0"/>
          <w:marBottom w:val="0"/>
          <w:divBdr>
            <w:top w:val="none" w:sz="0" w:space="0" w:color="auto"/>
            <w:left w:val="none" w:sz="0" w:space="0" w:color="auto"/>
            <w:bottom w:val="none" w:sz="0" w:space="0" w:color="auto"/>
            <w:right w:val="none" w:sz="0" w:space="0" w:color="auto"/>
          </w:divBdr>
        </w:div>
        <w:div w:id="62064504">
          <w:marLeft w:val="480"/>
          <w:marRight w:val="0"/>
          <w:marTop w:val="0"/>
          <w:marBottom w:val="0"/>
          <w:divBdr>
            <w:top w:val="none" w:sz="0" w:space="0" w:color="auto"/>
            <w:left w:val="none" w:sz="0" w:space="0" w:color="auto"/>
            <w:bottom w:val="none" w:sz="0" w:space="0" w:color="auto"/>
            <w:right w:val="none" w:sz="0" w:space="0" w:color="auto"/>
          </w:divBdr>
        </w:div>
        <w:div w:id="125710340">
          <w:marLeft w:val="480"/>
          <w:marRight w:val="0"/>
          <w:marTop w:val="0"/>
          <w:marBottom w:val="0"/>
          <w:divBdr>
            <w:top w:val="none" w:sz="0" w:space="0" w:color="auto"/>
            <w:left w:val="none" w:sz="0" w:space="0" w:color="auto"/>
            <w:bottom w:val="none" w:sz="0" w:space="0" w:color="auto"/>
            <w:right w:val="none" w:sz="0" w:space="0" w:color="auto"/>
          </w:divBdr>
        </w:div>
        <w:div w:id="212619067">
          <w:marLeft w:val="480"/>
          <w:marRight w:val="0"/>
          <w:marTop w:val="0"/>
          <w:marBottom w:val="0"/>
          <w:divBdr>
            <w:top w:val="none" w:sz="0" w:space="0" w:color="auto"/>
            <w:left w:val="none" w:sz="0" w:space="0" w:color="auto"/>
            <w:bottom w:val="none" w:sz="0" w:space="0" w:color="auto"/>
            <w:right w:val="none" w:sz="0" w:space="0" w:color="auto"/>
          </w:divBdr>
        </w:div>
        <w:div w:id="262569774">
          <w:marLeft w:val="480"/>
          <w:marRight w:val="0"/>
          <w:marTop w:val="0"/>
          <w:marBottom w:val="0"/>
          <w:divBdr>
            <w:top w:val="none" w:sz="0" w:space="0" w:color="auto"/>
            <w:left w:val="none" w:sz="0" w:space="0" w:color="auto"/>
            <w:bottom w:val="none" w:sz="0" w:space="0" w:color="auto"/>
            <w:right w:val="none" w:sz="0" w:space="0" w:color="auto"/>
          </w:divBdr>
        </w:div>
        <w:div w:id="299966489">
          <w:marLeft w:val="480"/>
          <w:marRight w:val="0"/>
          <w:marTop w:val="0"/>
          <w:marBottom w:val="0"/>
          <w:divBdr>
            <w:top w:val="none" w:sz="0" w:space="0" w:color="auto"/>
            <w:left w:val="none" w:sz="0" w:space="0" w:color="auto"/>
            <w:bottom w:val="none" w:sz="0" w:space="0" w:color="auto"/>
            <w:right w:val="none" w:sz="0" w:space="0" w:color="auto"/>
          </w:divBdr>
        </w:div>
        <w:div w:id="517356425">
          <w:marLeft w:val="480"/>
          <w:marRight w:val="0"/>
          <w:marTop w:val="0"/>
          <w:marBottom w:val="0"/>
          <w:divBdr>
            <w:top w:val="none" w:sz="0" w:space="0" w:color="auto"/>
            <w:left w:val="none" w:sz="0" w:space="0" w:color="auto"/>
            <w:bottom w:val="none" w:sz="0" w:space="0" w:color="auto"/>
            <w:right w:val="none" w:sz="0" w:space="0" w:color="auto"/>
          </w:divBdr>
        </w:div>
        <w:div w:id="571476826">
          <w:marLeft w:val="480"/>
          <w:marRight w:val="0"/>
          <w:marTop w:val="0"/>
          <w:marBottom w:val="0"/>
          <w:divBdr>
            <w:top w:val="none" w:sz="0" w:space="0" w:color="auto"/>
            <w:left w:val="none" w:sz="0" w:space="0" w:color="auto"/>
            <w:bottom w:val="none" w:sz="0" w:space="0" w:color="auto"/>
            <w:right w:val="none" w:sz="0" w:space="0" w:color="auto"/>
          </w:divBdr>
        </w:div>
        <w:div w:id="635179918">
          <w:marLeft w:val="480"/>
          <w:marRight w:val="0"/>
          <w:marTop w:val="0"/>
          <w:marBottom w:val="0"/>
          <w:divBdr>
            <w:top w:val="none" w:sz="0" w:space="0" w:color="auto"/>
            <w:left w:val="none" w:sz="0" w:space="0" w:color="auto"/>
            <w:bottom w:val="none" w:sz="0" w:space="0" w:color="auto"/>
            <w:right w:val="none" w:sz="0" w:space="0" w:color="auto"/>
          </w:divBdr>
        </w:div>
        <w:div w:id="677270678">
          <w:marLeft w:val="480"/>
          <w:marRight w:val="0"/>
          <w:marTop w:val="0"/>
          <w:marBottom w:val="0"/>
          <w:divBdr>
            <w:top w:val="none" w:sz="0" w:space="0" w:color="auto"/>
            <w:left w:val="none" w:sz="0" w:space="0" w:color="auto"/>
            <w:bottom w:val="none" w:sz="0" w:space="0" w:color="auto"/>
            <w:right w:val="none" w:sz="0" w:space="0" w:color="auto"/>
          </w:divBdr>
        </w:div>
        <w:div w:id="728959606">
          <w:marLeft w:val="480"/>
          <w:marRight w:val="0"/>
          <w:marTop w:val="0"/>
          <w:marBottom w:val="0"/>
          <w:divBdr>
            <w:top w:val="none" w:sz="0" w:space="0" w:color="auto"/>
            <w:left w:val="none" w:sz="0" w:space="0" w:color="auto"/>
            <w:bottom w:val="none" w:sz="0" w:space="0" w:color="auto"/>
            <w:right w:val="none" w:sz="0" w:space="0" w:color="auto"/>
          </w:divBdr>
        </w:div>
        <w:div w:id="732433918">
          <w:marLeft w:val="480"/>
          <w:marRight w:val="0"/>
          <w:marTop w:val="0"/>
          <w:marBottom w:val="0"/>
          <w:divBdr>
            <w:top w:val="none" w:sz="0" w:space="0" w:color="auto"/>
            <w:left w:val="none" w:sz="0" w:space="0" w:color="auto"/>
            <w:bottom w:val="none" w:sz="0" w:space="0" w:color="auto"/>
            <w:right w:val="none" w:sz="0" w:space="0" w:color="auto"/>
          </w:divBdr>
        </w:div>
        <w:div w:id="733820054">
          <w:marLeft w:val="480"/>
          <w:marRight w:val="0"/>
          <w:marTop w:val="0"/>
          <w:marBottom w:val="0"/>
          <w:divBdr>
            <w:top w:val="none" w:sz="0" w:space="0" w:color="auto"/>
            <w:left w:val="none" w:sz="0" w:space="0" w:color="auto"/>
            <w:bottom w:val="none" w:sz="0" w:space="0" w:color="auto"/>
            <w:right w:val="none" w:sz="0" w:space="0" w:color="auto"/>
          </w:divBdr>
        </w:div>
        <w:div w:id="736434390">
          <w:marLeft w:val="480"/>
          <w:marRight w:val="0"/>
          <w:marTop w:val="0"/>
          <w:marBottom w:val="0"/>
          <w:divBdr>
            <w:top w:val="none" w:sz="0" w:space="0" w:color="auto"/>
            <w:left w:val="none" w:sz="0" w:space="0" w:color="auto"/>
            <w:bottom w:val="none" w:sz="0" w:space="0" w:color="auto"/>
            <w:right w:val="none" w:sz="0" w:space="0" w:color="auto"/>
          </w:divBdr>
        </w:div>
        <w:div w:id="763189741">
          <w:marLeft w:val="480"/>
          <w:marRight w:val="0"/>
          <w:marTop w:val="0"/>
          <w:marBottom w:val="0"/>
          <w:divBdr>
            <w:top w:val="none" w:sz="0" w:space="0" w:color="auto"/>
            <w:left w:val="none" w:sz="0" w:space="0" w:color="auto"/>
            <w:bottom w:val="none" w:sz="0" w:space="0" w:color="auto"/>
            <w:right w:val="none" w:sz="0" w:space="0" w:color="auto"/>
          </w:divBdr>
        </w:div>
        <w:div w:id="764037491">
          <w:marLeft w:val="480"/>
          <w:marRight w:val="0"/>
          <w:marTop w:val="0"/>
          <w:marBottom w:val="0"/>
          <w:divBdr>
            <w:top w:val="none" w:sz="0" w:space="0" w:color="auto"/>
            <w:left w:val="none" w:sz="0" w:space="0" w:color="auto"/>
            <w:bottom w:val="none" w:sz="0" w:space="0" w:color="auto"/>
            <w:right w:val="none" w:sz="0" w:space="0" w:color="auto"/>
          </w:divBdr>
        </w:div>
        <w:div w:id="776217295">
          <w:marLeft w:val="480"/>
          <w:marRight w:val="0"/>
          <w:marTop w:val="0"/>
          <w:marBottom w:val="0"/>
          <w:divBdr>
            <w:top w:val="none" w:sz="0" w:space="0" w:color="auto"/>
            <w:left w:val="none" w:sz="0" w:space="0" w:color="auto"/>
            <w:bottom w:val="none" w:sz="0" w:space="0" w:color="auto"/>
            <w:right w:val="none" w:sz="0" w:space="0" w:color="auto"/>
          </w:divBdr>
        </w:div>
        <w:div w:id="791172413">
          <w:marLeft w:val="480"/>
          <w:marRight w:val="0"/>
          <w:marTop w:val="0"/>
          <w:marBottom w:val="0"/>
          <w:divBdr>
            <w:top w:val="none" w:sz="0" w:space="0" w:color="auto"/>
            <w:left w:val="none" w:sz="0" w:space="0" w:color="auto"/>
            <w:bottom w:val="none" w:sz="0" w:space="0" w:color="auto"/>
            <w:right w:val="none" w:sz="0" w:space="0" w:color="auto"/>
          </w:divBdr>
        </w:div>
        <w:div w:id="813528256">
          <w:marLeft w:val="480"/>
          <w:marRight w:val="0"/>
          <w:marTop w:val="0"/>
          <w:marBottom w:val="0"/>
          <w:divBdr>
            <w:top w:val="none" w:sz="0" w:space="0" w:color="auto"/>
            <w:left w:val="none" w:sz="0" w:space="0" w:color="auto"/>
            <w:bottom w:val="none" w:sz="0" w:space="0" w:color="auto"/>
            <w:right w:val="none" w:sz="0" w:space="0" w:color="auto"/>
          </w:divBdr>
        </w:div>
        <w:div w:id="826364935">
          <w:marLeft w:val="480"/>
          <w:marRight w:val="0"/>
          <w:marTop w:val="0"/>
          <w:marBottom w:val="0"/>
          <w:divBdr>
            <w:top w:val="none" w:sz="0" w:space="0" w:color="auto"/>
            <w:left w:val="none" w:sz="0" w:space="0" w:color="auto"/>
            <w:bottom w:val="none" w:sz="0" w:space="0" w:color="auto"/>
            <w:right w:val="none" w:sz="0" w:space="0" w:color="auto"/>
          </w:divBdr>
        </w:div>
        <w:div w:id="843593678">
          <w:marLeft w:val="480"/>
          <w:marRight w:val="0"/>
          <w:marTop w:val="0"/>
          <w:marBottom w:val="0"/>
          <w:divBdr>
            <w:top w:val="none" w:sz="0" w:space="0" w:color="auto"/>
            <w:left w:val="none" w:sz="0" w:space="0" w:color="auto"/>
            <w:bottom w:val="none" w:sz="0" w:space="0" w:color="auto"/>
            <w:right w:val="none" w:sz="0" w:space="0" w:color="auto"/>
          </w:divBdr>
        </w:div>
        <w:div w:id="856190965">
          <w:marLeft w:val="480"/>
          <w:marRight w:val="0"/>
          <w:marTop w:val="0"/>
          <w:marBottom w:val="0"/>
          <w:divBdr>
            <w:top w:val="none" w:sz="0" w:space="0" w:color="auto"/>
            <w:left w:val="none" w:sz="0" w:space="0" w:color="auto"/>
            <w:bottom w:val="none" w:sz="0" w:space="0" w:color="auto"/>
            <w:right w:val="none" w:sz="0" w:space="0" w:color="auto"/>
          </w:divBdr>
        </w:div>
        <w:div w:id="894895573">
          <w:marLeft w:val="480"/>
          <w:marRight w:val="0"/>
          <w:marTop w:val="0"/>
          <w:marBottom w:val="0"/>
          <w:divBdr>
            <w:top w:val="none" w:sz="0" w:space="0" w:color="auto"/>
            <w:left w:val="none" w:sz="0" w:space="0" w:color="auto"/>
            <w:bottom w:val="none" w:sz="0" w:space="0" w:color="auto"/>
            <w:right w:val="none" w:sz="0" w:space="0" w:color="auto"/>
          </w:divBdr>
        </w:div>
        <w:div w:id="948005100">
          <w:marLeft w:val="480"/>
          <w:marRight w:val="0"/>
          <w:marTop w:val="0"/>
          <w:marBottom w:val="0"/>
          <w:divBdr>
            <w:top w:val="none" w:sz="0" w:space="0" w:color="auto"/>
            <w:left w:val="none" w:sz="0" w:space="0" w:color="auto"/>
            <w:bottom w:val="none" w:sz="0" w:space="0" w:color="auto"/>
            <w:right w:val="none" w:sz="0" w:space="0" w:color="auto"/>
          </w:divBdr>
        </w:div>
        <w:div w:id="951009404">
          <w:marLeft w:val="480"/>
          <w:marRight w:val="0"/>
          <w:marTop w:val="0"/>
          <w:marBottom w:val="0"/>
          <w:divBdr>
            <w:top w:val="none" w:sz="0" w:space="0" w:color="auto"/>
            <w:left w:val="none" w:sz="0" w:space="0" w:color="auto"/>
            <w:bottom w:val="none" w:sz="0" w:space="0" w:color="auto"/>
            <w:right w:val="none" w:sz="0" w:space="0" w:color="auto"/>
          </w:divBdr>
        </w:div>
        <w:div w:id="952830810">
          <w:marLeft w:val="480"/>
          <w:marRight w:val="0"/>
          <w:marTop w:val="0"/>
          <w:marBottom w:val="0"/>
          <w:divBdr>
            <w:top w:val="none" w:sz="0" w:space="0" w:color="auto"/>
            <w:left w:val="none" w:sz="0" w:space="0" w:color="auto"/>
            <w:bottom w:val="none" w:sz="0" w:space="0" w:color="auto"/>
            <w:right w:val="none" w:sz="0" w:space="0" w:color="auto"/>
          </w:divBdr>
        </w:div>
        <w:div w:id="971012810">
          <w:marLeft w:val="480"/>
          <w:marRight w:val="0"/>
          <w:marTop w:val="0"/>
          <w:marBottom w:val="0"/>
          <w:divBdr>
            <w:top w:val="none" w:sz="0" w:space="0" w:color="auto"/>
            <w:left w:val="none" w:sz="0" w:space="0" w:color="auto"/>
            <w:bottom w:val="none" w:sz="0" w:space="0" w:color="auto"/>
            <w:right w:val="none" w:sz="0" w:space="0" w:color="auto"/>
          </w:divBdr>
        </w:div>
        <w:div w:id="1059599206">
          <w:marLeft w:val="480"/>
          <w:marRight w:val="0"/>
          <w:marTop w:val="0"/>
          <w:marBottom w:val="0"/>
          <w:divBdr>
            <w:top w:val="none" w:sz="0" w:space="0" w:color="auto"/>
            <w:left w:val="none" w:sz="0" w:space="0" w:color="auto"/>
            <w:bottom w:val="none" w:sz="0" w:space="0" w:color="auto"/>
            <w:right w:val="none" w:sz="0" w:space="0" w:color="auto"/>
          </w:divBdr>
        </w:div>
        <w:div w:id="1078791351">
          <w:marLeft w:val="480"/>
          <w:marRight w:val="0"/>
          <w:marTop w:val="0"/>
          <w:marBottom w:val="0"/>
          <w:divBdr>
            <w:top w:val="none" w:sz="0" w:space="0" w:color="auto"/>
            <w:left w:val="none" w:sz="0" w:space="0" w:color="auto"/>
            <w:bottom w:val="none" w:sz="0" w:space="0" w:color="auto"/>
            <w:right w:val="none" w:sz="0" w:space="0" w:color="auto"/>
          </w:divBdr>
        </w:div>
        <w:div w:id="1129741775">
          <w:marLeft w:val="480"/>
          <w:marRight w:val="0"/>
          <w:marTop w:val="0"/>
          <w:marBottom w:val="0"/>
          <w:divBdr>
            <w:top w:val="none" w:sz="0" w:space="0" w:color="auto"/>
            <w:left w:val="none" w:sz="0" w:space="0" w:color="auto"/>
            <w:bottom w:val="none" w:sz="0" w:space="0" w:color="auto"/>
            <w:right w:val="none" w:sz="0" w:space="0" w:color="auto"/>
          </w:divBdr>
        </w:div>
        <w:div w:id="1149058122">
          <w:marLeft w:val="480"/>
          <w:marRight w:val="0"/>
          <w:marTop w:val="0"/>
          <w:marBottom w:val="0"/>
          <w:divBdr>
            <w:top w:val="none" w:sz="0" w:space="0" w:color="auto"/>
            <w:left w:val="none" w:sz="0" w:space="0" w:color="auto"/>
            <w:bottom w:val="none" w:sz="0" w:space="0" w:color="auto"/>
            <w:right w:val="none" w:sz="0" w:space="0" w:color="auto"/>
          </w:divBdr>
        </w:div>
        <w:div w:id="1163080983">
          <w:marLeft w:val="480"/>
          <w:marRight w:val="0"/>
          <w:marTop w:val="0"/>
          <w:marBottom w:val="0"/>
          <w:divBdr>
            <w:top w:val="none" w:sz="0" w:space="0" w:color="auto"/>
            <w:left w:val="none" w:sz="0" w:space="0" w:color="auto"/>
            <w:bottom w:val="none" w:sz="0" w:space="0" w:color="auto"/>
            <w:right w:val="none" w:sz="0" w:space="0" w:color="auto"/>
          </w:divBdr>
        </w:div>
        <w:div w:id="1248079572">
          <w:marLeft w:val="480"/>
          <w:marRight w:val="0"/>
          <w:marTop w:val="0"/>
          <w:marBottom w:val="0"/>
          <w:divBdr>
            <w:top w:val="none" w:sz="0" w:space="0" w:color="auto"/>
            <w:left w:val="none" w:sz="0" w:space="0" w:color="auto"/>
            <w:bottom w:val="none" w:sz="0" w:space="0" w:color="auto"/>
            <w:right w:val="none" w:sz="0" w:space="0" w:color="auto"/>
          </w:divBdr>
        </w:div>
        <w:div w:id="1250234884">
          <w:marLeft w:val="480"/>
          <w:marRight w:val="0"/>
          <w:marTop w:val="0"/>
          <w:marBottom w:val="0"/>
          <w:divBdr>
            <w:top w:val="none" w:sz="0" w:space="0" w:color="auto"/>
            <w:left w:val="none" w:sz="0" w:space="0" w:color="auto"/>
            <w:bottom w:val="none" w:sz="0" w:space="0" w:color="auto"/>
            <w:right w:val="none" w:sz="0" w:space="0" w:color="auto"/>
          </w:divBdr>
        </w:div>
        <w:div w:id="1297376628">
          <w:marLeft w:val="480"/>
          <w:marRight w:val="0"/>
          <w:marTop w:val="0"/>
          <w:marBottom w:val="0"/>
          <w:divBdr>
            <w:top w:val="none" w:sz="0" w:space="0" w:color="auto"/>
            <w:left w:val="none" w:sz="0" w:space="0" w:color="auto"/>
            <w:bottom w:val="none" w:sz="0" w:space="0" w:color="auto"/>
            <w:right w:val="none" w:sz="0" w:space="0" w:color="auto"/>
          </w:divBdr>
        </w:div>
        <w:div w:id="1310327976">
          <w:marLeft w:val="480"/>
          <w:marRight w:val="0"/>
          <w:marTop w:val="0"/>
          <w:marBottom w:val="0"/>
          <w:divBdr>
            <w:top w:val="none" w:sz="0" w:space="0" w:color="auto"/>
            <w:left w:val="none" w:sz="0" w:space="0" w:color="auto"/>
            <w:bottom w:val="none" w:sz="0" w:space="0" w:color="auto"/>
            <w:right w:val="none" w:sz="0" w:space="0" w:color="auto"/>
          </w:divBdr>
        </w:div>
        <w:div w:id="1410805290">
          <w:marLeft w:val="480"/>
          <w:marRight w:val="0"/>
          <w:marTop w:val="0"/>
          <w:marBottom w:val="0"/>
          <w:divBdr>
            <w:top w:val="none" w:sz="0" w:space="0" w:color="auto"/>
            <w:left w:val="none" w:sz="0" w:space="0" w:color="auto"/>
            <w:bottom w:val="none" w:sz="0" w:space="0" w:color="auto"/>
            <w:right w:val="none" w:sz="0" w:space="0" w:color="auto"/>
          </w:divBdr>
        </w:div>
        <w:div w:id="1424378342">
          <w:marLeft w:val="480"/>
          <w:marRight w:val="0"/>
          <w:marTop w:val="0"/>
          <w:marBottom w:val="0"/>
          <w:divBdr>
            <w:top w:val="none" w:sz="0" w:space="0" w:color="auto"/>
            <w:left w:val="none" w:sz="0" w:space="0" w:color="auto"/>
            <w:bottom w:val="none" w:sz="0" w:space="0" w:color="auto"/>
            <w:right w:val="none" w:sz="0" w:space="0" w:color="auto"/>
          </w:divBdr>
        </w:div>
        <w:div w:id="1437557803">
          <w:marLeft w:val="480"/>
          <w:marRight w:val="0"/>
          <w:marTop w:val="0"/>
          <w:marBottom w:val="0"/>
          <w:divBdr>
            <w:top w:val="none" w:sz="0" w:space="0" w:color="auto"/>
            <w:left w:val="none" w:sz="0" w:space="0" w:color="auto"/>
            <w:bottom w:val="none" w:sz="0" w:space="0" w:color="auto"/>
            <w:right w:val="none" w:sz="0" w:space="0" w:color="auto"/>
          </w:divBdr>
        </w:div>
        <w:div w:id="1450079365">
          <w:marLeft w:val="480"/>
          <w:marRight w:val="0"/>
          <w:marTop w:val="0"/>
          <w:marBottom w:val="0"/>
          <w:divBdr>
            <w:top w:val="none" w:sz="0" w:space="0" w:color="auto"/>
            <w:left w:val="none" w:sz="0" w:space="0" w:color="auto"/>
            <w:bottom w:val="none" w:sz="0" w:space="0" w:color="auto"/>
            <w:right w:val="none" w:sz="0" w:space="0" w:color="auto"/>
          </w:divBdr>
        </w:div>
        <w:div w:id="1462848375">
          <w:marLeft w:val="480"/>
          <w:marRight w:val="0"/>
          <w:marTop w:val="0"/>
          <w:marBottom w:val="0"/>
          <w:divBdr>
            <w:top w:val="none" w:sz="0" w:space="0" w:color="auto"/>
            <w:left w:val="none" w:sz="0" w:space="0" w:color="auto"/>
            <w:bottom w:val="none" w:sz="0" w:space="0" w:color="auto"/>
            <w:right w:val="none" w:sz="0" w:space="0" w:color="auto"/>
          </w:divBdr>
        </w:div>
        <w:div w:id="1483504446">
          <w:marLeft w:val="480"/>
          <w:marRight w:val="0"/>
          <w:marTop w:val="0"/>
          <w:marBottom w:val="0"/>
          <w:divBdr>
            <w:top w:val="none" w:sz="0" w:space="0" w:color="auto"/>
            <w:left w:val="none" w:sz="0" w:space="0" w:color="auto"/>
            <w:bottom w:val="none" w:sz="0" w:space="0" w:color="auto"/>
            <w:right w:val="none" w:sz="0" w:space="0" w:color="auto"/>
          </w:divBdr>
        </w:div>
        <w:div w:id="1539588434">
          <w:marLeft w:val="480"/>
          <w:marRight w:val="0"/>
          <w:marTop w:val="0"/>
          <w:marBottom w:val="0"/>
          <w:divBdr>
            <w:top w:val="none" w:sz="0" w:space="0" w:color="auto"/>
            <w:left w:val="none" w:sz="0" w:space="0" w:color="auto"/>
            <w:bottom w:val="none" w:sz="0" w:space="0" w:color="auto"/>
            <w:right w:val="none" w:sz="0" w:space="0" w:color="auto"/>
          </w:divBdr>
        </w:div>
        <w:div w:id="1606113618">
          <w:marLeft w:val="480"/>
          <w:marRight w:val="0"/>
          <w:marTop w:val="0"/>
          <w:marBottom w:val="0"/>
          <w:divBdr>
            <w:top w:val="none" w:sz="0" w:space="0" w:color="auto"/>
            <w:left w:val="none" w:sz="0" w:space="0" w:color="auto"/>
            <w:bottom w:val="none" w:sz="0" w:space="0" w:color="auto"/>
            <w:right w:val="none" w:sz="0" w:space="0" w:color="auto"/>
          </w:divBdr>
        </w:div>
        <w:div w:id="1666738128">
          <w:marLeft w:val="480"/>
          <w:marRight w:val="0"/>
          <w:marTop w:val="0"/>
          <w:marBottom w:val="0"/>
          <w:divBdr>
            <w:top w:val="none" w:sz="0" w:space="0" w:color="auto"/>
            <w:left w:val="none" w:sz="0" w:space="0" w:color="auto"/>
            <w:bottom w:val="none" w:sz="0" w:space="0" w:color="auto"/>
            <w:right w:val="none" w:sz="0" w:space="0" w:color="auto"/>
          </w:divBdr>
        </w:div>
        <w:div w:id="1671105852">
          <w:marLeft w:val="480"/>
          <w:marRight w:val="0"/>
          <w:marTop w:val="0"/>
          <w:marBottom w:val="0"/>
          <w:divBdr>
            <w:top w:val="none" w:sz="0" w:space="0" w:color="auto"/>
            <w:left w:val="none" w:sz="0" w:space="0" w:color="auto"/>
            <w:bottom w:val="none" w:sz="0" w:space="0" w:color="auto"/>
            <w:right w:val="none" w:sz="0" w:space="0" w:color="auto"/>
          </w:divBdr>
        </w:div>
        <w:div w:id="1673026451">
          <w:marLeft w:val="480"/>
          <w:marRight w:val="0"/>
          <w:marTop w:val="0"/>
          <w:marBottom w:val="0"/>
          <w:divBdr>
            <w:top w:val="none" w:sz="0" w:space="0" w:color="auto"/>
            <w:left w:val="none" w:sz="0" w:space="0" w:color="auto"/>
            <w:bottom w:val="none" w:sz="0" w:space="0" w:color="auto"/>
            <w:right w:val="none" w:sz="0" w:space="0" w:color="auto"/>
          </w:divBdr>
        </w:div>
        <w:div w:id="1716076134">
          <w:marLeft w:val="480"/>
          <w:marRight w:val="0"/>
          <w:marTop w:val="0"/>
          <w:marBottom w:val="0"/>
          <w:divBdr>
            <w:top w:val="none" w:sz="0" w:space="0" w:color="auto"/>
            <w:left w:val="none" w:sz="0" w:space="0" w:color="auto"/>
            <w:bottom w:val="none" w:sz="0" w:space="0" w:color="auto"/>
            <w:right w:val="none" w:sz="0" w:space="0" w:color="auto"/>
          </w:divBdr>
        </w:div>
        <w:div w:id="1743141001">
          <w:marLeft w:val="480"/>
          <w:marRight w:val="0"/>
          <w:marTop w:val="0"/>
          <w:marBottom w:val="0"/>
          <w:divBdr>
            <w:top w:val="none" w:sz="0" w:space="0" w:color="auto"/>
            <w:left w:val="none" w:sz="0" w:space="0" w:color="auto"/>
            <w:bottom w:val="none" w:sz="0" w:space="0" w:color="auto"/>
            <w:right w:val="none" w:sz="0" w:space="0" w:color="auto"/>
          </w:divBdr>
        </w:div>
        <w:div w:id="1759330591">
          <w:marLeft w:val="480"/>
          <w:marRight w:val="0"/>
          <w:marTop w:val="0"/>
          <w:marBottom w:val="0"/>
          <w:divBdr>
            <w:top w:val="none" w:sz="0" w:space="0" w:color="auto"/>
            <w:left w:val="none" w:sz="0" w:space="0" w:color="auto"/>
            <w:bottom w:val="none" w:sz="0" w:space="0" w:color="auto"/>
            <w:right w:val="none" w:sz="0" w:space="0" w:color="auto"/>
          </w:divBdr>
        </w:div>
        <w:div w:id="1769344790">
          <w:marLeft w:val="480"/>
          <w:marRight w:val="0"/>
          <w:marTop w:val="0"/>
          <w:marBottom w:val="0"/>
          <w:divBdr>
            <w:top w:val="none" w:sz="0" w:space="0" w:color="auto"/>
            <w:left w:val="none" w:sz="0" w:space="0" w:color="auto"/>
            <w:bottom w:val="none" w:sz="0" w:space="0" w:color="auto"/>
            <w:right w:val="none" w:sz="0" w:space="0" w:color="auto"/>
          </w:divBdr>
        </w:div>
        <w:div w:id="1806776301">
          <w:marLeft w:val="480"/>
          <w:marRight w:val="0"/>
          <w:marTop w:val="0"/>
          <w:marBottom w:val="0"/>
          <w:divBdr>
            <w:top w:val="none" w:sz="0" w:space="0" w:color="auto"/>
            <w:left w:val="none" w:sz="0" w:space="0" w:color="auto"/>
            <w:bottom w:val="none" w:sz="0" w:space="0" w:color="auto"/>
            <w:right w:val="none" w:sz="0" w:space="0" w:color="auto"/>
          </w:divBdr>
        </w:div>
        <w:div w:id="1813982803">
          <w:marLeft w:val="480"/>
          <w:marRight w:val="0"/>
          <w:marTop w:val="0"/>
          <w:marBottom w:val="0"/>
          <w:divBdr>
            <w:top w:val="none" w:sz="0" w:space="0" w:color="auto"/>
            <w:left w:val="none" w:sz="0" w:space="0" w:color="auto"/>
            <w:bottom w:val="none" w:sz="0" w:space="0" w:color="auto"/>
            <w:right w:val="none" w:sz="0" w:space="0" w:color="auto"/>
          </w:divBdr>
        </w:div>
        <w:div w:id="1821535932">
          <w:marLeft w:val="480"/>
          <w:marRight w:val="0"/>
          <w:marTop w:val="0"/>
          <w:marBottom w:val="0"/>
          <w:divBdr>
            <w:top w:val="none" w:sz="0" w:space="0" w:color="auto"/>
            <w:left w:val="none" w:sz="0" w:space="0" w:color="auto"/>
            <w:bottom w:val="none" w:sz="0" w:space="0" w:color="auto"/>
            <w:right w:val="none" w:sz="0" w:space="0" w:color="auto"/>
          </w:divBdr>
        </w:div>
        <w:div w:id="1844121542">
          <w:marLeft w:val="480"/>
          <w:marRight w:val="0"/>
          <w:marTop w:val="0"/>
          <w:marBottom w:val="0"/>
          <w:divBdr>
            <w:top w:val="none" w:sz="0" w:space="0" w:color="auto"/>
            <w:left w:val="none" w:sz="0" w:space="0" w:color="auto"/>
            <w:bottom w:val="none" w:sz="0" w:space="0" w:color="auto"/>
            <w:right w:val="none" w:sz="0" w:space="0" w:color="auto"/>
          </w:divBdr>
        </w:div>
        <w:div w:id="1951207905">
          <w:marLeft w:val="480"/>
          <w:marRight w:val="0"/>
          <w:marTop w:val="0"/>
          <w:marBottom w:val="0"/>
          <w:divBdr>
            <w:top w:val="none" w:sz="0" w:space="0" w:color="auto"/>
            <w:left w:val="none" w:sz="0" w:space="0" w:color="auto"/>
            <w:bottom w:val="none" w:sz="0" w:space="0" w:color="auto"/>
            <w:right w:val="none" w:sz="0" w:space="0" w:color="auto"/>
          </w:divBdr>
        </w:div>
        <w:div w:id="1959559077">
          <w:marLeft w:val="480"/>
          <w:marRight w:val="0"/>
          <w:marTop w:val="0"/>
          <w:marBottom w:val="0"/>
          <w:divBdr>
            <w:top w:val="none" w:sz="0" w:space="0" w:color="auto"/>
            <w:left w:val="none" w:sz="0" w:space="0" w:color="auto"/>
            <w:bottom w:val="none" w:sz="0" w:space="0" w:color="auto"/>
            <w:right w:val="none" w:sz="0" w:space="0" w:color="auto"/>
          </w:divBdr>
        </w:div>
        <w:div w:id="1966421706">
          <w:marLeft w:val="480"/>
          <w:marRight w:val="0"/>
          <w:marTop w:val="0"/>
          <w:marBottom w:val="0"/>
          <w:divBdr>
            <w:top w:val="none" w:sz="0" w:space="0" w:color="auto"/>
            <w:left w:val="none" w:sz="0" w:space="0" w:color="auto"/>
            <w:bottom w:val="none" w:sz="0" w:space="0" w:color="auto"/>
            <w:right w:val="none" w:sz="0" w:space="0" w:color="auto"/>
          </w:divBdr>
        </w:div>
        <w:div w:id="1995716766">
          <w:marLeft w:val="480"/>
          <w:marRight w:val="0"/>
          <w:marTop w:val="0"/>
          <w:marBottom w:val="0"/>
          <w:divBdr>
            <w:top w:val="none" w:sz="0" w:space="0" w:color="auto"/>
            <w:left w:val="none" w:sz="0" w:space="0" w:color="auto"/>
            <w:bottom w:val="none" w:sz="0" w:space="0" w:color="auto"/>
            <w:right w:val="none" w:sz="0" w:space="0" w:color="auto"/>
          </w:divBdr>
        </w:div>
        <w:div w:id="2010790583">
          <w:marLeft w:val="480"/>
          <w:marRight w:val="0"/>
          <w:marTop w:val="0"/>
          <w:marBottom w:val="0"/>
          <w:divBdr>
            <w:top w:val="none" w:sz="0" w:space="0" w:color="auto"/>
            <w:left w:val="none" w:sz="0" w:space="0" w:color="auto"/>
            <w:bottom w:val="none" w:sz="0" w:space="0" w:color="auto"/>
            <w:right w:val="none" w:sz="0" w:space="0" w:color="auto"/>
          </w:divBdr>
        </w:div>
        <w:div w:id="2017221494">
          <w:marLeft w:val="480"/>
          <w:marRight w:val="0"/>
          <w:marTop w:val="0"/>
          <w:marBottom w:val="0"/>
          <w:divBdr>
            <w:top w:val="none" w:sz="0" w:space="0" w:color="auto"/>
            <w:left w:val="none" w:sz="0" w:space="0" w:color="auto"/>
            <w:bottom w:val="none" w:sz="0" w:space="0" w:color="auto"/>
            <w:right w:val="none" w:sz="0" w:space="0" w:color="auto"/>
          </w:divBdr>
        </w:div>
        <w:div w:id="2052999691">
          <w:marLeft w:val="480"/>
          <w:marRight w:val="0"/>
          <w:marTop w:val="0"/>
          <w:marBottom w:val="0"/>
          <w:divBdr>
            <w:top w:val="none" w:sz="0" w:space="0" w:color="auto"/>
            <w:left w:val="none" w:sz="0" w:space="0" w:color="auto"/>
            <w:bottom w:val="none" w:sz="0" w:space="0" w:color="auto"/>
            <w:right w:val="none" w:sz="0" w:space="0" w:color="auto"/>
          </w:divBdr>
        </w:div>
        <w:div w:id="2069377050">
          <w:marLeft w:val="480"/>
          <w:marRight w:val="0"/>
          <w:marTop w:val="0"/>
          <w:marBottom w:val="0"/>
          <w:divBdr>
            <w:top w:val="none" w:sz="0" w:space="0" w:color="auto"/>
            <w:left w:val="none" w:sz="0" w:space="0" w:color="auto"/>
            <w:bottom w:val="none" w:sz="0" w:space="0" w:color="auto"/>
            <w:right w:val="none" w:sz="0" w:space="0" w:color="auto"/>
          </w:divBdr>
        </w:div>
        <w:div w:id="2096894425">
          <w:marLeft w:val="480"/>
          <w:marRight w:val="0"/>
          <w:marTop w:val="0"/>
          <w:marBottom w:val="0"/>
          <w:divBdr>
            <w:top w:val="none" w:sz="0" w:space="0" w:color="auto"/>
            <w:left w:val="none" w:sz="0" w:space="0" w:color="auto"/>
            <w:bottom w:val="none" w:sz="0" w:space="0" w:color="auto"/>
            <w:right w:val="none" w:sz="0" w:space="0" w:color="auto"/>
          </w:divBdr>
        </w:div>
        <w:div w:id="2146389660">
          <w:marLeft w:val="480"/>
          <w:marRight w:val="0"/>
          <w:marTop w:val="0"/>
          <w:marBottom w:val="0"/>
          <w:divBdr>
            <w:top w:val="none" w:sz="0" w:space="0" w:color="auto"/>
            <w:left w:val="none" w:sz="0" w:space="0" w:color="auto"/>
            <w:bottom w:val="none" w:sz="0" w:space="0" w:color="auto"/>
            <w:right w:val="none" w:sz="0" w:space="0" w:color="auto"/>
          </w:divBdr>
        </w:div>
      </w:divsChild>
    </w:div>
    <w:div w:id="727535808">
      <w:bodyDiv w:val="1"/>
      <w:marLeft w:val="0"/>
      <w:marRight w:val="0"/>
      <w:marTop w:val="0"/>
      <w:marBottom w:val="0"/>
      <w:divBdr>
        <w:top w:val="none" w:sz="0" w:space="0" w:color="auto"/>
        <w:left w:val="none" w:sz="0" w:space="0" w:color="auto"/>
        <w:bottom w:val="none" w:sz="0" w:space="0" w:color="auto"/>
        <w:right w:val="none" w:sz="0" w:space="0" w:color="auto"/>
      </w:divBdr>
    </w:div>
    <w:div w:id="729380996">
      <w:bodyDiv w:val="1"/>
      <w:marLeft w:val="0"/>
      <w:marRight w:val="0"/>
      <w:marTop w:val="0"/>
      <w:marBottom w:val="0"/>
      <w:divBdr>
        <w:top w:val="none" w:sz="0" w:space="0" w:color="auto"/>
        <w:left w:val="none" w:sz="0" w:space="0" w:color="auto"/>
        <w:bottom w:val="none" w:sz="0" w:space="0" w:color="auto"/>
        <w:right w:val="none" w:sz="0" w:space="0" w:color="auto"/>
      </w:divBdr>
    </w:div>
    <w:div w:id="732511987">
      <w:bodyDiv w:val="1"/>
      <w:marLeft w:val="0"/>
      <w:marRight w:val="0"/>
      <w:marTop w:val="0"/>
      <w:marBottom w:val="0"/>
      <w:divBdr>
        <w:top w:val="none" w:sz="0" w:space="0" w:color="auto"/>
        <w:left w:val="none" w:sz="0" w:space="0" w:color="auto"/>
        <w:bottom w:val="none" w:sz="0" w:space="0" w:color="auto"/>
        <w:right w:val="none" w:sz="0" w:space="0" w:color="auto"/>
      </w:divBdr>
    </w:div>
    <w:div w:id="735394490">
      <w:bodyDiv w:val="1"/>
      <w:marLeft w:val="0"/>
      <w:marRight w:val="0"/>
      <w:marTop w:val="0"/>
      <w:marBottom w:val="0"/>
      <w:divBdr>
        <w:top w:val="none" w:sz="0" w:space="0" w:color="auto"/>
        <w:left w:val="none" w:sz="0" w:space="0" w:color="auto"/>
        <w:bottom w:val="none" w:sz="0" w:space="0" w:color="auto"/>
        <w:right w:val="none" w:sz="0" w:space="0" w:color="auto"/>
      </w:divBdr>
    </w:div>
    <w:div w:id="735468356">
      <w:bodyDiv w:val="1"/>
      <w:marLeft w:val="0"/>
      <w:marRight w:val="0"/>
      <w:marTop w:val="0"/>
      <w:marBottom w:val="0"/>
      <w:divBdr>
        <w:top w:val="none" w:sz="0" w:space="0" w:color="auto"/>
        <w:left w:val="none" w:sz="0" w:space="0" w:color="auto"/>
        <w:bottom w:val="none" w:sz="0" w:space="0" w:color="auto"/>
        <w:right w:val="none" w:sz="0" w:space="0" w:color="auto"/>
      </w:divBdr>
    </w:div>
    <w:div w:id="737290765">
      <w:bodyDiv w:val="1"/>
      <w:marLeft w:val="0"/>
      <w:marRight w:val="0"/>
      <w:marTop w:val="0"/>
      <w:marBottom w:val="0"/>
      <w:divBdr>
        <w:top w:val="none" w:sz="0" w:space="0" w:color="auto"/>
        <w:left w:val="none" w:sz="0" w:space="0" w:color="auto"/>
        <w:bottom w:val="none" w:sz="0" w:space="0" w:color="auto"/>
        <w:right w:val="none" w:sz="0" w:space="0" w:color="auto"/>
      </w:divBdr>
    </w:div>
    <w:div w:id="743917556">
      <w:bodyDiv w:val="1"/>
      <w:marLeft w:val="0"/>
      <w:marRight w:val="0"/>
      <w:marTop w:val="0"/>
      <w:marBottom w:val="0"/>
      <w:divBdr>
        <w:top w:val="none" w:sz="0" w:space="0" w:color="auto"/>
        <w:left w:val="none" w:sz="0" w:space="0" w:color="auto"/>
        <w:bottom w:val="none" w:sz="0" w:space="0" w:color="auto"/>
        <w:right w:val="none" w:sz="0" w:space="0" w:color="auto"/>
      </w:divBdr>
    </w:div>
    <w:div w:id="749086436">
      <w:bodyDiv w:val="1"/>
      <w:marLeft w:val="0"/>
      <w:marRight w:val="0"/>
      <w:marTop w:val="0"/>
      <w:marBottom w:val="0"/>
      <w:divBdr>
        <w:top w:val="none" w:sz="0" w:space="0" w:color="auto"/>
        <w:left w:val="none" w:sz="0" w:space="0" w:color="auto"/>
        <w:bottom w:val="none" w:sz="0" w:space="0" w:color="auto"/>
        <w:right w:val="none" w:sz="0" w:space="0" w:color="auto"/>
      </w:divBdr>
    </w:div>
    <w:div w:id="752894040">
      <w:bodyDiv w:val="1"/>
      <w:marLeft w:val="0"/>
      <w:marRight w:val="0"/>
      <w:marTop w:val="0"/>
      <w:marBottom w:val="0"/>
      <w:divBdr>
        <w:top w:val="none" w:sz="0" w:space="0" w:color="auto"/>
        <w:left w:val="none" w:sz="0" w:space="0" w:color="auto"/>
        <w:bottom w:val="none" w:sz="0" w:space="0" w:color="auto"/>
        <w:right w:val="none" w:sz="0" w:space="0" w:color="auto"/>
      </w:divBdr>
    </w:div>
    <w:div w:id="754788562">
      <w:bodyDiv w:val="1"/>
      <w:marLeft w:val="0"/>
      <w:marRight w:val="0"/>
      <w:marTop w:val="0"/>
      <w:marBottom w:val="0"/>
      <w:divBdr>
        <w:top w:val="none" w:sz="0" w:space="0" w:color="auto"/>
        <w:left w:val="none" w:sz="0" w:space="0" w:color="auto"/>
        <w:bottom w:val="none" w:sz="0" w:space="0" w:color="auto"/>
        <w:right w:val="none" w:sz="0" w:space="0" w:color="auto"/>
      </w:divBdr>
    </w:div>
    <w:div w:id="757213837">
      <w:bodyDiv w:val="1"/>
      <w:marLeft w:val="0"/>
      <w:marRight w:val="0"/>
      <w:marTop w:val="0"/>
      <w:marBottom w:val="0"/>
      <w:divBdr>
        <w:top w:val="none" w:sz="0" w:space="0" w:color="auto"/>
        <w:left w:val="none" w:sz="0" w:space="0" w:color="auto"/>
        <w:bottom w:val="none" w:sz="0" w:space="0" w:color="auto"/>
        <w:right w:val="none" w:sz="0" w:space="0" w:color="auto"/>
      </w:divBdr>
    </w:div>
    <w:div w:id="757674829">
      <w:bodyDiv w:val="1"/>
      <w:marLeft w:val="0"/>
      <w:marRight w:val="0"/>
      <w:marTop w:val="0"/>
      <w:marBottom w:val="0"/>
      <w:divBdr>
        <w:top w:val="none" w:sz="0" w:space="0" w:color="auto"/>
        <w:left w:val="none" w:sz="0" w:space="0" w:color="auto"/>
        <w:bottom w:val="none" w:sz="0" w:space="0" w:color="auto"/>
        <w:right w:val="none" w:sz="0" w:space="0" w:color="auto"/>
      </w:divBdr>
    </w:div>
    <w:div w:id="761219991">
      <w:bodyDiv w:val="1"/>
      <w:marLeft w:val="0"/>
      <w:marRight w:val="0"/>
      <w:marTop w:val="0"/>
      <w:marBottom w:val="0"/>
      <w:divBdr>
        <w:top w:val="none" w:sz="0" w:space="0" w:color="auto"/>
        <w:left w:val="none" w:sz="0" w:space="0" w:color="auto"/>
        <w:bottom w:val="none" w:sz="0" w:space="0" w:color="auto"/>
        <w:right w:val="none" w:sz="0" w:space="0" w:color="auto"/>
      </w:divBdr>
    </w:div>
    <w:div w:id="761493746">
      <w:bodyDiv w:val="1"/>
      <w:marLeft w:val="0"/>
      <w:marRight w:val="0"/>
      <w:marTop w:val="0"/>
      <w:marBottom w:val="0"/>
      <w:divBdr>
        <w:top w:val="none" w:sz="0" w:space="0" w:color="auto"/>
        <w:left w:val="none" w:sz="0" w:space="0" w:color="auto"/>
        <w:bottom w:val="none" w:sz="0" w:space="0" w:color="auto"/>
        <w:right w:val="none" w:sz="0" w:space="0" w:color="auto"/>
      </w:divBdr>
    </w:div>
    <w:div w:id="765266974">
      <w:bodyDiv w:val="1"/>
      <w:marLeft w:val="0"/>
      <w:marRight w:val="0"/>
      <w:marTop w:val="0"/>
      <w:marBottom w:val="0"/>
      <w:divBdr>
        <w:top w:val="none" w:sz="0" w:space="0" w:color="auto"/>
        <w:left w:val="none" w:sz="0" w:space="0" w:color="auto"/>
        <w:bottom w:val="none" w:sz="0" w:space="0" w:color="auto"/>
        <w:right w:val="none" w:sz="0" w:space="0" w:color="auto"/>
      </w:divBdr>
    </w:div>
    <w:div w:id="765662469">
      <w:bodyDiv w:val="1"/>
      <w:marLeft w:val="0"/>
      <w:marRight w:val="0"/>
      <w:marTop w:val="0"/>
      <w:marBottom w:val="0"/>
      <w:divBdr>
        <w:top w:val="none" w:sz="0" w:space="0" w:color="auto"/>
        <w:left w:val="none" w:sz="0" w:space="0" w:color="auto"/>
        <w:bottom w:val="none" w:sz="0" w:space="0" w:color="auto"/>
        <w:right w:val="none" w:sz="0" w:space="0" w:color="auto"/>
      </w:divBdr>
    </w:div>
    <w:div w:id="765731006">
      <w:bodyDiv w:val="1"/>
      <w:marLeft w:val="0"/>
      <w:marRight w:val="0"/>
      <w:marTop w:val="0"/>
      <w:marBottom w:val="0"/>
      <w:divBdr>
        <w:top w:val="none" w:sz="0" w:space="0" w:color="auto"/>
        <w:left w:val="none" w:sz="0" w:space="0" w:color="auto"/>
        <w:bottom w:val="none" w:sz="0" w:space="0" w:color="auto"/>
        <w:right w:val="none" w:sz="0" w:space="0" w:color="auto"/>
      </w:divBdr>
    </w:div>
    <w:div w:id="772290235">
      <w:bodyDiv w:val="1"/>
      <w:marLeft w:val="0"/>
      <w:marRight w:val="0"/>
      <w:marTop w:val="0"/>
      <w:marBottom w:val="0"/>
      <w:divBdr>
        <w:top w:val="none" w:sz="0" w:space="0" w:color="auto"/>
        <w:left w:val="none" w:sz="0" w:space="0" w:color="auto"/>
        <w:bottom w:val="none" w:sz="0" w:space="0" w:color="auto"/>
        <w:right w:val="none" w:sz="0" w:space="0" w:color="auto"/>
      </w:divBdr>
    </w:div>
    <w:div w:id="775640280">
      <w:bodyDiv w:val="1"/>
      <w:marLeft w:val="0"/>
      <w:marRight w:val="0"/>
      <w:marTop w:val="0"/>
      <w:marBottom w:val="0"/>
      <w:divBdr>
        <w:top w:val="none" w:sz="0" w:space="0" w:color="auto"/>
        <w:left w:val="none" w:sz="0" w:space="0" w:color="auto"/>
        <w:bottom w:val="none" w:sz="0" w:space="0" w:color="auto"/>
        <w:right w:val="none" w:sz="0" w:space="0" w:color="auto"/>
      </w:divBdr>
    </w:div>
    <w:div w:id="783496181">
      <w:bodyDiv w:val="1"/>
      <w:marLeft w:val="0"/>
      <w:marRight w:val="0"/>
      <w:marTop w:val="0"/>
      <w:marBottom w:val="0"/>
      <w:divBdr>
        <w:top w:val="none" w:sz="0" w:space="0" w:color="auto"/>
        <w:left w:val="none" w:sz="0" w:space="0" w:color="auto"/>
        <w:bottom w:val="none" w:sz="0" w:space="0" w:color="auto"/>
        <w:right w:val="none" w:sz="0" w:space="0" w:color="auto"/>
      </w:divBdr>
    </w:div>
    <w:div w:id="783571230">
      <w:bodyDiv w:val="1"/>
      <w:marLeft w:val="0"/>
      <w:marRight w:val="0"/>
      <w:marTop w:val="0"/>
      <w:marBottom w:val="0"/>
      <w:divBdr>
        <w:top w:val="none" w:sz="0" w:space="0" w:color="auto"/>
        <w:left w:val="none" w:sz="0" w:space="0" w:color="auto"/>
        <w:bottom w:val="none" w:sz="0" w:space="0" w:color="auto"/>
        <w:right w:val="none" w:sz="0" w:space="0" w:color="auto"/>
      </w:divBdr>
    </w:div>
    <w:div w:id="784349412">
      <w:bodyDiv w:val="1"/>
      <w:marLeft w:val="0"/>
      <w:marRight w:val="0"/>
      <w:marTop w:val="0"/>
      <w:marBottom w:val="0"/>
      <w:divBdr>
        <w:top w:val="none" w:sz="0" w:space="0" w:color="auto"/>
        <w:left w:val="none" w:sz="0" w:space="0" w:color="auto"/>
        <w:bottom w:val="none" w:sz="0" w:space="0" w:color="auto"/>
        <w:right w:val="none" w:sz="0" w:space="0" w:color="auto"/>
      </w:divBdr>
    </w:div>
    <w:div w:id="790175091">
      <w:bodyDiv w:val="1"/>
      <w:marLeft w:val="0"/>
      <w:marRight w:val="0"/>
      <w:marTop w:val="0"/>
      <w:marBottom w:val="0"/>
      <w:divBdr>
        <w:top w:val="none" w:sz="0" w:space="0" w:color="auto"/>
        <w:left w:val="none" w:sz="0" w:space="0" w:color="auto"/>
        <w:bottom w:val="none" w:sz="0" w:space="0" w:color="auto"/>
        <w:right w:val="none" w:sz="0" w:space="0" w:color="auto"/>
      </w:divBdr>
    </w:div>
    <w:div w:id="791437862">
      <w:bodyDiv w:val="1"/>
      <w:marLeft w:val="0"/>
      <w:marRight w:val="0"/>
      <w:marTop w:val="0"/>
      <w:marBottom w:val="0"/>
      <w:divBdr>
        <w:top w:val="none" w:sz="0" w:space="0" w:color="auto"/>
        <w:left w:val="none" w:sz="0" w:space="0" w:color="auto"/>
        <w:bottom w:val="none" w:sz="0" w:space="0" w:color="auto"/>
        <w:right w:val="none" w:sz="0" w:space="0" w:color="auto"/>
      </w:divBdr>
    </w:div>
    <w:div w:id="791823253">
      <w:bodyDiv w:val="1"/>
      <w:marLeft w:val="0"/>
      <w:marRight w:val="0"/>
      <w:marTop w:val="0"/>
      <w:marBottom w:val="0"/>
      <w:divBdr>
        <w:top w:val="none" w:sz="0" w:space="0" w:color="auto"/>
        <w:left w:val="none" w:sz="0" w:space="0" w:color="auto"/>
        <w:bottom w:val="none" w:sz="0" w:space="0" w:color="auto"/>
        <w:right w:val="none" w:sz="0" w:space="0" w:color="auto"/>
      </w:divBdr>
    </w:div>
    <w:div w:id="798837308">
      <w:bodyDiv w:val="1"/>
      <w:marLeft w:val="0"/>
      <w:marRight w:val="0"/>
      <w:marTop w:val="0"/>
      <w:marBottom w:val="0"/>
      <w:divBdr>
        <w:top w:val="none" w:sz="0" w:space="0" w:color="auto"/>
        <w:left w:val="none" w:sz="0" w:space="0" w:color="auto"/>
        <w:bottom w:val="none" w:sz="0" w:space="0" w:color="auto"/>
        <w:right w:val="none" w:sz="0" w:space="0" w:color="auto"/>
      </w:divBdr>
    </w:div>
    <w:div w:id="805395685">
      <w:bodyDiv w:val="1"/>
      <w:marLeft w:val="0"/>
      <w:marRight w:val="0"/>
      <w:marTop w:val="0"/>
      <w:marBottom w:val="0"/>
      <w:divBdr>
        <w:top w:val="none" w:sz="0" w:space="0" w:color="auto"/>
        <w:left w:val="none" w:sz="0" w:space="0" w:color="auto"/>
        <w:bottom w:val="none" w:sz="0" w:space="0" w:color="auto"/>
        <w:right w:val="none" w:sz="0" w:space="0" w:color="auto"/>
      </w:divBdr>
    </w:div>
    <w:div w:id="806633035">
      <w:bodyDiv w:val="1"/>
      <w:marLeft w:val="0"/>
      <w:marRight w:val="0"/>
      <w:marTop w:val="0"/>
      <w:marBottom w:val="0"/>
      <w:divBdr>
        <w:top w:val="none" w:sz="0" w:space="0" w:color="auto"/>
        <w:left w:val="none" w:sz="0" w:space="0" w:color="auto"/>
        <w:bottom w:val="none" w:sz="0" w:space="0" w:color="auto"/>
        <w:right w:val="none" w:sz="0" w:space="0" w:color="auto"/>
      </w:divBdr>
    </w:div>
    <w:div w:id="807747924">
      <w:bodyDiv w:val="1"/>
      <w:marLeft w:val="0"/>
      <w:marRight w:val="0"/>
      <w:marTop w:val="0"/>
      <w:marBottom w:val="0"/>
      <w:divBdr>
        <w:top w:val="none" w:sz="0" w:space="0" w:color="auto"/>
        <w:left w:val="none" w:sz="0" w:space="0" w:color="auto"/>
        <w:bottom w:val="none" w:sz="0" w:space="0" w:color="auto"/>
        <w:right w:val="none" w:sz="0" w:space="0" w:color="auto"/>
      </w:divBdr>
    </w:div>
    <w:div w:id="808591819">
      <w:bodyDiv w:val="1"/>
      <w:marLeft w:val="0"/>
      <w:marRight w:val="0"/>
      <w:marTop w:val="0"/>
      <w:marBottom w:val="0"/>
      <w:divBdr>
        <w:top w:val="none" w:sz="0" w:space="0" w:color="auto"/>
        <w:left w:val="none" w:sz="0" w:space="0" w:color="auto"/>
        <w:bottom w:val="none" w:sz="0" w:space="0" w:color="auto"/>
        <w:right w:val="none" w:sz="0" w:space="0" w:color="auto"/>
      </w:divBdr>
    </w:div>
    <w:div w:id="811870257">
      <w:bodyDiv w:val="1"/>
      <w:marLeft w:val="0"/>
      <w:marRight w:val="0"/>
      <w:marTop w:val="0"/>
      <w:marBottom w:val="0"/>
      <w:divBdr>
        <w:top w:val="none" w:sz="0" w:space="0" w:color="auto"/>
        <w:left w:val="none" w:sz="0" w:space="0" w:color="auto"/>
        <w:bottom w:val="none" w:sz="0" w:space="0" w:color="auto"/>
        <w:right w:val="none" w:sz="0" w:space="0" w:color="auto"/>
      </w:divBdr>
    </w:div>
    <w:div w:id="815224849">
      <w:bodyDiv w:val="1"/>
      <w:marLeft w:val="0"/>
      <w:marRight w:val="0"/>
      <w:marTop w:val="0"/>
      <w:marBottom w:val="0"/>
      <w:divBdr>
        <w:top w:val="none" w:sz="0" w:space="0" w:color="auto"/>
        <w:left w:val="none" w:sz="0" w:space="0" w:color="auto"/>
        <w:bottom w:val="none" w:sz="0" w:space="0" w:color="auto"/>
        <w:right w:val="none" w:sz="0" w:space="0" w:color="auto"/>
      </w:divBdr>
    </w:div>
    <w:div w:id="820854560">
      <w:bodyDiv w:val="1"/>
      <w:marLeft w:val="0"/>
      <w:marRight w:val="0"/>
      <w:marTop w:val="0"/>
      <w:marBottom w:val="0"/>
      <w:divBdr>
        <w:top w:val="none" w:sz="0" w:space="0" w:color="auto"/>
        <w:left w:val="none" w:sz="0" w:space="0" w:color="auto"/>
        <w:bottom w:val="none" w:sz="0" w:space="0" w:color="auto"/>
        <w:right w:val="none" w:sz="0" w:space="0" w:color="auto"/>
      </w:divBdr>
    </w:div>
    <w:div w:id="825633832">
      <w:bodyDiv w:val="1"/>
      <w:marLeft w:val="0"/>
      <w:marRight w:val="0"/>
      <w:marTop w:val="0"/>
      <w:marBottom w:val="0"/>
      <w:divBdr>
        <w:top w:val="none" w:sz="0" w:space="0" w:color="auto"/>
        <w:left w:val="none" w:sz="0" w:space="0" w:color="auto"/>
        <w:bottom w:val="none" w:sz="0" w:space="0" w:color="auto"/>
        <w:right w:val="none" w:sz="0" w:space="0" w:color="auto"/>
      </w:divBdr>
    </w:div>
    <w:div w:id="825635631">
      <w:bodyDiv w:val="1"/>
      <w:marLeft w:val="0"/>
      <w:marRight w:val="0"/>
      <w:marTop w:val="0"/>
      <w:marBottom w:val="0"/>
      <w:divBdr>
        <w:top w:val="none" w:sz="0" w:space="0" w:color="auto"/>
        <w:left w:val="none" w:sz="0" w:space="0" w:color="auto"/>
        <w:bottom w:val="none" w:sz="0" w:space="0" w:color="auto"/>
        <w:right w:val="none" w:sz="0" w:space="0" w:color="auto"/>
      </w:divBdr>
    </w:div>
    <w:div w:id="825824489">
      <w:bodyDiv w:val="1"/>
      <w:marLeft w:val="0"/>
      <w:marRight w:val="0"/>
      <w:marTop w:val="0"/>
      <w:marBottom w:val="0"/>
      <w:divBdr>
        <w:top w:val="none" w:sz="0" w:space="0" w:color="auto"/>
        <w:left w:val="none" w:sz="0" w:space="0" w:color="auto"/>
        <w:bottom w:val="none" w:sz="0" w:space="0" w:color="auto"/>
        <w:right w:val="none" w:sz="0" w:space="0" w:color="auto"/>
      </w:divBdr>
    </w:div>
    <w:div w:id="828206063">
      <w:bodyDiv w:val="1"/>
      <w:marLeft w:val="0"/>
      <w:marRight w:val="0"/>
      <w:marTop w:val="0"/>
      <w:marBottom w:val="0"/>
      <w:divBdr>
        <w:top w:val="none" w:sz="0" w:space="0" w:color="auto"/>
        <w:left w:val="none" w:sz="0" w:space="0" w:color="auto"/>
        <w:bottom w:val="none" w:sz="0" w:space="0" w:color="auto"/>
        <w:right w:val="none" w:sz="0" w:space="0" w:color="auto"/>
      </w:divBdr>
    </w:div>
    <w:div w:id="828517274">
      <w:bodyDiv w:val="1"/>
      <w:marLeft w:val="0"/>
      <w:marRight w:val="0"/>
      <w:marTop w:val="0"/>
      <w:marBottom w:val="0"/>
      <w:divBdr>
        <w:top w:val="none" w:sz="0" w:space="0" w:color="auto"/>
        <w:left w:val="none" w:sz="0" w:space="0" w:color="auto"/>
        <w:bottom w:val="none" w:sz="0" w:space="0" w:color="auto"/>
        <w:right w:val="none" w:sz="0" w:space="0" w:color="auto"/>
      </w:divBdr>
    </w:div>
    <w:div w:id="834884018">
      <w:bodyDiv w:val="1"/>
      <w:marLeft w:val="0"/>
      <w:marRight w:val="0"/>
      <w:marTop w:val="0"/>
      <w:marBottom w:val="0"/>
      <w:divBdr>
        <w:top w:val="none" w:sz="0" w:space="0" w:color="auto"/>
        <w:left w:val="none" w:sz="0" w:space="0" w:color="auto"/>
        <w:bottom w:val="none" w:sz="0" w:space="0" w:color="auto"/>
        <w:right w:val="none" w:sz="0" w:space="0" w:color="auto"/>
      </w:divBdr>
    </w:div>
    <w:div w:id="837578478">
      <w:bodyDiv w:val="1"/>
      <w:marLeft w:val="0"/>
      <w:marRight w:val="0"/>
      <w:marTop w:val="0"/>
      <w:marBottom w:val="0"/>
      <w:divBdr>
        <w:top w:val="none" w:sz="0" w:space="0" w:color="auto"/>
        <w:left w:val="none" w:sz="0" w:space="0" w:color="auto"/>
        <w:bottom w:val="none" w:sz="0" w:space="0" w:color="auto"/>
        <w:right w:val="none" w:sz="0" w:space="0" w:color="auto"/>
      </w:divBdr>
    </w:div>
    <w:div w:id="840511252">
      <w:bodyDiv w:val="1"/>
      <w:marLeft w:val="0"/>
      <w:marRight w:val="0"/>
      <w:marTop w:val="0"/>
      <w:marBottom w:val="0"/>
      <w:divBdr>
        <w:top w:val="none" w:sz="0" w:space="0" w:color="auto"/>
        <w:left w:val="none" w:sz="0" w:space="0" w:color="auto"/>
        <w:bottom w:val="none" w:sz="0" w:space="0" w:color="auto"/>
        <w:right w:val="none" w:sz="0" w:space="0" w:color="auto"/>
      </w:divBdr>
    </w:div>
    <w:div w:id="841506556">
      <w:bodyDiv w:val="1"/>
      <w:marLeft w:val="0"/>
      <w:marRight w:val="0"/>
      <w:marTop w:val="0"/>
      <w:marBottom w:val="0"/>
      <w:divBdr>
        <w:top w:val="none" w:sz="0" w:space="0" w:color="auto"/>
        <w:left w:val="none" w:sz="0" w:space="0" w:color="auto"/>
        <w:bottom w:val="none" w:sz="0" w:space="0" w:color="auto"/>
        <w:right w:val="none" w:sz="0" w:space="0" w:color="auto"/>
      </w:divBdr>
    </w:div>
    <w:div w:id="842167544">
      <w:bodyDiv w:val="1"/>
      <w:marLeft w:val="0"/>
      <w:marRight w:val="0"/>
      <w:marTop w:val="0"/>
      <w:marBottom w:val="0"/>
      <w:divBdr>
        <w:top w:val="none" w:sz="0" w:space="0" w:color="auto"/>
        <w:left w:val="none" w:sz="0" w:space="0" w:color="auto"/>
        <w:bottom w:val="none" w:sz="0" w:space="0" w:color="auto"/>
        <w:right w:val="none" w:sz="0" w:space="0" w:color="auto"/>
      </w:divBdr>
    </w:div>
    <w:div w:id="845705095">
      <w:bodyDiv w:val="1"/>
      <w:marLeft w:val="0"/>
      <w:marRight w:val="0"/>
      <w:marTop w:val="0"/>
      <w:marBottom w:val="0"/>
      <w:divBdr>
        <w:top w:val="none" w:sz="0" w:space="0" w:color="auto"/>
        <w:left w:val="none" w:sz="0" w:space="0" w:color="auto"/>
        <w:bottom w:val="none" w:sz="0" w:space="0" w:color="auto"/>
        <w:right w:val="none" w:sz="0" w:space="0" w:color="auto"/>
      </w:divBdr>
    </w:div>
    <w:div w:id="846867159">
      <w:bodyDiv w:val="1"/>
      <w:marLeft w:val="0"/>
      <w:marRight w:val="0"/>
      <w:marTop w:val="0"/>
      <w:marBottom w:val="0"/>
      <w:divBdr>
        <w:top w:val="none" w:sz="0" w:space="0" w:color="auto"/>
        <w:left w:val="none" w:sz="0" w:space="0" w:color="auto"/>
        <w:bottom w:val="none" w:sz="0" w:space="0" w:color="auto"/>
        <w:right w:val="none" w:sz="0" w:space="0" w:color="auto"/>
      </w:divBdr>
    </w:div>
    <w:div w:id="848062332">
      <w:bodyDiv w:val="1"/>
      <w:marLeft w:val="0"/>
      <w:marRight w:val="0"/>
      <w:marTop w:val="0"/>
      <w:marBottom w:val="0"/>
      <w:divBdr>
        <w:top w:val="none" w:sz="0" w:space="0" w:color="auto"/>
        <w:left w:val="none" w:sz="0" w:space="0" w:color="auto"/>
        <w:bottom w:val="none" w:sz="0" w:space="0" w:color="auto"/>
        <w:right w:val="none" w:sz="0" w:space="0" w:color="auto"/>
      </w:divBdr>
    </w:div>
    <w:div w:id="855196884">
      <w:bodyDiv w:val="1"/>
      <w:marLeft w:val="0"/>
      <w:marRight w:val="0"/>
      <w:marTop w:val="0"/>
      <w:marBottom w:val="0"/>
      <w:divBdr>
        <w:top w:val="none" w:sz="0" w:space="0" w:color="auto"/>
        <w:left w:val="none" w:sz="0" w:space="0" w:color="auto"/>
        <w:bottom w:val="none" w:sz="0" w:space="0" w:color="auto"/>
        <w:right w:val="none" w:sz="0" w:space="0" w:color="auto"/>
      </w:divBdr>
      <w:divsChild>
        <w:div w:id="8720009">
          <w:marLeft w:val="480"/>
          <w:marRight w:val="0"/>
          <w:marTop w:val="0"/>
          <w:marBottom w:val="0"/>
          <w:divBdr>
            <w:top w:val="none" w:sz="0" w:space="0" w:color="auto"/>
            <w:left w:val="none" w:sz="0" w:space="0" w:color="auto"/>
            <w:bottom w:val="none" w:sz="0" w:space="0" w:color="auto"/>
            <w:right w:val="none" w:sz="0" w:space="0" w:color="auto"/>
          </w:divBdr>
        </w:div>
        <w:div w:id="29501170">
          <w:marLeft w:val="480"/>
          <w:marRight w:val="0"/>
          <w:marTop w:val="0"/>
          <w:marBottom w:val="0"/>
          <w:divBdr>
            <w:top w:val="none" w:sz="0" w:space="0" w:color="auto"/>
            <w:left w:val="none" w:sz="0" w:space="0" w:color="auto"/>
            <w:bottom w:val="none" w:sz="0" w:space="0" w:color="auto"/>
            <w:right w:val="none" w:sz="0" w:space="0" w:color="auto"/>
          </w:divBdr>
        </w:div>
        <w:div w:id="31541339">
          <w:marLeft w:val="480"/>
          <w:marRight w:val="0"/>
          <w:marTop w:val="0"/>
          <w:marBottom w:val="0"/>
          <w:divBdr>
            <w:top w:val="none" w:sz="0" w:space="0" w:color="auto"/>
            <w:left w:val="none" w:sz="0" w:space="0" w:color="auto"/>
            <w:bottom w:val="none" w:sz="0" w:space="0" w:color="auto"/>
            <w:right w:val="none" w:sz="0" w:space="0" w:color="auto"/>
          </w:divBdr>
        </w:div>
        <w:div w:id="89934298">
          <w:marLeft w:val="480"/>
          <w:marRight w:val="0"/>
          <w:marTop w:val="0"/>
          <w:marBottom w:val="0"/>
          <w:divBdr>
            <w:top w:val="none" w:sz="0" w:space="0" w:color="auto"/>
            <w:left w:val="none" w:sz="0" w:space="0" w:color="auto"/>
            <w:bottom w:val="none" w:sz="0" w:space="0" w:color="auto"/>
            <w:right w:val="none" w:sz="0" w:space="0" w:color="auto"/>
          </w:divBdr>
        </w:div>
        <w:div w:id="113133346">
          <w:marLeft w:val="480"/>
          <w:marRight w:val="0"/>
          <w:marTop w:val="0"/>
          <w:marBottom w:val="0"/>
          <w:divBdr>
            <w:top w:val="none" w:sz="0" w:space="0" w:color="auto"/>
            <w:left w:val="none" w:sz="0" w:space="0" w:color="auto"/>
            <w:bottom w:val="none" w:sz="0" w:space="0" w:color="auto"/>
            <w:right w:val="none" w:sz="0" w:space="0" w:color="auto"/>
          </w:divBdr>
        </w:div>
        <w:div w:id="146291637">
          <w:marLeft w:val="480"/>
          <w:marRight w:val="0"/>
          <w:marTop w:val="0"/>
          <w:marBottom w:val="0"/>
          <w:divBdr>
            <w:top w:val="none" w:sz="0" w:space="0" w:color="auto"/>
            <w:left w:val="none" w:sz="0" w:space="0" w:color="auto"/>
            <w:bottom w:val="none" w:sz="0" w:space="0" w:color="auto"/>
            <w:right w:val="none" w:sz="0" w:space="0" w:color="auto"/>
          </w:divBdr>
        </w:div>
        <w:div w:id="164133545">
          <w:marLeft w:val="480"/>
          <w:marRight w:val="0"/>
          <w:marTop w:val="0"/>
          <w:marBottom w:val="0"/>
          <w:divBdr>
            <w:top w:val="none" w:sz="0" w:space="0" w:color="auto"/>
            <w:left w:val="none" w:sz="0" w:space="0" w:color="auto"/>
            <w:bottom w:val="none" w:sz="0" w:space="0" w:color="auto"/>
            <w:right w:val="none" w:sz="0" w:space="0" w:color="auto"/>
          </w:divBdr>
        </w:div>
        <w:div w:id="190337035">
          <w:marLeft w:val="480"/>
          <w:marRight w:val="0"/>
          <w:marTop w:val="0"/>
          <w:marBottom w:val="0"/>
          <w:divBdr>
            <w:top w:val="none" w:sz="0" w:space="0" w:color="auto"/>
            <w:left w:val="none" w:sz="0" w:space="0" w:color="auto"/>
            <w:bottom w:val="none" w:sz="0" w:space="0" w:color="auto"/>
            <w:right w:val="none" w:sz="0" w:space="0" w:color="auto"/>
          </w:divBdr>
        </w:div>
        <w:div w:id="212474579">
          <w:marLeft w:val="480"/>
          <w:marRight w:val="0"/>
          <w:marTop w:val="0"/>
          <w:marBottom w:val="0"/>
          <w:divBdr>
            <w:top w:val="none" w:sz="0" w:space="0" w:color="auto"/>
            <w:left w:val="none" w:sz="0" w:space="0" w:color="auto"/>
            <w:bottom w:val="none" w:sz="0" w:space="0" w:color="auto"/>
            <w:right w:val="none" w:sz="0" w:space="0" w:color="auto"/>
          </w:divBdr>
        </w:div>
        <w:div w:id="287664841">
          <w:marLeft w:val="480"/>
          <w:marRight w:val="0"/>
          <w:marTop w:val="0"/>
          <w:marBottom w:val="0"/>
          <w:divBdr>
            <w:top w:val="none" w:sz="0" w:space="0" w:color="auto"/>
            <w:left w:val="none" w:sz="0" w:space="0" w:color="auto"/>
            <w:bottom w:val="none" w:sz="0" w:space="0" w:color="auto"/>
            <w:right w:val="none" w:sz="0" w:space="0" w:color="auto"/>
          </w:divBdr>
        </w:div>
        <w:div w:id="304048491">
          <w:marLeft w:val="480"/>
          <w:marRight w:val="0"/>
          <w:marTop w:val="0"/>
          <w:marBottom w:val="0"/>
          <w:divBdr>
            <w:top w:val="none" w:sz="0" w:space="0" w:color="auto"/>
            <w:left w:val="none" w:sz="0" w:space="0" w:color="auto"/>
            <w:bottom w:val="none" w:sz="0" w:space="0" w:color="auto"/>
            <w:right w:val="none" w:sz="0" w:space="0" w:color="auto"/>
          </w:divBdr>
        </w:div>
        <w:div w:id="414789049">
          <w:marLeft w:val="480"/>
          <w:marRight w:val="0"/>
          <w:marTop w:val="0"/>
          <w:marBottom w:val="0"/>
          <w:divBdr>
            <w:top w:val="none" w:sz="0" w:space="0" w:color="auto"/>
            <w:left w:val="none" w:sz="0" w:space="0" w:color="auto"/>
            <w:bottom w:val="none" w:sz="0" w:space="0" w:color="auto"/>
            <w:right w:val="none" w:sz="0" w:space="0" w:color="auto"/>
          </w:divBdr>
        </w:div>
        <w:div w:id="441851399">
          <w:marLeft w:val="480"/>
          <w:marRight w:val="0"/>
          <w:marTop w:val="0"/>
          <w:marBottom w:val="0"/>
          <w:divBdr>
            <w:top w:val="none" w:sz="0" w:space="0" w:color="auto"/>
            <w:left w:val="none" w:sz="0" w:space="0" w:color="auto"/>
            <w:bottom w:val="none" w:sz="0" w:space="0" w:color="auto"/>
            <w:right w:val="none" w:sz="0" w:space="0" w:color="auto"/>
          </w:divBdr>
        </w:div>
        <w:div w:id="474880399">
          <w:marLeft w:val="480"/>
          <w:marRight w:val="0"/>
          <w:marTop w:val="0"/>
          <w:marBottom w:val="0"/>
          <w:divBdr>
            <w:top w:val="none" w:sz="0" w:space="0" w:color="auto"/>
            <w:left w:val="none" w:sz="0" w:space="0" w:color="auto"/>
            <w:bottom w:val="none" w:sz="0" w:space="0" w:color="auto"/>
            <w:right w:val="none" w:sz="0" w:space="0" w:color="auto"/>
          </w:divBdr>
        </w:div>
        <w:div w:id="493493254">
          <w:marLeft w:val="480"/>
          <w:marRight w:val="0"/>
          <w:marTop w:val="0"/>
          <w:marBottom w:val="0"/>
          <w:divBdr>
            <w:top w:val="none" w:sz="0" w:space="0" w:color="auto"/>
            <w:left w:val="none" w:sz="0" w:space="0" w:color="auto"/>
            <w:bottom w:val="none" w:sz="0" w:space="0" w:color="auto"/>
            <w:right w:val="none" w:sz="0" w:space="0" w:color="auto"/>
          </w:divBdr>
        </w:div>
        <w:div w:id="499656440">
          <w:marLeft w:val="480"/>
          <w:marRight w:val="0"/>
          <w:marTop w:val="0"/>
          <w:marBottom w:val="0"/>
          <w:divBdr>
            <w:top w:val="none" w:sz="0" w:space="0" w:color="auto"/>
            <w:left w:val="none" w:sz="0" w:space="0" w:color="auto"/>
            <w:bottom w:val="none" w:sz="0" w:space="0" w:color="auto"/>
            <w:right w:val="none" w:sz="0" w:space="0" w:color="auto"/>
          </w:divBdr>
        </w:div>
        <w:div w:id="511144240">
          <w:marLeft w:val="480"/>
          <w:marRight w:val="0"/>
          <w:marTop w:val="0"/>
          <w:marBottom w:val="0"/>
          <w:divBdr>
            <w:top w:val="none" w:sz="0" w:space="0" w:color="auto"/>
            <w:left w:val="none" w:sz="0" w:space="0" w:color="auto"/>
            <w:bottom w:val="none" w:sz="0" w:space="0" w:color="auto"/>
            <w:right w:val="none" w:sz="0" w:space="0" w:color="auto"/>
          </w:divBdr>
        </w:div>
        <w:div w:id="585454972">
          <w:marLeft w:val="480"/>
          <w:marRight w:val="0"/>
          <w:marTop w:val="0"/>
          <w:marBottom w:val="0"/>
          <w:divBdr>
            <w:top w:val="none" w:sz="0" w:space="0" w:color="auto"/>
            <w:left w:val="none" w:sz="0" w:space="0" w:color="auto"/>
            <w:bottom w:val="none" w:sz="0" w:space="0" w:color="auto"/>
            <w:right w:val="none" w:sz="0" w:space="0" w:color="auto"/>
          </w:divBdr>
        </w:div>
        <w:div w:id="585575123">
          <w:marLeft w:val="480"/>
          <w:marRight w:val="0"/>
          <w:marTop w:val="0"/>
          <w:marBottom w:val="0"/>
          <w:divBdr>
            <w:top w:val="none" w:sz="0" w:space="0" w:color="auto"/>
            <w:left w:val="none" w:sz="0" w:space="0" w:color="auto"/>
            <w:bottom w:val="none" w:sz="0" w:space="0" w:color="auto"/>
            <w:right w:val="none" w:sz="0" w:space="0" w:color="auto"/>
          </w:divBdr>
        </w:div>
        <w:div w:id="646318900">
          <w:marLeft w:val="480"/>
          <w:marRight w:val="0"/>
          <w:marTop w:val="0"/>
          <w:marBottom w:val="0"/>
          <w:divBdr>
            <w:top w:val="none" w:sz="0" w:space="0" w:color="auto"/>
            <w:left w:val="none" w:sz="0" w:space="0" w:color="auto"/>
            <w:bottom w:val="none" w:sz="0" w:space="0" w:color="auto"/>
            <w:right w:val="none" w:sz="0" w:space="0" w:color="auto"/>
          </w:divBdr>
        </w:div>
        <w:div w:id="664941519">
          <w:marLeft w:val="480"/>
          <w:marRight w:val="0"/>
          <w:marTop w:val="0"/>
          <w:marBottom w:val="0"/>
          <w:divBdr>
            <w:top w:val="none" w:sz="0" w:space="0" w:color="auto"/>
            <w:left w:val="none" w:sz="0" w:space="0" w:color="auto"/>
            <w:bottom w:val="none" w:sz="0" w:space="0" w:color="auto"/>
            <w:right w:val="none" w:sz="0" w:space="0" w:color="auto"/>
          </w:divBdr>
        </w:div>
        <w:div w:id="677931741">
          <w:marLeft w:val="480"/>
          <w:marRight w:val="0"/>
          <w:marTop w:val="0"/>
          <w:marBottom w:val="0"/>
          <w:divBdr>
            <w:top w:val="none" w:sz="0" w:space="0" w:color="auto"/>
            <w:left w:val="none" w:sz="0" w:space="0" w:color="auto"/>
            <w:bottom w:val="none" w:sz="0" w:space="0" w:color="auto"/>
            <w:right w:val="none" w:sz="0" w:space="0" w:color="auto"/>
          </w:divBdr>
        </w:div>
        <w:div w:id="684668312">
          <w:marLeft w:val="480"/>
          <w:marRight w:val="0"/>
          <w:marTop w:val="0"/>
          <w:marBottom w:val="0"/>
          <w:divBdr>
            <w:top w:val="none" w:sz="0" w:space="0" w:color="auto"/>
            <w:left w:val="none" w:sz="0" w:space="0" w:color="auto"/>
            <w:bottom w:val="none" w:sz="0" w:space="0" w:color="auto"/>
            <w:right w:val="none" w:sz="0" w:space="0" w:color="auto"/>
          </w:divBdr>
        </w:div>
        <w:div w:id="723337031">
          <w:marLeft w:val="480"/>
          <w:marRight w:val="0"/>
          <w:marTop w:val="0"/>
          <w:marBottom w:val="0"/>
          <w:divBdr>
            <w:top w:val="none" w:sz="0" w:space="0" w:color="auto"/>
            <w:left w:val="none" w:sz="0" w:space="0" w:color="auto"/>
            <w:bottom w:val="none" w:sz="0" w:space="0" w:color="auto"/>
            <w:right w:val="none" w:sz="0" w:space="0" w:color="auto"/>
          </w:divBdr>
        </w:div>
        <w:div w:id="741024965">
          <w:marLeft w:val="480"/>
          <w:marRight w:val="0"/>
          <w:marTop w:val="0"/>
          <w:marBottom w:val="0"/>
          <w:divBdr>
            <w:top w:val="none" w:sz="0" w:space="0" w:color="auto"/>
            <w:left w:val="none" w:sz="0" w:space="0" w:color="auto"/>
            <w:bottom w:val="none" w:sz="0" w:space="0" w:color="auto"/>
            <w:right w:val="none" w:sz="0" w:space="0" w:color="auto"/>
          </w:divBdr>
        </w:div>
        <w:div w:id="746608512">
          <w:marLeft w:val="480"/>
          <w:marRight w:val="0"/>
          <w:marTop w:val="0"/>
          <w:marBottom w:val="0"/>
          <w:divBdr>
            <w:top w:val="none" w:sz="0" w:space="0" w:color="auto"/>
            <w:left w:val="none" w:sz="0" w:space="0" w:color="auto"/>
            <w:bottom w:val="none" w:sz="0" w:space="0" w:color="auto"/>
            <w:right w:val="none" w:sz="0" w:space="0" w:color="auto"/>
          </w:divBdr>
        </w:div>
        <w:div w:id="794369051">
          <w:marLeft w:val="480"/>
          <w:marRight w:val="0"/>
          <w:marTop w:val="0"/>
          <w:marBottom w:val="0"/>
          <w:divBdr>
            <w:top w:val="none" w:sz="0" w:space="0" w:color="auto"/>
            <w:left w:val="none" w:sz="0" w:space="0" w:color="auto"/>
            <w:bottom w:val="none" w:sz="0" w:space="0" w:color="auto"/>
            <w:right w:val="none" w:sz="0" w:space="0" w:color="auto"/>
          </w:divBdr>
        </w:div>
        <w:div w:id="822551633">
          <w:marLeft w:val="480"/>
          <w:marRight w:val="0"/>
          <w:marTop w:val="0"/>
          <w:marBottom w:val="0"/>
          <w:divBdr>
            <w:top w:val="none" w:sz="0" w:space="0" w:color="auto"/>
            <w:left w:val="none" w:sz="0" w:space="0" w:color="auto"/>
            <w:bottom w:val="none" w:sz="0" w:space="0" w:color="auto"/>
            <w:right w:val="none" w:sz="0" w:space="0" w:color="auto"/>
          </w:divBdr>
        </w:div>
        <w:div w:id="824735354">
          <w:marLeft w:val="480"/>
          <w:marRight w:val="0"/>
          <w:marTop w:val="0"/>
          <w:marBottom w:val="0"/>
          <w:divBdr>
            <w:top w:val="none" w:sz="0" w:space="0" w:color="auto"/>
            <w:left w:val="none" w:sz="0" w:space="0" w:color="auto"/>
            <w:bottom w:val="none" w:sz="0" w:space="0" w:color="auto"/>
            <w:right w:val="none" w:sz="0" w:space="0" w:color="auto"/>
          </w:divBdr>
        </w:div>
        <w:div w:id="878124389">
          <w:marLeft w:val="480"/>
          <w:marRight w:val="0"/>
          <w:marTop w:val="0"/>
          <w:marBottom w:val="0"/>
          <w:divBdr>
            <w:top w:val="none" w:sz="0" w:space="0" w:color="auto"/>
            <w:left w:val="none" w:sz="0" w:space="0" w:color="auto"/>
            <w:bottom w:val="none" w:sz="0" w:space="0" w:color="auto"/>
            <w:right w:val="none" w:sz="0" w:space="0" w:color="auto"/>
          </w:divBdr>
        </w:div>
        <w:div w:id="908225778">
          <w:marLeft w:val="480"/>
          <w:marRight w:val="0"/>
          <w:marTop w:val="0"/>
          <w:marBottom w:val="0"/>
          <w:divBdr>
            <w:top w:val="none" w:sz="0" w:space="0" w:color="auto"/>
            <w:left w:val="none" w:sz="0" w:space="0" w:color="auto"/>
            <w:bottom w:val="none" w:sz="0" w:space="0" w:color="auto"/>
            <w:right w:val="none" w:sz="0" w:space="0" w:color="auto"/>
          </w:divBdr>
        </w:div>
        <w:div w:id="917983288">
          <w:marLeft w:val="480"/>
          <w:marRight w:val="0"/>
          <w:marTop w:val="0"/>
          <w:marBottom w:val="0"/>
          <w:divBdr>
            <w:top w:val="none" w:sz="0" w:space="0" w:color="auto"/>
            <w:left w:val="none" w:sz="0" w:space="0" w:color="auto"/>
            <w:bottom w:val="none" w:sz="0" w:space="0" w:color="auto"/>
            <w:right w:val="none" w:sz="0" w:space="0" w:color="auto"/>
          </w:divBdr>
        </w:div>
        <w:div w:id="982808250">
          <w:marLeft w:val="480"/>
          <w:marRight w:val="0"/>
          <w:marTop w:val="0"/>
          <w:marBottom w:val="0"/>
          <w:divBdr>
            <w:top w:val="none" w:sz="0" w:space="0" w:color="auto"/>
            <w:left w:val="none" w:sz="0" w:space="0" w:color="auto"/>
            <w:bottom w:val="none" w:sz="0" w:space="0" w:color="auto"/>
            <w:right w:val="none" w:sz="0" w:space="0" w:color="auto"/>
          </w:divBdr>
        </w:div>
        <w:div w:id="1121992677">
          <w:marLeft w:val="480"/>
          <w:marRight w:val="0"/>
          <w:marTop w:val="0"/>
          <w:marBottom w:val="0"/>
          <w:divBdr>
            <w:top w:val="none" w:sz="0" w:space="0" w:color="auto"/>
            <w:left w:val="none" w:sz="0" w:space="0" w:color="auto"/>
            <w:bottom w:val="none" w:sz="0" w:space="0" w:color="auto"/>
            <w:right w:val="none" w:sz="0" w:space="0" w:color="auto"/>
          </w:divBdr>
        </w:div>
        <w:div w:id="1150319251">
          <w:marLeft w:val="480"/>
          <w:marRight w:val="0"/>
          <w:marTop w:val="0"/>
          <w:marBottom w:val="0"/>
          <w:divBdr>
            <w:top w:val="none" w:sz="0" w:space="0" w:color="auto"/>
            <w:left w:val="none" w:sz="0" w:space="0" w:color="auto"/>
            <w:bottom w:val="none" w:sz="0" w:space="0" w:color="auto"/>
            <w:right w:val="none" w:sz="0" w:space="0" w:color="auto"/>
          </w:divBdr>
        </w:div>
        <w:div w:id="1156334909">
          <w:marLeft w:val="480"/>
          <w:marRight w:val="0"/>
          <w:marTop w:val="0"/>
          <w:marBottom w:val="0"/>
          <w:divBdr>
            <w:top w:val="none" w:sz="0" w:space="0" w:color="auto"/>
            <w:left w:val="none" w:sz="0" w:space="0" w:color="auto"/>
            <w:bottom w:val="none" w:sz="0" w:space="0" w:color="auto"/>
            <w:right w:val="none" w:sz="0" w:space="0" w:color="auto"/>
          </w:divBdr>
        </w:div>
        <w:div w:id="1196577069">
          <w:marLeft w:val="480"/>
          <w:marRight w:val="0"/>
          <w:marTop w:val="0"/>
          <w:marBottom w:val="0"/>
          <w:divBdr>
            <w:top w:val="none" w:sz="0" w:space="0" w:color="auto"/>
            <w:left w:val="none" w:sz="0" w:space="0" w:color="auto"/>
            <w:bottom w:val="none" w:sz="0" w:space="0" w:color="auto"/>
            <w:right w:val="none" w:sz="0" w:space="0" w:color="auto"/>
          </w:divBdr>
        </w:div>
        <w:div w:id="1197082949">
          <w:marLeft w:val="480"/>
          <w:marRight w:val="0"/>
          <w:marTop w:val="0"/>
          <w:marBottom w:val="0"/>
          <w:divBdr>
            <w:top w:val="none" w:sz="0" w:space="0" w:color="auto"/>
            <w:left w:val="none" w:sz="0" w:space="0" w:color="auto"/>
            <w:bottom w:val="none" w:sz="0" w:space="0" w:color="auto"/>
            <w:right w:val="none" w:sz="0" w:space="0" w:color="auto"/>
          </w:divBdr>
        </w:div>
        <w:div w:id="1227259734">
          <w:marLeft w:val="480"/>
          <w:marRight w:val="0"/>
          <w:marTop w:val="0"/>
          <w:marBottom w:val="0"/>
          <w:divBdr>
            <w:top w:val="none" w:sz="0" w:space="0" w:color="auto"/>
            <w:left w:val="none" w:sz="0" w:space="0" w:color="auto"/>
            <w:bottom w:val="none" w:sz="0" w:space="0" w:color="auto"/>
            <w:right w:val="none" w:sz="0" w:space="0" w:color="auto"/>
          </w:divBdr>
        </w:div>
        <w:div w:id="1233739174">
          <w:marLeft w:val="480"/>
          <w:marRight w:val="0"/>
          <w:marTop w:val="0"/>
          <w:marBottom w:val="0"/>
          <w:divBdr>
            <w:top w:val="none" w:sz="0" w:space="0" w:color="auto"/>
            <w:left w:val="none" w:sz="0" w:space="0" w:color="auto"/>
            <w:bottom w:val="none" w:sz="0" w:space="0" w:color="auto"/>
            <w:right w:val="none" w:sz="0" w:space="0" w:color="auto"/>
          </w:divBdr>
        </w:div>
        <w:div w:id="1287396301">
          <w:marLeft w:val="480"/>
          <w:marRight w:val="0"/>
          <w:marTop w:val="0"/>
          <w:marBottom w:val="0"/>
          <w:divBdr>
            <w:top w:val="none" w:sz="0" w:space="0" w:color="auto"/>
            <w:left w:val="none" w:sz="0" w:space="0" w:color="auto"/>
            <w:bottom w:val="none" w:sz="0" w:space="0" w:color="auto"/>
            <w:right w:val="none" w:sz="0" w:space="0" w:color="auto"/>
          </w:divBdr>
        </w:div>
        <w:div w:id="1389919702">
          <w:marLeft w:val="480"/>
          <w:marRight w:val="0"/>
          <w:marTop w:val="0"/>
          <w:marBottom w:val="0"/>
          <w:divBdr>
            <w:top w:val="none" w:sz="0" w:space="0" w:color="auto"/>
            <w:left w:val="none" w:sz="0" w:space="0" w:color="auto"/>
            <w:bottom w:val="none" w:sz="0" w:space="0" w:color="auto"/>
            <w:right w:val="none" w:sz="0" w:space="0" w:color="auto"/>
          </w:divBdr>
        </w:div>
        <w:div w:id="1419402845">
          <w:marLeft w:val="480"/>
          <w:marRight w:val="0"/>
          <w:marTop w:val="0"/>
          <w:marBottom w:val="0"/>
          <w:divBdr>
            <w:top w:val="none" w:sz="0" w:space="0" w:color="auto"/>
            <w:left w:val="none" w:sz="0" w:space="0" w:color="auto"/>
            <w:bottom w:val="none" w:sz="0" w:space="0" w:color="auto"/>
            <w:right w:val="none" w:sz="0" w:space="0" w:color="auto"/>
          </w:divBdr>
        </w:div>
        <w:div w:id="1547331227">
          <w:marLeft w:val="480"/>
          <w:marRight w:val="0"/>
          <w:marTop w:val="0"/>
          <w:marBottom w:val="0"/>
          <w:divBdr>
            <w:top w:val="none" w:sz="0" w:space="0" w:color="auto"/>
            <w:left w:val="none" w:sz="0" w:space="0" w:color="auto"/>
            <w:bottom w:val="none" w:sz="0" w:space="0" w:color="auto"/>
            <w:right w:val="none" w:sz="0" w:space="0" w:color="auto"/>
          </w:divBdr>
        </w:div>
        <w:div w:id="1556966604">
          <w:marLeft w:val="480"/>
          <w:marRight w:val="0"/>
          <w:marTop w:val="0"/>
          <w:marBottom w:val="0"/>
          <w:divBdr>
            <w:top w:val="none" w:sz="0" w:space="0" w:color="auto"/>
            <w:left w:val="none" w:sz="0" w:space="0" w:color="auto"/>
            <w:bottom w:val="none" w:sz="0" w:space="0" w:color="auto"/>
            <w:right w:val="none" w:sz="0" w:space="0" w:color="auto"/>
          </w:divBdr>
        </w:div>
        <w:div w:id="1595701902">
          <w:marLeft w:val="480"/>
          <w:marRight w:val="0"/>
          <w:marTop w:val="0"/>
          <w:marBottom w:val="0"/>
          <w:divBdr>
            <w:top w:val="none" w:sz="0" w:space="0" w:color="auto"/>
            <w:left w:val="none" w:sz="0" w:space="0" w:color="auto"/>
            <w:bottom w:val="none" w:sz="0" w:space="0" w:color="auto"/>
            <w:right w:val="none" w:sz="0" w:space="0" w:color="auto"/>
          </w:divBdr>
        </w:div>
        <w:div w:id="1620331944">
          <w:marLeft w:val="480"/>
          <w:marRight w:val="0"/>
          <w:marTop w:val="0"/>
          <w:marBottom w:val="0"/>
          <w:divBdr>
            <w:top w:val="none" w:sz="0" w:space="0" w:color="auto"/>
            <w:left w:val="none" w:sz="0" w:space="0" w:color="auto"/>
            <w:bottom w:val="none" w:sz="0" w:space="0" w:color="auto"/>
            <w:right w:val="none" w:sz="0" w:space="0" w:color="auto"/>
          </w:divBdr>
        </w:div>
        <w:div w:id="1631282132">
          <w:marLeft w:val="480"/>
          <w:marRight w:val="0"/>
          <w:marTop w:val="0"/>
          <w:marBottom w:val="0"/>
          <w:divBdr>
            <w:top w:val="none" w:sz="0" w:space="0" w:color="auto"/>
            <w:left w:val="none" w:sz="0" w:space="0" w:color="auto"/>
            <w:bottom w:val="none" w:sz="0" w:space="0" w:color="auto"/>
            <w:right w:val="none" w:sz="0" w:space="0" w:color="auto"/>
          </w:divBdr>
        </w:div>
        <w:div w:id="1632399406">
          <w:marLeft w:val="480"/>
          <w:marRight w:val="0"/>
          <w:marTop w:val="0"/>
          <w:marBottom w:val="0"/>
          <w:divBdr>
            <w:top w:val="none" w:sz="0" w:space="0" w:color="auto"/>
            <w:left w:val="none" w:sz="0" w:space="0" w:color="auto"/>
            <w:bottom w:val="none" w:sz="0" w:space="0" w:color="auto"/>
            <w:right w:val="none" w:sz="0" w:space="0" w:color="auto"/>
          </w:divBdr>
        </w:div>
        <w:div w:id="1648708031">
          <w:marLeft w:val="480"/>
          <w:marRight w:val="0"/>
          <w:marTop w:val="0"/>
          <w:marBottom w:val="0"/>
          <w:divBdr>
            <w:top w:val="none" w:sz="0" w:space="0" w:color="auto"/>
            <w:left w:val="none" w:sz="0" w:space="0" w:color="auto"/>
            <w:bottom w:val="none" w:sz="0" w:space="0" w:color="auto"/>
            <w:right w:val="none" w:sz="0" w:space="0" w:color="auto"/>
          </w:divBdr>
        </w:div>
        <w:div w:id="1667131011">
          <w:marLeft w:val="480"/>
          <w:marRight w:val="0"/>
          <w:marTop w:val="0"/>
          <w:marBottom w:val="0"/>
          <w:divBdr>
            <w:top w:val="none" w:sz="0" w:space="0" w:color="auto"/>
            <w:left w:val="none" w:sz="0" w:space="0" w:color="auto"/>
            <w:bottom w:val="none" w:sz="0" w:space="0" w:color="auto"/>
            <w:right w:val="none" w:sz="0" w:space="0" w:color="auto"/>
          </w:divBdr>
        </w:div>
        <w:div w:id="1679045180">
          <w:marLeft w:val="480"/>
          <w:marRight w:val="0"/>
          <w:marTop w:val="0"/>
          <w:marBottom w:val="0"/>
          <w:divBdr>
            <w:top w:val="none" w:sz="0" w:space="0" w:color="auto"/>
            <w:left w:val="none" w:sz="0" w:space="0" w:color="auto"/>
            <w:bottom w:val="none" w:sz="0" w:space="0" w:color="auto"/>
            <w:right w:val="none" w:sz="0" w:space="0" w:color="auto"/>
          </w:divBdr>
        </w:div>
        <w:div w:id="1705402537">
          <w:marLeft w:val="480"/>
          <w:marRight w:val="0"/>
          <w:marTop w:val="0"/>
          <w:marBottom w:val="0"/>
          <w:divBdr>
            <w:top w:val="none" w:sz="0" w:space="0" w:color="auto"/>
            <w:left w:val="none" w:sz="0" w:space="0" w:color="auto"/>
            <w:bottom w:val="none" w:sz="0" w:space="0" w:color="auto"/>
            <w:right w:val="none" w:sz="0" w:space="0" w:color="auto"/>
          </w:divBdr>
        </w:div>
        <w:div w:id="1750541637">
          <w:marLeft w:val="480"/>
          <w:marRight w:val="0"/>
          <w:marTop w:val="0"/>
          <w:marBottom w:val="0"/>
          <w:divBdr>
            <w:top w:val="none" w:sz="0" w:space="0" w:color="auto"/>
            <w:left w:val="none" w:sz="0" w:space="0" w:color="auto"/>
            <w:bottom w:val="none" w:sz="0" w:space="0" w:color="auto"/>
            <w:right w:val="none" w:sz="0" w:space="0" w:color="auto"/>
          </w:divBdr>
        </w:div>
        <w:div w:id="1863007627">
          <w:marLeft w:val="480"/>
          <w:marRight w:val="0"/>
          <w:marTop w:val="0"/>
          <w:marBottom w:val="0"/>
          <w:divBdr>
            <w:top w:val="none" w:sz="0" w:space="0" w:color="auto"/>
            <w:left w:val="none" w:sz="0" w:space="0" w:color="auto"/>
            <w:bottom w:val="none" w:sz="0" w:space="0" w:color="auto"/>
            <w:right w:val="none" w:sz="0" w:space="0" w:color="auto"/>
          </w:divBdr>
        </w:div>
        <w:div w:id="1886791447">
          <w:marLeft w:val="480"/>
          <w:marRight w:val="0"/>
          <w:marTop w:val="0"/>
          <w:marBottom w:val="0"/>
          <w:divBdr>
            <w:top w:val="none" w:sz="0" w:space="0" w:color="auto"/>
            <w:left w:val="none" w:sz="0" w:space="0" w:color="auto"/>
            <w:bottom w:val="none" w:sz="0" w:space="0" w:color="auto"/>
            <w:right w:val="none" w:sz="0" w:space="0" w:color="auto"/>
          </w:divBdr>
        </w:div>
        <w:div w:id="1954707511">
          <w:marLeft w:val="480"/>
          <w:marRight w:val="0"/>
          <w:marTop w:val="0"/>
          <w:marBottom w:val="0"/>
          <w:divBdr>
            <w:top w:val="none" w:sz="0" w:space="0" w:color="auto"/>
            <w:left w:val="none" w:sz="0" w:space="0" w:color="auto"/>
            <w:bottom w:val="none" w:sz="0" w:space="0" w:color="auto"/>
            <w:right w:val="none" w:sz="0" w:space="0" w:color="auto"/>
          </w:divBdr>
        </w:div>
        <w:div w:id="1956524068">
          <w:marLeft w:val="480"/>
          <w:marRight w:val="0"/>
          <w:marTop w:val="0"/>
          <w:marBottom w:val="0"/>
          <w:divBdr>
            <w:top w:val="none" w:sz="0" w:space="0" w:color="auto"/>
            <w:left w:val="none" w:sz="0" w:space="0" w:color="auto"/>
            <w:bottom w:val="none" w:sz="0" w:space="0" w:color="auto"/>
            <w:right w:val="none" w:sz="0" w:space="0" w:color="auto"/>
          </w:divBdr>
        </w:div>
        <w:div w:id="1973436156">
          <w:marLeft w:val="480"/>
          <w:marRight w:val="0"/>
          <w:marTop w:val="0"/>
          <w:marBottom w:val="0"/>
          <w:divBdr>
            <w:top w:val="none" w:sz="0" w:space="0" w:color="auto"/>
            <w:left w:val="none" w:sz="0" w:space="0" w:color="auto"/>
            <w:bottom w:val="none" w:sz="0" w:space="0" w:color="auto"/>
            <w:right w:val="none" w:sz="0" w:space="0" w:color="auto"/>
          </w:divBdr>
        </w:div>
        <w:div w:id="2001884263">
          <w:marLeft w:val="480"/>
          <w:marRight w:val="0"/>
          <w:marTop w:val="0"/>
          <w:marBottom w:val="0"/>
          <w:divBdr>
            <w:top w:val="none" w:sz="0" w:space="0" w:color="auto"/>
            <w:left w:val="none" w:sz="0" w:space="0" w:color="auto"/>
            <w:bottom w:val="none" w:sz="0" w:space="0" w:color="auto"/>
            <w:right w:val="none" w:sz="0" w:space="0" w:color="auto"/>
          </w:divBdr>
        </w:div>
        <w:div w:id="2018382396">
          <w:marLeft w:val="480"/>
          <w:marRight w:val="0"/>
          <w:marTop w:val="0"/>
          <w:marBottom w:val="0"/>
          <w:divBdr>
            <w:top w:val="none" w:sz="0" w:space="0" w:color="auto"/>
            <w:left w:val="none" w:sz="0" w:space="0" w:color="auto"/>
            <w:bottom w:val="none" w:sz="0" w:space="0" w:color="auto"/>
            <w:right w:val="none" w:sz="0" w:space="0" w:color="auto"/>
          </w:divBdr>
        </w:div>
        <w:div w:id="2085294392">
          <w:marLeft w:val="480"/>
          <w:marRight w:val="0"/>
          <w:marTop w:val="0"/>
          <w:marBottom w:val="0"/>
          <w:divBdr>
            <w:top w:val="none" w:sz="0" w:space="0" w:color="auto"/>
            <w:left w:val="none" w:sz="0" w:space="0" w:color="auto"/>
            <w:bottom w:val="none" w:sz="0" w:space="0" w:color="auto"/>
            <w:right w:val="none" w:sz="0" w:space="0" w:color="auto"/>
          </w:divBdr>
        </w:div>
        <w:div w:id="2086686747">
          <w:marLeft w:val="480"/>
          <w:marRight w:val="0"/>
          <w:marTop w:val="0"/>
          <w:marBottom w:val="0"/>
          <w:divBdr>
            <w:top w:val="none" w:sz="0" w:space="0" w:color="auto"/>
            <w:left w:val="none" w:sz="0" w:space="0" w:color="auto"/>
            <w:bottom w:val="none" w:sz="0" w:space="0" w:color="auto"/>
            <w:right w:val="none" w:sz="0" w:space="0" w:color="auto"/>
          </w:divBdr>
        </w:div>
        <w:div w:id="2104300471">
          <w:marLeft w:val="480"/>
          <w:marRight w:val="0"/>
          <w:marTop w:val="0"/>
          <w:marBottom w:val="0"/>
          <w:divBdr>
            <w:top w:val="none" w:sz="0" w:space="0" w:color="auto"/>
            <w:left w:val="none" w:sz="0" w:space="0" w:color="auto"/>
            <w:bottom w:val="none" w:sz="0" w:space="0" w:color="auto"/>
            <w:right w:val="none" w:sz="0" w:space="0" w:color="auto"/>
          </w:divBdr>
        </w:div>
        <w:div w:id="2118254865">
          <w:marLeft w:val="480"/>
          <w:marRight w:val="0"/>
          <w:marTop w:val="0"/>
          <w:marBottom w:val="0"/>
          <w:divBdr>
            <w:top w:val="none" w:sz="0" w:space="0" w:color="auto"/>
            <w:left w:val="none" w:sz="0" w:space="0" w:color="auto"/>
            <w:bottom w:val="none" w:sz="0" w:space="0" w:color="auto"/>
            <w:right w:val="none" w:sz="0" w:space="0" w:color="auto"/>
          </w:divBdr>
        </w:div>
      </w:divsChild>
    </w:div>
    <w:div w:id="856385966">
      <w:bodyDiv w:val="1"/>
      <w:marLeft w:val="0"/>
      <w:marRight w:val="0"/>
      <w:marTop w:val="0"/>
      <w:marBottom w:val="0"/>
      <w:divBdr>
        <w:top w:val="none" w:sz="0" w:space="0" w:color="auto"/>
        <w:left w:val="none" w:sz="0" w:space="0" w:color="auto"/>
        <w:bottom w:val="none" w:sz="0" w:space="0" w:color="auto"/>
        <w:right w:val="none" w:sz="0" w:space="0" w:color="auto"/>
      </w:divBdr>
    </w:div>
    <w:div w:id="857232237">
      <w:bodyDiv w:val="1"/>
      <w:marLeft w:val="0"/>
      <w:marRight w:val="0"/>
      <w:marTop w:val="0"/>
      <w:marBottom w:val="0"/>
      <w:divBdr>
        <w:top w:val="none" w:sz="0" w:space="0" w:color="auto"/>
        <w:left w:val="none" w:sz="0" w:space="0" w:color="auto"/>
        <w:bottom w:val="none" w:sz="0" w:space="0" w:color="auto"/>
        <w:right w:val="none" w:sz="0" w:space="0" w:color="auto"/>
      </w:divBdr>
    </w:div>
    <w:div w:id="858350492">
      <w:bodyDiv w:val="1"/>
      <w:marLeft w:val="0"/>
      <w:marRight w:val="0"/>
      <w:marTop w:val="0"/>
      <w:marBottom w:val="0"/>
      <w:divBdr>
        <w:top w:val="none" w:sz="0" w:space="0" w:color="auto"/>
        <w:left w:val="none" w:sz="0" w:space="0" w:color="auto"/>
        <w:bottom w:val="none" w:sz="0" w:space="0" w:color="auto"/>
        <w:right w:val="none" w:sz="0" w:space="0" w:color="auto"/>
      </w:divBdr>
    </w:div>
    <w:div w:id="858423149">
      <w:bodyDiv w:val="1"/>
      <w:marLeft w:val="0"/>
      <w:marRight w:val="0"/>
      <w:marTop w:val="0"/>
      <w:marBottom w:val="0"/>
      <w:divBdr>
        <w:top w:val="none" w:sz="0" w:space="0" w:color="auto"/>
        <w:left w:val="none" w:sz="0" w:space="0" w:color="auto"/>
        <w:bottom w:val="none" w:sz="0" w:space="0" w:color="auto"/>
        <w:right w:val="none" w:sz="0" w:space="0" w:color="auto"/>
      </w:divBdr>
    </w:div>
    <w:div w:id="858659987">
      <w:bodyDiv w:val="1"/>
      <w:marLeft w:val="0"/>
      <w:marRight w:val="0"/>
      <w:marTop w:val="0"/>
      <w:marBottom w:val="0"/>
      <w:divBdr>
        <w:top w:val="none" w:sz="0" w:space="0" w:color="auto"/>
        <w:left w:val="none" w:sz="0" w:space="0" w:color="auto"/>
        <w:bottom w:val="none" w:sz="0" w:space="0" w:color="auto"/>
        <w:right w:val="none" w:sz="0" w:space="0" w:color="auto"/>
      </w:divBdr>
    </w:div>
    <w:div w:id="859856849">
      <w:bodyDiv w:val="1"/>
      <w:marLeft w:val="0"/>
      <w:marRight w:val="0"/>
      <w:marTop w:val="0"/>
      <w:marBottom w:val="0"/>
      <w:divBdr>
        <w:top w:val="none" w:sz="0" w:space="0" w:color="auto"/>
        <w:left w:val="none" w:sz="0" w:space="0" w:color="auto"/>
        <w:bottom w:val="none" w:sz="0" w:space="0" w:color="auto"/>
        <w:right w:val="none" w:sz="0" w:space="0" w:color="auto"/>
      </w:divBdr>
    </w:div>
    <w:div w:id="864371617">
      <w:bodyDiv w:val="1"/>
      <w:marLeft w:val="0"/>
      <w:marRight w:val="0"/>
      <w:marTop w:val="0"/>
      <w:marBottom w:val="0"/>
      <w:divBdr>
        <w:top w:val="none" w:sz="0" w:space="0" w:color="auto"/>
        <w:left w:val="none" w:sz="0" w:space="0" w:color="auto"/>
        <w:bottom w:val="none" w:sz="0" w:space="0" w:color="auto"/>
        <w:right w:val="none" w:sz="0" w:space="0" w:color="auto"/>
      </w:divBdr>
    </w:div>
    <w:div w:id="865673032">
      <w:bodyDiv w:val="1"/>
      <w:marLeft w:val="0"/>
      <w:marRight w:val="0"/>
      <w:marTop w:val="0"/>
      <w:marBottom w:val="0"/>
      <w:divBdr>
        <w:top w:val="none" w:sz="0" w:space="0" w:color="auto"/>
        <w:left w:val="none" w:sz="0" w:space="0" w:color="auto"/>
        <w:bottom w:val="none" w:sz="0" w:space="0" w:color="auto"/>
        <w:right w:val="none" w:sz="0" w:space="0" w:color="auto"/>
      </w:divBdr>
    </w:div>
    <w:div w:id="865950190">
      <w:bodyDiv w:val="1"/>
      <w:marLeft w:val="0"/>
      <w:marRight w:val="0"/>
      <w:marTop w:val="0"/>
      <w:marBottom w:val="0"/>
      <w:divBdr>
        <w:top w:val="none" w:sz="0" w:space="0" w:color="auto"/>
        <w:left w:val="none" w:sz="0" w:space="0" w:color="auto"/>
        <w:bottom w:val="none" w:sz="0" w:space="0" w:color="auto"/>
        <w:right w:val="none" w:sz="0" w:space="0" w:color="auto"/>
      </w:divBdr>
    </w:div>
    <w:div w:id="866598019">
      <w:bodyDiv w:val="1"/>
      <w:marLeft w:val="0"/>
      <w:marRight w:val="0"/>
      <w:marTop w:val="0"/>
      <w:marBottom w:val="0"/>
      <w:divBdr>
        <w:top w:val="none" w:sz="0" w:space="0" w:color="auto"/>
        <w:left w:val="none" w:sz="0" w:space="0" w:color="auto"/>
        <w:bottom w:val="none" w:sz="0" w:space="0" w:color="auto"/>
        <w:right w:val="none" w:sz="0" w:space="0" w:color="auto"/>
      </w:divBdr>
    </w:div>
    <w:div w:id="867646019">
      <w:bodyDiv w:val="1"/>
      <w:marLeft w:val="0"/>
      <w:marRight w:val="0"/>
      <w:marTop w:val="0"/>
      <w:marBottom w:val="0"/>
      <w:divBdr>
        <w:top w:val="none" w:sz="0" w:space="0" w:color="auto"/>
        <w:left w:val="none" w:sz="0" w:space="0" w:color="auto"/>
        <w:bottom w:val="none" w:sz="0" w:space="0" w:color="auto"/>
        <w:right w:val="none" w:sz="0" w:space="0" w:color="auto"/>
      </w:divBdr>
    </w:div>
    <w:div w:id="867840079">
      <w:bodyDiv w:val="1"/>
      <w:marLeft w:val="0"/>
      <w:marRight w:val="0"/>
      <w:marTop w:val="0"/>
      <w:marBottom w:val="0"/>
      <w:divBdr>
        <w:top w:val="none" w:sz="0" w:space="0" w:color="auto"/>
        <w:left w:val="none" w:sz="0" w:space="0" w:color="auto"/>
        <w:bottom w:val="none" w:sz="0" w:space="0" w:color="auto"/>
        <w:right w:val="none" w:sz="0" w:space="0" w:color="auto"/>
      </w:divBdr>
    </w:div>
    <w:div w:id="868184933">
      <w:bodyDiv w:val="1"/>
      <w:marLeft w:val="0"/>
      <w:marRight w:val="0"/>
      <w:marTop w:val="0"/>
      <w:marBottom w:val="0"/>
      <w:divBdr>
        <w:top w:val="none" w:sz="0" w:space="0" w:color="auto"/>
        <w:left w:val="none" w:sz="0" w:space="0" w:color="auto"/>
        <w:bottom w:val="none" w:sz="0" w:space="0" w:color="auto"/>
        <w:right w:val="none" w:sz="0" w:space="0" w:color="auto"/>
      </w:divBdr>
    </w:div>
    <w:div w:id="868639318">
      <w:bodyDiv w:val="1"/>
      <w:marLeft w:val="0"/>
      <w:marRight w:val="0"/>
      <w:marTop w:val="0"/>
      <w:marBottom w:val="0"/>
      <w:divBdr>
        <w:top w:val="none" w:sz="0" w:space="0" w:color="auto"/>
        <w:left w:val="none" w:sz="0" w:space="0" w:color="auto"/>
        <w:bottom w:val="none" w:sz="0" w:space="0" w:color="auto"/>
        <w:right w:val="none" w:sz="0" w:space="0" w:color="auto"/>
      </w:divBdr>
      <w:divsChild>
        <w:div w:id="8875327">
          <w:marLeft w:val="480"/>
          <w:marRight w:val="0"/>
          <w:marTop w:val="0"/>
          <w:marBottom w:val="0"/>
          <w:divBdr>
            <w:top w:val="none" w:sz="0" w:space="0" w:color="auto"/>
            <w:left w:val="none" w:sz="0" w:space="0" w:color="auto"/>
            <w:bottom w:val="none" w:sz="0" w:space="0" w:color="auto"/>
            <w:right w:val="none" w:sz="0" w:space="0" w:color="auto"/>
          </w:divBdr>
        </w:div>
        <w:div w:id="19939160">
          <w:marLeft w:val="480"/>
          <w:marRight w:val="0"/>
          <w:marTop w:val="0"/>
          <w:marBottom w:val="0"/>
          <w:divBdr>
            <w:top w:val="none" w:sz="0" w:space="0" w:color="auto"/>
            <w:left w:val="none" w:sz="0" w:space="0" w:color="auto"/>
            <w:bottom w:val="none" w:sz="0" w:space="0" w:color="auto"/>
            <w:right w:val="none" w:sz="0" w:space="0" w:color="auto"/>
          </w:divBdr>
        </w:div>
        <w:div w:id="58870911">
          <w:marLeft w:val="480"/>
          <w:marRight w:val="0"/>
          <w:marTop w:val="0"/>
          <w:marBottom w:val="0"/>
          <w:divBdr>
            <w:top w:val="none" w:sz="0" w:space="0" w:color="auto"/>
            <w:left w:val="none" w:sz="0" w:space="0" w:color="auto"/>
            <w:bottom w:val="none" w:sz="0" w:space="0" w:color="auto"/>
            <w:right w:val="none" w:sz="0" w:space="0" w:color="auto"/>
          </w:divBdr>
        </w:div>
        <w:div w:id="78523559">
          <w:marLeft w:val="480"/>
          <w:marRight w:val="0"/>
          <w:marTop w:val="0"/>
          <w:marBottom w:val="0"/>
          <w:divBdr>
            <w:top w:val="none" w:sz="0" w:space="0" w:color="auto"/>
            <w:left w:val="none" w:sz="0" w:space="0" w:color="auto"/>
            <w:bottom w:val="none" w:sz="0" w:space="0" w:color="auto"/>
            <w:right w:val="none" w:sz="0" w:space="0" w:color="auto"/>
          </w:divBdr>
        </w:div>
        <w:div w:id="113254908">
          <w:marLeft w:val="480"/>
          <w:marRight w:val="0"/>
          <w:marTop w:val="0"/>
          <w:marBottom w:val="0"/>
          <w:divBdr>
            <w:top w:val="none" w:sz="0" w:space="0" w:color="auto"/>
            <w:left w:val="none" w:sz="0" w:space="0" w:color="auto"/>
            <w:bottom w:val="none" w:sz="0" w:space="0" w:color="auto"/>
            <w:right w:val="none" w:sz="0" w:space="0" w:color="auto"/>
          </w:divBdr>
        </w:div>
        <w:div w:id="163477563">
          <w:marLeft w:val="480"/>
          <w:marRight w:val="0"/>
          <w:marTop w:val="0"/>
          <w:marBottom w:val="0"/>
          <w:divBdr>
            <w:top w:val="none" w:sz="0" w:space="0" w:color="auto"/>
            <w:left w:val="none" w:sz="0" w:space="0" w:color="auto"/>
            <w:bottom w:val="none" w:sz="0" w:space="0" w:color="auto"/>
            <w:right w:val="none" w:sz="0" w:space="0" w:color="auto"/>
          </w:divBdr>
        </w:div>
        <w:div w:id="164637353">
          <w:marLeft w:val="480"/>
          <w:marRight w:val="0"/>
          <w:marTop w:val="0"/>
          <w:marBottom w:val="0"/>
          <w:divBdr>
            <w:top w:val="none" w:sz="0" w:space="0" w:color="auto"/>
            <w:left w:val="none" w:sz="0" w:space="0" w:color="auto"/>
            <w:bottom w:val="none" w:sz="0" w:space="0" w:color="auto"/>
            <w:right w:val="none" w:sz="0" w:space="0" w:color="auto"/>
          </w:divBdr>
        </w:div>
        <w:div w:id="171846052">
          <w:marLeft w:val="480"/>
          <w:marRight w:val="0"/>
          <w:marTop w:val="0"/>
          <w:marBottom w:val="0"/>
          <w:divBdr>
            <w:top w:val="none" w:sz="0" w:space="0" w:color="auto"/>
            <w:left w:val="none" w:sz="0" w:space="0" w:color="auto"/>
            <w:bottom w:val="none" w:sz="0" w:space="0" w:color="auto"/>
            <w:right w:val="none" w:sz="0" w:space="0" w:color="auto"/>
          </w:divBdr>
        </w:div>
        <w:div w:id="175846091">
          <w:marLeft w:val="480"/>
          <w:marRight w:val="0"/>
          <w:marTop w:val="0"/>
          <w:marBottom w:val="0"/>
          <w:divBdr>
            <w:top w:val="none" w:sz="0" w:space="0" w:color="auto"/>
            <w:left w:val="none" w:sz="0" w:space="0" w:color="auto"/>
            <w:bottom w:val="none" w:sz="0" w:space="0" w:color="auto"/>
            <w:right w:val="none" w:sz="0" w:space="0" w:color="auto"/>
          </w:divBdr>
        </w:div>
        <w:div w:id="233705913">
          <w:marLeft w:val="480"/>
          <w:marRight w:val="0"/>
          <w:marTop w:val="0"/>
          <w:marBottom w:val="0"/>
          <w:divBdr>
            <w:top w:val="none" w:sz="0" w:space="0" w:color="auto"/>
            <w:left w:val="none" w:sz="0" w:space="0" w:color="auto"/>
            <w:bottom w:val="none" w:sz="0" w:space="0" w:color="auto"/>
            <w:right w:val="none" w:sz="0" w:space="0" w:color="auto"/>
          </w:divBdr>
        </w:div>
        <w:div w:id="248582114">
          <w:marLeft w:val="480"/>
          <w:marRight w:val="0"/>
          <w:marTop w:val="0"/>
          <w:marBottom w:val="0"/>
          <w:divBdr>
            <w:top w:val="none" w:sz="0" w:space="0" w:color="auto"/>
            <w:left w:val="none" w:sz="0" w:space="0" w:color="auto"/>
            <w:bottom w:val="none" w:sz="0" w:space="0" w:color="auto"/>
            <w:right w:val="none" w:sz="0" w:space="0" w:color="auto"/>
          </w:divBdr>
        </w:div>
        <w:div w:id="304354312">
          <w:marLeft w:val="480"/>
          <w:marRight w:val="0"/>
          <w:marTop w:val="0"/>
          <w:marBottom w:val="0"/>
          <w:divBdr>
            <w:top w:val="none" w:sz="0" w:space="0" w:color="auto"/>
            <w:left w:val="none" w:sz="0" w:space="0" w:color="auto"/>
            <w:bottom w:val="none" w:sz="0" w:space="0" w:color="auto"/>
            <w:right w:val="none" w:sz="0" w:space="0" w:color="auto"/>
          </w:divBdr>
        </w:div>
        <w:div w:id="307174985">
          <w:marLeft w:val="480"/>
          <w:marRight w:val="0"/>
          <w:marTop w:val="0"/>
          <w:marBottom w:val="0"/>
          <w:divBdr>
            <w:top w:val="none" w:sz="0" w:space="0" w:color="auto"/>
            <w:left w:val="none" w:sz="0" w:space="0" w:color="auto"/>
            <w:bottom w:val="none" w:sz="0" w:space="0" w:color="auto"/>
            <w:right w:val="none" w:sz="0" w:space="0" w:color="auto"/>
          </w:divBdr>
        </w:div>
        <w:div w:id="336882644">
          <w:marLeft w:val="480"/>
          <w:marRight w:val="0"/>
          <w:marTop w:val="0"/>
          <w:marBottom w:val="0"/>
          <w:divBdr>
            <w:top w:val="none" w:sz="0" w:space="0" w:color="auto"/>
            <w:left w:val="none" w:sz="0" w:space="0" w:color="auto"/>
            <w:bottom w:val="none" w:sz="0" w:space="0" w:color="auto"/>
            <w:right w:val="none" w:sz="0" w:space="0" w:color="auto"/>
          </w:divBdr>
        </w:div>
        <w:div w:id="360742751">
          <w:marLeft w:val="480"/>
          <w:marRight w:val="0"/>
          <w:marTop w:val="0"/>
          <w:marBottom w:val="0"/>
          <w:divBdr>
            <w:top w:val="none" w:sz="0" w:space="0" w:color="auto"/>
            <w:left w:val="none" w:sz="0" w:space="0" w:color="auto"/>
            <w:bottom w:val="none" w:sz="0" w:space="0" w:color="auto"/>
            <w:right w:val="none" w:sz="0" w:space="0" w:color="auto"/>
          </w:divBdr>
        </w:div>
        <w:div w:id="361367760">
          <w:marLeft w:val="480"/>
          <w:marRight w:val="0"/>
          <w:marTop w:val="0"/>
          <w:marBottom w:val="0"/>
          <w:divBdr>
            <w:top w:val="none" w:sz="0" w:space="0" w:color="auto"/>
            <w:left w:val="none" w:sz="0" w:space="0" w:color="auto"/>
            <w:bottom w:val="none" w:sz="0" w:space="0" w:color="auto"/>
            <w:right w:val="none" w:sz="0" w:space="0" w:color="auto"/>
          </w:divBdr>
        </w:div>
        <w:div w:id="404768531">
          <w:marLeft w:val="480"/>
          <w:marRight w:val="0"/>
          <w:marTop w:val="0"/>
          <w:marBottom w:val="0"/>
          <w:divBdr>
            <w:top w:val="none" w:sz="0" w:space="0" w:color="auto"/>
            <w:left w:val="none" w:sz="0" w:space="0" w:color="auto"/>
            <w:bottom w:val="none" w:sz="0" w:space="0" w:color="auto"/>
            <w:right w:val="none" w:sz="0" w:space="0" w:color="auto"/>
          </w:divBdr>
        </w:div>
        <w:div w:id="435827837">
          <w:marLeft w:val="480"/>
          <w:marRight w:val="0"/>
          <w:marTop w:val="0"/>
          <w:marBottom w:val="0"/>
          <w:divBdr>
            <w:top w:val="none" w:sz="0" w:space="0" w:color="auto"/>
            <w:left w:val="none" w:sz="0" w:space="0" w:color="auto"/>
            <w:bottom w:val="none" w:sz="0" w:space="0" w:color="auto"/>
            <w:right w:val="none" w:sz="0" w:space="0" w:color="auto"/>
          </w:divBdr>
        </w:div>
        <w:div w:id="457798185">
          <w:marLeft w:val="480"/>
          <w:marRight w:val="0"/>
          <w:marTop w:val="0"/>
          <w:marBottom w:val="0"/>
          <w:divBdr>
            <w:top w:val="none" w:sz="0" w:space="0" w:color="auto"/>
            <w:left w:val="none" w:sz="0" w:space="0" w:color="auto"/>
            <w:bottom w:val="none" w:sz="0" w:space="0" w:color="auto"/>
            <w:right w:val="none" w:sz="0" w:space="0" w:color="auto"/>
          </w:divBdr>
        </w:div>
        <w:div w:id="488136677">
          <w:marLeft w:val="480"/>
          <w:marRight w:val="0"/>
          <w:marTop w:val="0"/>
          <w:marBottom w:val="0"/>
          <w:divBdr>
            <w:top w:val="none" w:sz="0" w:space="0" w:color="auto"/>
            <w:left w:val="none" w:sz="0" w:space="0" w:color="auto"/>
            <w:bottom w:val="none" w:sz="0" w:space="0" w:color="auto"/>
            <w:right w:val="none" w:sz="0" w:space="0" w:color="auto"/>
          </w:divBdr>
        </w:div>
        <w:div w:id="519701928">
          <w:marLeft w:val="480"/>
          <w:marRight w:val="0"/>
          <w:marTop w:val="0"/>
          <w:marBottom w:val="0"/>
          <w:divBdr>
            <w:top w:val="none" w:sz="0" w:space="0" w:color="auto"/>
            <w:left w:val="none" w:sz="0" w:space="0" w:color="auto"/>
            <w:bottom w:val="none" w:sz="0" w:space="0" w:color="auto"/>
            <w:right w:val="none" w:sz="0" w:space="0" w:color="auto"/>
          </w:divBdr>
        </w:div>
        <w:div w:id="535436617">
          <w:marLeft w:val="480"/>
          <w:marRight w:val="0"/>
          <w:marTop w:val="0"/>
          <w:marBottom w:val="0"/>
          <w:divBdr>
            <w:top w:val="none" w:sz="0" w:space="0" w:color="auto"/>
            <w:left w:val="none" w:sz="0" w:space="0" w:color="auto"/>
            <w:bottom w:val="none" w:sz="0" w:space="0" w:color="auto"/>
            <w:right w:val="none" w:sz="0" w:space="0" w:color="auto"/>
          </w:divBdr>
        </w:div>
        <w:div w:id="555548909">
          <w:marLeft w:val="480"/>
          <w:marRight w:val="0"/>
          <w:marTop w:val="0"/>
          <w:marBottom w:val="0"/>
          <w:divBdr>
            <w:top w:val="none" w:sz="0" w:space="0" w:color="auto"/>
            <w:left w:val="none" w:sz="0" w:space="0" w:color="auto"/>
            <w:bottom w:val="none" w:sz="0" w:space="0" w:color="auto"/>
            <w:right w:val="none" w:sz="0" w:space="0" w:color="auto"/>
          </w:divBdr>
        </w:div>
        <w:div w:id="657267212">
          <w:marLeft w:val="480"/>
          <w:marRight w:val="0"/>
          <w:marTop w:val="0"/>
          <w:marBottom w:val="0"/>
          <w:divBdr>
            <w:top w:val="none" w:sz="0" w:space="0" w:color="auto"/>
            <w:left w:val="none" w:sz="0" w:space="0" w:color="auto"/>
            <w:bottom w:val="none" w:sz="0" w:space="0" w:color="auto"/>
            <w:right w:val="none" w:sz="0" w:space="0" w:color="auto"/>
          </w:divBdr>
        </w:div>
        <w:div w:id="684600366">
          <w:marLeft w:val="480"/>
          <w:marRight w:val="0"/>
          <w:marTop w:val="0"/>
          <w:marBottom w:val="0"/>
          <w:divBdr>
            <w:top w:val="none" w:sz="0" w:space="0" w:color="auto"/>
            <w:left w:val="none" w:sz="0" w:space="0" w:color="auto"/>
            <w:bottom w:val="none" w:sz="0" w:space="0" w:color="auto"/>
            <w:right w:val="none" w:sz="0" w:space="0" w:color="auto"/>
          </w:divBdr>
        </w:div>
        <w:div w:id="712079357">
          <w:marLeft w:val="480"/>
          <w:marRight w:val="0"/>
          <w:marTop w:val="0"/>
          <w:marBottom w:val="0"/>
          <w:divBdr>
            <w:top w:val="none" w:sz="0" w:space="0" w:color="auto"/>
            <w:left w:val="none" w:sz="0" w:space="0" w:color="auto"/>
            <w:bottom w:val="none" w:sz="0" w:space="0" w:color="auto"/>
            <w:right w:val="none" w:sz="0" w:space="0" w:color="auto"/>
          </w:divBdr>
        </w:div>
        <w:div w:id="790318458">
          <w:marLeft w:val="480"/>
          <w:marRight w:val="0"/>
          <w:marTop w:val="0"/>
          <w:marBottom w:val="0"/>
          <w:divBdr>
            <w:top w:val="none" w:sz="0" w:space="0" w:color="auto"/>
            <w:left w:val="none" w:sz="0" w:space="0" w:color="auto"/>
            <w:bottom w:val="none" w:sz="0" w:space="0" w:color="auto"/>
            <w:right w:val="none" w:sz="0" w:space="0" w:color="auto"/>
          </w:divBdr>
        </w:div>
        <w:div w:id="802768987">
          <w:marLeft w:val="480"/>
          <w:marRight w:val="0"/>
          <w:marTop w:val="0"/>
          <w:marBottom w:val="0"/>
          <w:divBdr>
            <w:top w:val="none" w:sz="0" w:space="0" w:color="auto"/>
            <w:left w:val="none" w:sz="0" w:space="0" w:color="auto"/>
            <w:bottom w:val="none" w:sz="0" w:space="0" w:color="auto"/>
            <w:right w:val="none" w:sz="0" w:space="0" w:color="auto"/>
          </w:divBdr>
        </w:div>
        <w:div w:id="849950735">
          <w:marLeft w:val="480"/>
          <w:marRight w:val="0"/>
          <w:marTop w:val="0"/>
          <w:marBottom w:val="0"/>
          <w:divBdr>
            <w:top w:val="none" w:sz="0" w:space="0" w:color="auto"/>
            <w:left w:val="none" w:sz="0" w:space="0" w:color="auto"/>
            <w:bottom w:val="none" w:sz="0" w:space="0" w:color="auto"/>
            <w:right w:val="none" w:sz="0" w:space="0" w:color="auto"/>
          </w:divBdr>
        </w:div>
        <w:div w:id="857743966">
          <w:marLeft w:val="480"/>
          <w:marRight w:val="0"/>
          <w:marTop w:val="0"/>
          <w:marBottom w:val="0"/>
          <w:divBdr>
            <w:top w:val="none" w:sz="0" w:space="0" w:color="auto"/>
            <w:left w:val="none" w:sz="0" w:space="0" w:color="auto"/>
            <w:bottom w:val="none" w:sz="0" w:space="0" w:color="auto"/>
            <w:right w:val="none" w:sz="0" w:space="0" w:color="auto"/>
          </w:divBdr>
        </w:div>
        <w:div w:id="977491432">
          <w:marLeft w:val="480"/>
          <w:marRight w:val="0"/>
          <w:marTop w:val="0"/>
          <w:marBottom w:val="0"/>
          <w:divBdr>
            <w:top w:val="none" w:sz="0" w:space="0" w:color="auto"/>
            <w:left w:val="none" w:sz="0" w:space="0" w:color="auto"/>
            <w:bottom w:val="none" w:sz="0" w:space="0" w:color="auto"/>
            <w:right w:val="none" w:sz="0" w:space="0" w:color="auto"/>
          </w:divBdr>
        </w:div>
        <w:div w:id="991717972">
          <w:marLeft w:val="480"/>
          <w:marRight w:val="0"/>
          <w:marTop w:val="0"/>
          <w:marBottom w:val="0"/>
          <w:divBdr>
            <w:top w:val="none" w:sz="0" w:space="0" w:color="auto"/>
            <w:left w:val="none" w:sz="0" w:space="0" w:color="auto"/>
            <w:bottom w:val="none" w:sz="0" w:space="0" w:color="auto"/>
            <w:right w:val="none" w:sz="0" w:space="0" w:color="auto"/>
          </w:divBdr>
        </w:div>
        <w:div w:id="1018459496">
          <w:marLeft w:val="480"/>
          <w:marRight w:val="0"/>
          <w:marTop w:val="0"/>
          <w:marBottom w:val="0"/>
          <w:divBdr>
            <w:top w:val="none" w:sz="0" w:space="0" w:color="auto"/>
            <w:left w:val="none" w:sz="0" w:space="0" w:color="auto"/>
            <w:bottom w:val="none" w:sz="0" w:space="0" w:color="auto"/>
            <w:right w:val="none" w:sz="0" w:space="0" w:color="auto"/>
          </w:divBdr>
        </w:div>
        <w:div w:id="1074661947">
          <w:marLeft w:val="480"/>
          <w:marRight w:val="0"/>
          <w:marTop w:val="0"/>
          <w:marBottom w:val="0"/>
          <w:divBdr>
            <w:top w:val="none" w:sz="0" w:space="0" w:color="auto"/>
            <w:left w:val="none" w:sz="0" w:space="0" w:color="auto"/>
            <w:bottom w:val="none" w:sz="0" w:space="0" w:color="auto"/>
            <w:right w:val="none" w:sz="0" w:space="0" w:color="auto"/>
          </w:divBdr>
        </w:div>
        <w:div w:id="1085153450">
          <w:marLeft w:val="480"/>
          <w:marRight w:val="0"/>
          <w:marTop w:val="0"/>
          <w:marBottom w:val="0"/>
          <w:divBdr>
            <w:top w:val="none" w:sz="0" w:space="0" w:color="auto"/>
            <w:left w:val="none" w:sz="0" w:space="0" w:color="auto"/>
            <w:bottom w:val="none" w:sz="0" w:space="0" w:color="auto"/>
            <w:right w:val="none" w:sz="0" w:space="0" w:color="auto"/>
          </w:divBdr>
        </w:div>
        <w:div w:id="1184317979">
          <w:marLeft w:val="480"/>
          <w:marRight w:val="0"/>
          <w:marTop w:val="0"/>
          <w:marBottom w:val="0"/>
          <w:divBdr>
            <w:top w:val="none" w:sz="0" w:space="0" w:color="auto"/>
            <w:left w:val="none" w:sz="0" w:space="0" w:color="auto"/>
            <w:bottom w:val="none" w:sz="0" w:space="0" w:color="auto"/>
            <w:right w:val="none" w:sz="0" w:space="0" w:color="auto"/>
          </w:divBdr>
        </w:div>
        <w:div w:id="1188443123">
          <w:marLeft w:val="480"/>
          <w:marRight w:val="0"/>
          <w:marTop w:val="0"/>
          <w:marBottom w:val="0"/>
          <w:divBdr>
            <w:top w:val="none" w:sz="0" w:space="0" w:color="auto"/>
            <w:left w:val="none" w:sz="0" w:space="0" w:color="auto"/>
            <w:bottom w:val="none" w:sz="0" w:space="0" w:color="auto"/>
            <w:right w:val="none" w:sz="0" w:space="0" w:color="auto"/>
          </w:divBdr>
        </w:div>
        <w:div w:id="1190290815">
          <w:marLeft w:val="480"/>
          <w:marRight w:val="0"/>
          <w:marTop w:val="0"/>
          <w:marBottom w:val="0"/>
          <w:divBdr>
            <w:top w:val="none" w:sz="0" w:space="0" w:color="auto"/>
            <w:left w:val="none" w:sz="0" w:space="0" w:color="auto"/>
            <w:bottom w:val="none" w:sz="0" w:space="0" w:color="auto"/>
            <w:right w:val="none" w:sz="0" w:space="0" w:color="auto"/>
          </w:divBdr>
        </w:div>
        <w:div w:id="1219513001">
          <w:marLeft w:val="480"/>
          <w:marRight w:val="0"/>
          <w:marTop w:val="0"/>
          <w:marBottom w:val="0"/>
          <w:divBdr>
            <w:top w:val="none" w:sz="0" w:space="0" w:color="auto"/>
            <w:left w:val="none" w:sz="0" w:space="0" w:color="auto"/>
            <w:bottom w:val="none" w:sz="0" w:space="0" w:color="auto"/>
            <w:right w:val="none" w:sz="0" w:space="0" w:color="auto"/>
          </w:divBdr>
        </w:div>
        <w:div w:id="1230195279">
          <w:marLeft w:val="480"/>
          <w:marRight w:val="0"/>
          <w:marTop w:val="0"/>
          <w:marBottom w:val="0"/>
          <w:divBdr>
            <w:top w:val="none" w:sz="0" w:space="0" w:color="auto"/>
            <w:left w:val="none" w:sz="0" w:space="0" w:color="auto"/>
            <w:bottom w:val="none" w:sz="0" w:space="0" w:color="auto"/>
            <w:right w:val="none" w:sz="0" w:space="0" w:color="auto"/>
          </w:divBdr>
        </w:div>
        <w:div w:id="1270166222">
          <w:marLeft w:val="480"/>
          <w:marRight w:val="0"/>
          <w:marTop w:val="0"/>
          <w:marBottom w:val="0"/>
          <w:divBdr>
            <w:top w:val="none" w:sz="0" w:space="0" w:color="auto"/>
            <w:left w:val="none" w:sz="0" w:space="0" w:color="auto"/>
            <w:bottom w:val="none" w:sz="0" w:space="0" w:color="auto"/>
            <w:right w:val="none" w:sz="0" w:space="0" w:color="auto"/>
          </w:divBdr>
        </w:div>
        <w:div w:id="1372878887">
          <w:marLeft w:val="480"/>
          <w:marRight w:val="0"/>
          <w:marTop w:val="0"/>
          <w:marBottom w:val="0"/>
          <w:divBdr>
            <w:top w:val="none" w:sz="0" w:space="0" w:color="auto"/>
            <w:left w:val="none" w:sz="0" w:space="0" w:color="auto"/>
            <w:bottom w:val="none" w:sz="0" w:space="0" w:color="auto"/>
            <w:right w:val="none" w:sz="0" w:space="0" w:color="auto"/>
          </w:divBdr>
        </w:div>
        <w:div w:id="1383138913">
          <w:marLeft w:val="480"/>
          <w:marRight w:val="0"/>
          <w:marTop w:val="0"/>
          <w:marBottom w:val="0"/>
          <w:divBdr>
            <w:top w:val="none" w:sz="0" w:space="0" w:color="auto"/>
            <w:left w:val="none" w:sz="0" w:space="0" w:color="auto"/>
            <w:bottom w:val="none" w:sz="0" w:space="0" w:color="auto"/>
            <w:right w:val="none" w:sz="0" w:space="0" w:color="auto"/>
          </w:divBdr>
        </w:div>
        <w:div w:id="1421292594">
          <w:marLeft w:val="480"/>
          <w:marRight w:val="0"/>
          <w:marTop w:val="0"/>
          <w:marBottom w:val="0"/>
          <w:divBdr>
            <w:top w:val="none" w:sz="0" w:space="0" w:color="auto"/>
            <w:left w:val="none" w:sz="0" w:space="0" w:color="auto"/>
            <w:bottom w:val="none" w:sz="0" w:space="0" w:color="auto"/>
            <w:right w:val="none" w:sz="0" w:space="0" w:color="auto"/>
          </w:divBdr>
        </w:div>
        <w:div w:id="1442989413">
          <w:marLeft w:val="480"/>
          <w:marRight w:val="0"/>
          <w:marTop w:val="0"/>
          <w:marBottom w:val="0"/>
          <w:divBdr>
            <w:top w:val="none" w:sz="0" w:space="0" w:color="auto"/>
            <w:left w:val="none" w:sz="0" w:space="0" w:color="auto"/>
            <w:bottom w:val="none" w:sz="0" w:space="0" w:color="auto"/>
            <w:right w:val="none" w:sz="0" w:space="0" w:color="auto"/>
          </w:divBdr>
        </w:div>
        <w:div w:id="1443647777">
          <w:marLeft w:val="480"/>
          <w:marRight w:val="0"/>
          <w:marTop w:val="0"/>
          <w:marBottom w:val="0"/>
          <w:divBdr>
            <w:top w:val="none" w:sz="0" w:space="0" w:color="auto"/>
            <w:left w:val="none" w:sz="0" w:space="0" w:color="auto"/>
            <w:bottom w:val="none" w:sz="0" w:space="0" w:color="auto"/>
            <w:right w:val="none" w:sz="0" w:space="0" w:color="auto"/>
          </w:divBdr>
        </w:div>
        <w:div w:id="1453017613">
          <w:marLeft w:val="480"/>
          <w:marRight w:val="0"/>
          <w:marTop w:val="0"/>
          <w:marBottom w:val="0"/>
          <w:divBdr>
            <w:top w:val="none" w:sz="0" w:space="0" w:color="auto"/>
            <w:left w:val="none" w:sz="0" w:space="0" w:color="auto"/>
            <w:bottom w:val="none" w:sz="0" w:space="0" w:color="auto"/>
            <w:right w:val="none" w:sz="0" w:space="0" w:color="auto"/>
          </w:divBdr>
        </w:div>
        <w:div w:id="1499495915">
          <w:marLeft w:val="480"/>
          <w:marRight w:val="0"/>
          <w:marTop w:val="0"/>
          <w:marBottom w:val="0"/>
          <w:divBdr>
            <w:top w:val="none" w:sz="0" w:space="0" w:color="auto"/>
            <w:left w:val="none" w:sz="0" w:space="0" w:color="auto"/>
            <w:bottom w:val="none" w:sz="0" w:space="0" w:color="auto"/>
            <w:right w:val="none" w:sz="0" w:space="0" w:color="auto"/>
          </w:divBdr>
        </w:div>
        <w:div w:id="1527138358">
          <w:marLeft w:val="480"/>
          <w:marRight w:val="0"/>
          <w:marTop w:val="0"/>
          <w:marBottom w:val="0"/>
          <w:divBdr>
            <w:top w:val="none" w:sz="0" w:space="0" w:color="auto"/>
            <w:left w:val="none" w:sz="0" w:space="0" w:color="auto"/>
            <w:bottom w:val="none" w:sz="0" w:space="0" w:color="auto"/>
            <w:right w:val="none" w:sz="0" w:space="0" w:color="auto"/>
          </w:divBdr>
        </w:div>
        <w:div w:id="1626959988">
          <w:marLeft w:val="480"/>
          <w:marRight w:val="0"/>
          <w:marTop w:val="0"/>
          <w:marBottom w:val="0"/>
          <w:divBdr>
            <w:top w:val="none" w:sz="0" w:space="0" w:color="auto"/>
            <w:left w:val="none" w:sz="0" w:space="0" w:color="auto"/>
            <w:bottom w:val="none" w:sz="0" w:space="0" w:color="auto"/>
            <w:right w:val="none" w:sz="0" w:space="0" w:color="auto"/>
          </w:divBdr>
        </w:div>
        <w:div w:id="1636371011">
          <w:marLeft w:val="480"/>
          <w:marRight w:val="0"/>
          <w:marTop w:val="0"/>
          <w:marBottom w:val="0"/>
          <w:divBdr>
            <w:top w:val="none" w:sz="0" w:space="0" w:color="auto"/>
            <w:left w:val="none" w:sz="0" w:space="0" w:color="auto"/>
            <w:bottom w:val="none" w:sz="0" w:space="0" w:color="auto"/>
            <w:right w:val="none" w:sz="0" w:space="0" w:color="auto"/>
          </w:divBdr>
        </w:div>
        <w:div w:id="1661150274">
          <w:marLeft w:val="480"/>
          <w:marRight w:val="0"/>
          <w:marTop w:val="0"/>
          <w:marBottom w:val="0"/>
          <w:divBdr>
            <w:top w:val="none" w:sz="0" w:space="0" w:color="auto"/>
            <w:left w:val="none" w:sz="0" w:space="0" w:color="auto"/>
            <w:bottom w:val="none" w:sz="0" w:space="0" w:color="auto"/>
            <w:right w:val="none" w:sz="0" w:space="0" w:color="auto"/>
          </w:divBdr>
        </w:div>
        <w:div w:id="1664628288">
          <w:marLeft w:val="480"/>
          <w:marRight w:val="0"/>
          <w:marTop w:val="0"/>
          <w:marBottom w:val="0"/>
          <w:divBdr>
            <w:top w:val="none" w:sz="0" w:space="0" w:color="auto"/>
            <w:left w:val="none" w:sz="0" w:space="0" w:color="auto"/>
            <w:bottom w:val="none" w:sz="0" w:space="0" w:color="auto"/>
            <w:right w:val="none" w:sz="0" w:space="0" w:color="auto"/>
          </w:divBdr>
        </w:div>
        <w:div w:id="1675106787">
          <w:marLeft w:val="480"/>
          <w:marRight w:val="0"/>
          <w:marTop w:val="0"/>
          <w:marBottom w:val="0"/>
          <w:divBdr>
            <w:top w:val="none" w:sz="0" w:space="0" w:color="auto"/>
            <w:left w:val="none" w:sz="0" w:space="0" w:color="auto"/>
            <w:bottom w:val="none" w:sz="0" w:space="0" w:color="auto"/>
            <w:right w:val="none" w:sz="0" w:space="0" w:color="auto"/>
          </w:divBdr>
        </w:div>
        <w:div w:id="1799452375">
          <w:marLeft w:val="480"/>
          <w:marRight w:val="0"/>
          <w:marTop w:val="0"/>
          <w:marBottom w:val="0"/>
          <w:divBdr>
            <w:top w:val="none" w:sz="0" w:space="0" w:color="auto"/>
            <w:left w:val="none" w:sz="0" w:space="0" w:color="auto"/>
            <w:bottom w:val="none" w:sz="0" w:space="0" w:color="auto"/>
            <w:right w:val="none" w:sz="0" w:space="0" w:color="auto"/>
          </w:divBdr>
        </w:div>
        <w:div w:id="1826044384">
          <w:marLeft w:val="480"/>
          <w:marRight w:val="0"/>
          <w:marTop w:val="0"/>
          <w:marBottom w:val="0"/>
          <w:divBdr>
            <w:top w:val="none" w:sz="0" w:space="0" w:color="auto"/>
            <w:left w:val="none" w:sz="0" w:space="0" w:color="auto"/>
            <w:bottom w:val="none" w:sz="0" w:space="0" w:color="auto"/>
            <w:right w:val="none" w:sz="0" w:space="0" w:color="auto"/>
          </w:divBdr>
        </w:div>
        <w:div w:id="1839955057">
          <w:marLeft w:val="480"/>
          <w:marRight w:val="0"/>
          <w:marTop w:val="0"/>
          <w:marBottom w:val="0"/>
          <w:divBdr>
            <w:top w:val="none" w:sz="0" w:space="0" w:color="auto"/>
            <w:left w:val="none" w:sz="0" w:space="0" w:color="auto"/>
            <w:bottom w:val="none" w:sz="0" w:space="0" w:color="auto"/>
            <w:right w:val="none" w:sz="0" w:space="0" w:color="auto"/>
          </w:divBdr>
        </w:div>
        <w:div w:id="1845120278">
          <w:marLeft w:val="480"/>
          <w:marRight w:val="0"/>
          <w:marTop w:val="0"/>
          <w:marBottom w:val="0"/>
          <w:divBdr>
            <w:top w:val="none" w:sz="0" w:space="0" w:color="auto"/>
            <w:left w:val="none" w:sz="0" w:space="0" w:color="auto"/>
            <w:bottom w:val="none" w:sz="0" w:space="0" w:color="auto"/>
            <w:right w:val="none" w:sz="0" w:space="0" w:color="auto"/>
          </w:divBdr>
        </w:div>
        <w:div w:id="1860392498">
          <w:marLeft w:val="480"/>
          <w:marRight w:val="0"/>
          <w:marTop w:val="0"/>
          <w:marBottom w:val="0"/>
          <w:divBdr>
            <w:top w:val="none" w:sz="0" w:space="0" w:color="auto"/>
            <w:left w:val="none" w:sz="0" w:space="0" w:color="auto"/>
            <w:bottom w:val="none" w:sz="0" w:space="0" w:color="auto"/>
            <w:right w:val="none" w:sz="0" w:space="0" w:color="auto"/>
          </w:divBdr>
        </w:div>
        <w:div w:id="1972053111">
          <w:marLeft w:val="480"/>
          <w:marRight w:val="0"/>
          <w:marTop w:val="0"/>
          <w:marBottom w:val="0"/>
          <w:divBdr>
            <w:top w:val="none" w:sz="0" w:space="0" w:color="auto"/>
            <w:left w:val="none" w:sz="0" w:space="0" w:color="auto"/>
            <w:bottom w:val="none" w:sz="0" w:space="0" w:color="auto"/>
            <w:right w:val="none" w:sz="0" w:space="0" w:color="auto"/>
          </w:divBdr>
        </w:div>
        <w:div w:id="1979721198">
          <w:marLeft w:val="480"/>
          <w:marRight w:val="0"/>
          <w:marTop w:val="0"/>
          <w:marBottom w:val="0"/>
          <w:divBdr>
            <w:top w:val="none" w:sz="0" w:space="0" w:color="auto"/>
            <w:left w:val="none" w:sz="0" w:space="0" w:color="auto"/>
            <w:bottom w:val="none" w:sz="0" w:space="0" w:color="auto"/>
            <w:right w:val="none" w:sz="0" w:space="0" w:color="auto"/>
          </w:divBdr>
        </w:div>
        <w:div w:id="2005547697">
          <w:marLeft w:val="480"/>
          <w:marRight w:val="0"/>
          <w:marTop w:val="0"/>
          <w:marBottom w:val="0"/>
          <w:divBdr>
            <w:top w:val="none" w:sz="0" w:space="0" w:color="auto"/>
            <w:left w:val="none" w:sz="0" w:space="0" w:color="auto"/>
            <w:bottom w:val="none" w:sz="0" w:space="0" w:color="auto"/>
            <w:right w:val="none" w:sz="0" w:space="0" w:color="auto"/>
          </w:divBdr>
        </w:div>
        <w:div w:id="2060204061">
          <w:marLeft w:val="480"/>
          <w:marRight w:val="0"/>
          <w:marTop w:val="0"/>
          <w:marBottom w:val="0"/>
          <w:divBdr>
            <w:top w:val="none" w:sz="0" w:space="0" w:color="auto"/>
            <w:left w:val="none" w:sz="0" w:space="0" w:color="auto"/>
            <w:bottom w:val="none" w:sz="0" w:space="0" w:color="auto"/>
            <w:right w:val="none" w:sz="0" w:space="0" w:color="auto"/>
          </w:divBdr>
        </w:div>
        <w:div w:id="2083915249">
          <w:marLeft w:val="480"/>
          <w:marRight w:val="0"/>
          <w:marTop w:val="0"/>
          <w:marBottom w:val="0"/>
          <w:divBdr>
            <w:top w:val="none" w:sz="0" w:space="0" w:color="auto"/>
            <w:left w:val="none" w:sz="0" w:space="0" w:color="auto"/>
            <w:bottom w:val="none" w:sz="0" w:space="0" w:color="auto"/>
            <w:right w:val="none" w:sz="0" w:space="0" w:color="auto"/>
          </w:divBdr>
        </w:div>
        <w:div w:id="2087994733">
          <w:marLeft w:val="480"/>
          <w:marRight w:val="0"/>
          <w:marTop w:val="0"/>
          <w:marBottom w:val="0"/>
          <w:divBdr>
            <w:top w:val="none" w:sz="0" w:space="0" w:color="auto"/>
            <w:left w:val="none" w:sz="0" w:space="0" w:color="auto"/>
            <w:bottom w:val="none" w:sz="0" w:space="0" w:color="auto"/>
            <w:right w:val="none" w:sz="0" w:space="0" w:color="auto"/>
          </w:divBdr>
        </w:div>
      </w:divsChild>
    </w:div>
    <w:div w:id="868838238">
      <w:bodyDiv w:val="1"/>
      <w:marLeft w:val="0"/>
      <w:marRight w:val="0"/>
      <w:marTop w:val="0"/>
      <w:marBottom w:val="0"/>
      <w:divBdr>
        <w:top w:val="none" w:sz="0" w:space="0" w:color="auto"/>
        <w:left w:val="none" w:sz="0" w:space="0" w:color="auto"/>
        <w:bottom w:val="none" w:sz="0" w:space="0" w:color="auto"/>
        <w:right w:val="none" w:sz="0" w:space="0" w:color="auto"/>
      </w:divBdr>
    </w:div>
    <w:div w:id="870995208">
      <w:bodyDiv w:val="1"/>
      <w:marLeft w:val="0"/>
      <w:marRight w:val="0"/>
      <w:marTop w:val="0"/>
      <w:marBottom w:val="0"/>
      <w:divBdr>
        <w:top w:val="none" w:sz="0" w:space="0" w:color="auto"/>
        <w:left w:val="none" w:sz="0" w:space="0" w:color="auto"/>
        <w:bottom w:val="none" w:sz="0" w:space="0" w:color="auto"/>
        <w:right w:val="none" w:sz="0" w:space="0" w:color="auto"/>
      </w:divBdr>
      <w:divsChild>
        <w:div w:id="1742408636">
          <w:marLeft w:val="0"/>
          <w:marRight w:val="0"/>
          <w:marTop w:val="0"/>
          <w:marBottom w:val="0"/>
          <w:divBdr>
            <w:top w:val="none" w:sz="0" w:space="0" w:color="auto"/>
            <w:left w:val="none" w:sz="0" w:space="0" w:color="auto"/>
            <w:bottom w:val="none" w:sz="0" w:space="0" w:color="auto"/>
            <w:right w:val="none" w:sz="0" w:space="0" w:color="auto"/>
          </w:divBdr>
          <w:divsChild>
            <w:div w:id="37051761">
              <w:marLeft w:val="0"/>
              <w:marRight w:val="0"/>
              <w:marTop w:val="0"/>
              <w:marBottom w:val="0"/>
              <w:divBdr>
                <w:top w:val="none" w:sz="0" w:space="0" w:color="auto"/>
                <w:left w:val="none" w:sz="0" w:space="0" w:color="auto"/>
                <w:bottom w:val="none" w:sz="0" w:space="0" w:color="auto"/>
                <w:right w:val="none" w:sz="0" w:space="0" w:color="auto"/>
              </w:divBdr>
              <w:divsChild>
                <w:div w:id="979337171">
                  <w:marLeft w:val="0"/>
                  <w:marRight w:val="0"/>
                  <w:marTop w:val="0"/>
                  <w:marBottom w:val="0"/>
                  <w:divBdr>
                    <w:top w:val="none" w:sz="0" w:space="0" w:color="auto"/>
                    <w:left w:val="none" w:sz="0" w:space="0" w:color="auto"/>
                    <w:bottom w:val="none" w:sz="0" w:space="0" w:color="auto"/>
                    <w:right w:val="none" w:sz="0" w:space="0" w:color="auto"/>
                  </w:divBdr>
                  <w:divsChild>
                    <w:div w:id="61102188">
                      <w:marLeft w:val="0"/>
                      <w:marRight w:val="0"/>
                      <w:marTop w:val="0"/>
                      <w:marBottom w:val="0"/>
                      <w:divBdr>
                        <w:top w:val="none" w:sz="0" w:space="0" w:color="auto"/>
                        <w:left w:val="none" w:sz="0" w:space="0" w:color="auto"/>
                        <w:bottom w:val="none" w:sz="0" w:space="0" w:color="auto"/>
                        <w:right w:val="none" w:sz="0" w:space="0" w:color="auto"/>
                      </w:divBdr>
                      <w:divsChild>
                        <w:div w:id="897591629">
                          <w:marLeft w:val="0"/>
                          <w:marRight w:val="0"/>
                          <w:marTop w:val="0"/>
                          <w:marBottom w:val="0"/>
                          <w:divBdr>
                            <w:top w:val="none" w:sz="0" w:space="0" w:color="auto"/>
                            <w:left w:val="none" w:sz="0" w:space="0" w:color="auto"/>
                            <w:bottom w:val="none" w:sz="0" w:space="0" w:color="auto"/>
                            <w:right w:val="none" w:sz="0" w:space="0" w:color="auto"/>
                          </w:divBdr>
                          <w:divsChild>
                            <w:div w:id="759259534">
                              <w:marLeft w:val="0"/>
                              <w:marRight w:val="0"/>
                              <w:marTop w:val="0"/>
                              <w:marBottom w:val="0"/>
                              <w:divBdr>
                                <w:top w:val="none" w:sz="0" w:space="0" w:color="auto"/>
                                <w:left w:val="none" w:sz="0" w:space="0" w:color="auto"/>
                                <w:bottom w:val="none" w:sz="0" w:space="0" w:color="auto"/>
                                <w:right w:val="none" w:sz="0" w:space="0" w:color="auto"/>
                              </w:divBdr>
                              <w:divsChild>
                                <w:div w:id="109210045">
                                  <w:marLeft w:val="0"/>
                                  <w:marRight w:val="0"/>
                                  <w:marTop w:val="0"/>
                                  <w:marBottom w:val="0"/>
                                  <w:divBdr>
                                    <w:top w:val="none" w:sz="0" w:space="0" w:color="auto"/>
                                    <w:left w:val="none" w:sz="0" w:space="0" w:color="auto"/>
                                    <w:bottom w:val="none" w:sz="0" w:space="0" w:color="auto"/>
                                    <w:right w:val="none" w:sz="0" w:space="0" w:color="auto"/>
                                  </w:divBdr>
                                  <w:divsChild>
                                    <w:div w:id="1278024279">
                                      <w:marLeft w:val="0"/>
                                      <w:marRight w:val="0"/>
                                      <w:marTop w:val="0"/>
                                      <w:marBottom w:val="0"/>
                                      <w:divBdr>
                                        <w:top w:val="none" w:sz="0" w:space="0" w:color="auto"/>
                                        <w:left w:val="none" w:sz="0" w:space="0" w:color="auto"/>
                                        <w:bottom w:val="none" w:sz="0" w:space="0" w:color="auto"/>
                                        <w:right w:val="none" w:sz="0" w:space="0" w:color="auto"/>
                                      </w:divBdr>
                                      <w:divsChild>
                                        <w:div w:id="579486273">
                                          <w:marLeft w:val="0"/>
                                          <w:marRight w:val="0"/>
                                          <w:marTop w:val="0"/>
                                          <w:marBottom w:val="0"/>
                                          <w:divBdr>
                                            <w:top w:val="none" w:sz="0" w:space="0" w:color="auto"/>
                                            <w:left w:val="none" w:sz="0" w:space="0" w:color="auto"/>
                                            <w:bottom w:val="none" w:sz="0" w:space="0" w:color="auto"/>
                                            <w:right w:val="none" w:sz="0" w:space="0" w:color="auto"/>
                                          </w:divBdr>
                                          <w:divsChild>
                                            <w:div w:id="2036805673">
                                              <w:marLeft w:val="0"/>
                                              <w:marRight w:val="0"/>
                                              <w:marTop w:val="0"/>
                                              <w:marBottom w:val="0"/>
                                              <w:divBdr>
                                                <w:top w:val="none" w:sz="0" w:space="0" w:color="auto"/>
                                                <w:left w:val="none" w:sz="0" w:space="0" w:color="auto"/>
                                                <w:bottom w:val="none" w:sz="0" w:space="0" w:color="auto"/>
                                                <w:right w:val="none" w:sz="0" w:space="0" w:color="auto"/>
                                              </w:divBdr>
                                              <w:divsChild>
                                                <w:div w:id="164830300">
                                                  <w:marLeft w:val="0"/>
                                                  <w:marRight w:val="0"/>
                                                  <w:marTop w:val="0"/>
                                                  <w:marBottom w:val="0"/>
                                                  <w:divBdr>
                                                    <w:top w:val="none" w:sz="0" w:space="0" w:color="auto"/>
                                                    <w:left w:val="none" w:sz="0" w:space="0" w:color="auto"/>
                                                    <w:bottom w:val="none" w:sz="0" w:space="0" w:color="auto"/>
                                                    <w:right w:val="none" w:sz="0" w:space="0" w:color="auto"/>
                                                  </w:divBdr>
                                                  <w:divsChild>
                                                    <w:div w:id="133180519">
                                                      <w:marLeft w:val="0"/>
                                                      <w:marRight w:val="0"/>
                                                      <w:marTop w:val="0"/>
                                                      <w:marBottom w:val="0"/>
                                                      <w:divBdr>
                                                        <w:top w:val="none" w:sz="0" w:space="0" w:color="auto"/>
                                                        <w:left w:val="none" w:sz="0" w:space="0" w:color="auto"/>
                                                        <w:bottom w:val="none" w:sz="0" w:space="0" w:color="auto"/>
                                                        <w:right w:val="none" w:sz="0" w:space="0" w:color="auto"/>
                                                      </w:divBdr>
                                                      <w:divsChild>
                                                        <w:div w:id="165741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5847345">
      <w:bodyDiv w:val="1"/>
      <w:marLeft w:val="0"/>
      <w:marRight w:val="0"/>
      <w:marTop w:val="0"/>
      <w:marBottom w:val="0"/>
      <w:divBdr>
        <w:top w:val="none" w:sz="0" w:space="0" w:color="auto"/>
        <w:left w:val="none" w:sz="0" w:space="0" w:color="auto"/>
        <w:bottom w:val="none" w:sz="0" w:space="0" w:color="auto"/>
        <w:right w:val="none" w:sz="0" w:space="0" w:color="auto"/>
      </w:divBdr>
    </w:div>
    <w:div w:id="876042067">
      <w:bodyDiv w:val="1"/>
      <w:marLeft w:val="0"/>
      <w:marRight w:val="0"/>
      <w:marTop w:val="0"/>
      <w:marBottom w:val="0"/>
      <w:divBdr>
        <w:top w:val="none" w:sz="0" w:space="0" w:color="auto"/>
        <w:left w:val="none" w:sz="0" w:space="0" w:color="auto"/>
        <w:bottom w:val="none" w:sz="0" w:space="0" w:color="auto"/>
        <w:right w:val="none" w:sz="0" w:space="0" w:color="auto"/>
      </w:divBdr>
    </w:div>
    <w:div w:id="878860501">
      <w:bodyDiv w:val="1"/>
      <w:marLeft w:val="0"/>
      <w:marRight w:val="0"/>
      <w:marTop w:val="0"/>
      <w:marBottom w:val="0"/>
      <w:divBdr>
        <w:top w:val="none" w:sz="0" w:space="0" w:color="auto"/>
        <w:left w:val="none" w:sz="0" w:space="0" w:color="auto"/>
        <w:bottom w:val="none" w:sz="0" w:space="0" w:color="auto"/>
        <w:right w:val="none" w:sz="0" w:space="0" w:color="auto"/>
      </w:divBdr>
    </w:div>
    <w:div w:id="879166207">
      <w:bodyDiv w:val="1"/>
      <w:marLeft w:val="0"/>
      <w:marRight w:val="0"/>
      <w:marTop w:val="0"/>
      <w:marBottom w:val="0"/>
      <w:divBdr>
        <w:top w:val="none" w:sz="0" w:space="0" w:color="auto"/>
        <w:left w:val="none" w:sz="0" w:space="0" w:color="auto"/>
        <w:bottom w:val="none" w:sz="0" w:space="0" w:color="auto"/>
        <w:right w:val="none" w:sz="0" w:space="0" w:color="auto"/>
      </w:divBdr>
    </w:div>
    <w:div w:id="879634396">
      <w:bodyDiv w:val="1"/>
      <w:marLeft w:val="0"/>
      <w:marRight w:val="0"/>
      <w:marTop w:val="0"/>
      <w:marBottom w:val="0"/>
      <w:divBdr>
        <w:top w:val="none" w:sz="0" w:space="0" w:color="auto"/>
        <w:left w:val="none" w:sz="0" w:space="0" w:color="auto"/>
        <w:bottom w:val="none" w:sz="0" w:space="0" w:color="auto"/>
        <w:right w:val="none" w:sz="0" w:space="0" w:color="auto"/>
      </w:divBdr>
    </w:div>
    <w:div w:id="879975697">
      <w:bodyDiv w:val="1"/>
      <w:marLeft w:val="0"/>
      <w:marRight w:val="0"/>
      <w:marTop w:val="0"/>
      <w:marBottom w:val="0"/>
      <w:divBdr>
        <w:top w:val="none" w:sz="0" w:space="0" w:color="auto"/>
        <w:left w:val="none" w:sz="0" w:space="0" w:color="auto"/>
        <w:bottom w:val="none" w:sz="0" w:space="0" w:color="auto"/>
        <w:right w:val="none" w:sz="0" w:space="0" w:color="auto"/>
      </w:divBdr>
    </w:div>
    <w:div w:id="881212850">
      <w:bodyDiv w:val="1"/>
      <w:marLeft w:val="0"/>
      <w:marRight w:val="0"/>
      <w:marTop w:val="0"/>
      <w:marBottom w:val="0"/>
      <w:divBdr>
        <w:top w:val="none" w:sz="0" w:space="0" w:color="auto"/>
        <w:left w:val="none" w:sz="0" w:space="0" w:color="auto"/>
        <w:bottom w:val="none" w:sz="0" w:space="0" w:color="auto"/>
        <w:right w:val="none" w:sz="0" w:space="0" w:color="auto"/>
      </w:divBdr>
    </w:div>
    <w:div w:id="885409553">
      <w:bodyDiv w:val="1"/>
      <w:marLeft w:val="0"/>
      <w:marRight w:val="0"/>
      <w:marTop w:val="0"/>
      <w:marBottom w:val="0"/>
      <w:divBdr>
        <w:top w:val="none" w:sz="0" w:space="0" w:color="auto"/>
        <w:left w:val="none" w:sz="0" w:space="0" w:color="auto"/>
        <w:bottom w:val="none" w:sz="0" w:space="0" w:color="auto"/>
        <w:right w:val="none" w:sz="0" w:space="0" w:color="auto"/>
      </w:divBdr>
    </w:div>
    <w:div w:id="885870076">
      <w:bodyDiv w:val="1"/>
      <w:marLeft w:val="0"/>
      <w:marRight w:val="0"/>
      <w:marTop w:val="0"/>
      <w:marBottom w:val="0"/>
      <w:divBdr>
        <w:top w:val="none" w:sz="0" w:space="0" w:color="auto"/>
        <w:left w:val="none" w:sz="0" w:space="0" w:color="auto"/>
        <w:bottom w:val="none" w:sz="0" w:space="0" w:color="auto"/>
        <w:right w:val="none" w:sz="0" w:space="0" w:color="auto"/>
      </w:divBdr>
    </w:div>
    <w:div w:id="887767881">
      <w:bodyDiv w:val="1"/>
      <w:marLeft w:val="0"/>
      <w:marRight w:val="0"/>
      <w:marTop w:val="0"/>
      <w:marBottom w:val="0"/>
      <w:divBdr>
        <w:top w:val="none" w:sz="0" w:space="0" w:color="auto"/>
        <w:left w:val="none" w:sz="0" w:space="0" w:color="auto"/>
        <w:bottom w:val="none" w:sz="0" w:space="0" w:color="auto"/>
        <w:right w:val="none" w:sz="0" w:space="0" w:color="auto"/>
      </w:divBdr>
    </w:div>
    <w:div w:id="889848133">
      <w:bodyDiv w:val="1"/>
      <w:marLeft w:val="0"/>
      <w:marRight w:val="0"/>
      <w:marTop w:val="0"/>
      <w:marBottom w:val="0"/>
      <w:divBdr>
        <w:top w:val="none" w:sz="0" w:space="0" w:color="auto"/>
        <w:left w:val="none" w:sz="0" w:space="0" w:color="auto"/>
        <w:bottom w:val="none" w:sz="0" w:space="0" w:color="auto"/>
        <w:right w:val="none" w:sz="0" w:space="0" w:color="auto"/>
      </w:divBdr>
    </w:div>
    <w:div w:id="891114352">
      <w:bodyDiv w:val="1"/>
      <w:marLeft w:val="0"/>
      <w:marRight w:val="0"/>
      <w:marTop w:val="0"/>
      <w:marBottom w:val="0"/>
      <w:divBdr>
        <w:top w:val="none" w:sz="0" w:space="0" w:color="auto"/>
        <w:left w:val="none" w:sz="0" w:space="0" w:color="auto"/>
        <w:bottom w:val="none" w:sz="0" w:space="0" w:color="auto"/>
        <w:right w:val="none" w:sz="0" w:space="0" w:color="auto"/>
      </w:divBdr>
    </w:div>
    <w:div w:id="892935369">
      <w:bodyDiv w:val="1"/>
      <w:marLeft w:val="0"/>
      <w:marRight w:val="0"/>
      <w:marTop w:val="0"/>
      <w:marBottom w:val="0"/>
      <w:divBdr>
        <w:top w:val="none" w:sz="0" w:space="0" w:color="auto"/>
        <w:left w:val="none" w:sz="0" w:space="0" w:color="auto"/>
        <w:bottom w:val="none" w:sz="0" w:space="0" w:color="auto"/>
        <w:right w:val="none" w:sz="0" w:space="0" w:color="auto"/>
      </w:divBdr>
    </w:div>
    <w:div w:id="893541968">
      <w:bodyDiv w:val="1"/>
      <w:marLeft w:val="0"/>
      <w:marRight w:val="0"/>
      <w:marTop w:val="0"/>
      <w:marBottom w:val="0"/>
      <w:divBdr>
        <w:top w:val="none" w:sz="0" w:space="0" w:color="auto"/>
        <w:left w:val="none" w:sz="0" w:space="0" w:color="auto"/>
        <w:bottom w:val="none" w:sz="0" w:space="0" w:color="auto"/>
        <w:right w:val="none" w:sz="0" w:space="0" w:color="auto"/>
      </w:divBdr>
    </w:div>
    <w:div w:id="893929807">
      <w:bodyDiv w:val="1"/>
      <w:marLeft w:val="0"/>
      <w:marRight w:val="0"/>
      <w:marTop w:val="0"/>
      <w:marBottom w:val="0"/>
      <w:divBdr>
        <w:top w:val="none" w:sz="0" w:space="0" w:color="auto"/>
        <w:left w:val="none" w:sz="0" w:space="0" w:color="auto"/>
        <w:bottom w:val="none" w:sz="0" w:space="0" w:color="auto"/>
        <w:right w:val="none" w:sz="0" w:space="0" w:color="auto"/>
      </w:divBdr>
    </w:div>
    <w:div w:id="894048971">
      <w:bodyDiv w:val="1"/>
      <w:marLeft w:val="0"/>
      <w:marRight w:val="0"/>
      <w:marTop w:val="0"/>
      <w:marBottom w:val="0"/>
      <w:divBdr>
        <w:top w:val="none" w:sz="0" w:space="0" w:color="auto"/>
        <w:left w:val="none" w:sz="0" w:space="0" w:color="auto"/>
        <w:bottom w:val="none" w:sz="0" w:space="0" w:color="auto"/>
        <w:right w:val="none" w:sz="0" w:space="0" w:color="auto"/>
      </w:divBdr>
    </w:div>
    <w:div w:id="895168204">
      <w:bodyDiv w:val="1"/>
      <w:marLeft w:val="0"/>
      <w:marRight w:val="0"/>
      <w:marTop w:val="0"/>
      <w:marBottom w:val="0"/>
      <w:divBdr>
        <w:top w:val="none" w:sz="0" w:space="0" w:color="auto"/>
        <w:left w:val="none" w:sz="0" w:space="0" w:color="auto"/>
        <w:bottom w:val="none" w:sz="0" w:space="0" w:color="auto"/>
        <w:right w:val="none" w:sz="0" w:space="0" w:color="auto"/>
      </w:divBdr>
    </w:div>
    <w:div w:id="896428227">
      <w:bodyDiv w:val="1"/>
      <w:marLeft w:val="0"/>
      <w:marRight w:val="0"/>
      <w:marTop w:val="0"/>
      <w:marBottom w:val="0"/>
      <w:divBdr>
        <w:top w:val="none" w:sz="0" w:space="0" w:color="auto"/>
        <w:left w:val="none" w:sz="0" w:space="0" w:color="auto"/>
        <w:bottom w:val="none" w:sz="0" w:space="0" w:color="auto"/>
        <w:right w:val="none" w:sz="0" w:space="0" w:color="auto"/>
      </w:divBdr>
    </w:div>
    <w:div w:id="897935951">
      <w:bodyDiv w:val="1"/>
      <w:marLeft w:val="0"/>
      <w:marRight w:val="0"/>
      <w:marTop w:val="0"/>
      <w:marBottom w:val="0"/>
      <w:divBdr>
        <w:top w:val="none" w:sz="0" w:space="0" w:color="auto"/>
        <w:left w:val="none" w:sz="0" w:space="0" w:color="auto"/>
        <w:bottom w:val="none" w:sz="0" w:space="0" w:color="auto"/>
        <w:right w:val="none" w:sz="0" w:space="0" w:color="auto"/>
      </w:divBdr>
    </w:div>
    <w:div w:id="900334458">
      <w:bodyDiv w:val="1"/>
      <w:marLeft w:val="0"/>
      <w:marRight w:val="0"/>
      <w:marTop w:val="0"/>
      <w:marBottom w:val="0"/>
      <w:divBdr>
        <w:top w:val="none" w:sz="0" w:space="0" w:color="auto"/>
        <w:left w:val="none" w:sz="0" w:space="0" w:color="auto"/>
        <w:bottom w:val="none" w:sz="0" w:space="0" w:color="auto"/>
        <w:right w:val="none" w:sz="0" w:space="0" w:color="auto"/>
      </w:divBdr>
    </w:div>
    <w:div w:id="900989344">
      <w:bodyDiv w:val="1"/>
      <w:marLeft w:val="0"/>
      <w:marRight w:val="0"/>
      <w:marTop w:val="0"/>
      <w:marBottom w:val="0"/>
      <w:divBdr>
        <w:top w:val="none" w:sz="0" w:space="0" w:color="auto"/>
        <w:left w:val="none" w:sz="0" w:space="0" w:color="auto"/>
        <w:bottom w:val="none" w:sz="0" w:space="0" w:color="auto"/>
        <w:right w:val="none" w:sz="0" w:space="0" w:color="auto"/>
      </w:divBdr>
    </w:div>
    <w:div w:id="903224222">
      <w:bodyDiv w:val="1"/>
      <w:marLeft w:val="0"/>
      <w:marRight w:val="0"/>
      <w:marTop w:val="0"/>
      <w:marBottom w:val="0"/>
      <w:divBdr>
        <w:top w:val="none" w:sz="0" w:space="0" w:color="auto"/>
        <w:left w:val="none" w:sz="0" w:space="0" w:color="auto"/>
        <w:bottom w:val="none" w:sz="0" w:space="0" w:color="auto"/>
        <w:right w:val="none" w:sz="0" w:space="0" w:color="auto"/>
      </w:divBdr>
    </w:div>
    <w:div w:id="904604148">
      <w:bodyDiv w:val="1"/>
      <w:marLeft w:val="0"/>
      <w:marRight w:val="0"/>
      <w:marTop w:val="0"/>
      <w:marBottom w:val="0"/>
      <w:divBdr>
        <w:top w:val="none" w:sz="0" w:space="0" w:color="auto"/>
        <w:left w:val="none" w:sz="0" w:space="0" w:color="auto"/>
        <w:bottom w:val="none" w:sz="0" w:space="0" w:color="auto"/>
        <w:right w:val="none" w:sz="0" w:space="0" w:color="auto"/>
      </w:divBdr>
    </w:div>
    <w:div w:id="904728497">
      <w:bodyDiv w:val="1"/>
      <w:marLeft w:val="0"/>
      <w:marRight w:val="0"/>
      <w:marTop w:val="0"/>
      <w:marBottom w:val="0"/>
      <w:divBdr>
        <w:top w:val="none" w:sz="0" w:space="0" w:color="auto"/>
        <w:left w:val="none" w:sz="0" w:space="0" w:color="auto"/>
        <w:bottom w:val="none" w:sz="0" w:space="0" w:color="auto"/>
        <w:right w:val="none" w:sz="0" w:space="0" w:color="auto"/>
      </w:divBdr>
    </w:div>
    <w:div w:id="905455739">
      <w:bodyDiv w:val="1"/>
      <w:marLeft w:val="0"/>
      <w:marRight w:val="0"/>
      <w:marTop w:val="0"/>
      <w:marBottom w:val="0"/>
      <w:divBdr>
        <w:top w:val="none" w:sz="0" w:space="0" w:color="auto"/>
        <w:left w:val="none" w:sz="0" w:space="0" w:color="auto"/>
        <w:bottom w:val="none" w:sz="0" w:space="0" w:color="auto"/>
        <w:right w:val="none" w:sz="0" w:space="0" w:color="auto"/>
      </w:divBdr>
    </w:div>
    <w:div w:id="907036734">
      <w:bodyDiv w:val="1"/>
      <w:marLeft w:val="0"/>
      <w:marRight w:val="0"/>
      <w:marTop w:val="0"/>
      <w:marBottom w:val="0"/>
      <w:divBdr>
        <w:top w:val="none" w:sz="0" w:space="0" w:color="auto"/>
        <w:left w:val="none" w:sz="0" w:space="0" w:color="auto"/>
        <w:bottom w:val="none" w:sz="0" w:space="0" w:color="auto"/>
        <w:right w:val="none" w:sz="0" w:space="0" w:color="auto"/>
      </w:divBdr>
    </w:div>
    <w:div w:id="907572003">
      <w:bodyDiv w:val="1"/>
      <w:marLeft w:val="0"/>
      <w:marRight w:val="0"/>
      <w:marTop w:val="0"/>
      <w:marBottom w:val="0"/>
      <w:divBdr>
        <w:top w:val="none" w:sz="0" w:space="0" w:color="auto"/>
        <w:left w:val="none" w:sz="0" w:space="0" w:color="auto"/>
        <w:bottom w:val="none" w:sz="0" w:space="0" w:color="auto"/>
        <w:right w:val="none" w:sz="0" w:space="0" w:color="auto"/>
      </w:divBdr>
    </w:div>
    <w:div w:id="909120032">
      <w:bodyDiv w:val="1"/>
      <w:marLeft w:val="0"/>
      <w:marRight w:val="0"/>
      <w:marTop w:val="0"/>
      <w:marBottom w:val="0"/>
      <w:divBdr>
        <w:top w:val="none" w:sz="0" w:space="0" w:color="auto"/>
        <w:left w:val="none" w:sz="0" w:space="0" w:color="auto"/>
        <w:bottom w:val="none" w:sz="0" w:space="0" w:color="auto"/>
        <w:right w:val="none" w:sz="0" w:space="0" w:color="auto"/>
      </w:divBdr>
    </w:div>
    <w:div w:id="909123278">
      <w:bodyDiv w:val="1"/>
      <w:marLeft w:val="0"/>
      <w:marRight w:val="0"/>
      <w:marTop w:val="0"/>
      <w:marBottom w:val="0"/>
      <w:divBdr>
        <w:top w:val="none" w:sz="0" w:space="0" w:color="auto"/>
        <w:left w:val="none" w:sz="0" w:space="0" w:color="auto"/>
        <w:bottom w:val="none" w:sz="0" w:space="0" w:color="auto"/>
        <w:right w:val="none" w:sz="0" w:space="0" w:color="auto"/>
      </w:divBdr>
    </w:div>
    <w:div w:id="909580871">
      <w:bodyDiv w:val="1"/>
      <w:marLeft w:val="0"/>
      <w:marRight w:val="0"/>
      <w:marTop w:val="0"/>
      <w:marBottom w:val="0"/>
      <w:divBdr>
        <w:top w:val="none" w:sz="0" w:space="0" w:color="auto"/>
        <w:left w:val="none" w:sz="0" w:space="0" w:color="auto"/>
        <w:bottom w:val="none" w:sz="0" w:space="0" w:color="auto"/>
        <w:right w:val="none" w:sz="0" w:space="0" w:color="auto"/>
      </w:divBdr>
    </w:div>
    <w:div w:id="909732025">
      <w:bodyDiv w:val="1"/>
      <w:marLeft w:val="0"/>
      <w:marRight w:val="0"/>
      <w:marTop w:val="0"/>
      <w:marBottom w:val="0"/>
      <w:divBdr>
        <w:top w:val="none" w:sz="0" w:space="0" w:color="auto"/>
        <w:left w:val="none" w:sz="0" w:space="0" w:color="auto"/>
        <w:bottom w:val="none" w:sz="0" w:space="0" w:color="auto"/>
        <w:right w:val="none" w:sz="0" w:space="0" w:color="auto"/>
      </w:divBdr>
    </w:div>
    <w:div w:id="910623063">
      <w:bodyDiv w:val="1"/>
      <w:marLeft w:val="0"/>
      <w:marRight w:val="0"/>
      <w:marTop w:val="0"/>
      <w:marBottom w:val="0"/>
      <w:divBdr>
        <w:top w:val="none" w:sz="0" w:space="0" w:color="auto"/>
        <w:left w:val="none" w:sz="0" w:space="0" w:color="auto"/>
        <w:bottom w:val="none" w:sz="0" w:space="0" w:color="auto"/>
        <w:right w:val="none" w:sz="0" w:space="0" w:color="auto"/>
      </w:divBdr>
    </w:div>
    <w:div w:id="911542089">
      <w:bodyDiv w:val="1"/>
      <w:marLeft w:val="0"/>
      <w:marRight w:val="0"/>
      <w:marTop w:val="0"/>
      <w:marBottom w:val="0"/>
      <w:divBdr>
        <w:top w:val="none" w:sz="0" w:space="0" w:color="auto"/>
        <w:left w:val="none" w:sz="0" w:space="0" w:color="auto"/>
        <w:bottom w:val="none" w:sz="0" w:space="0" w:color="auto"/>
        <w:right w:val="none" w:sz="0" w:space="0" w:color="auto"/>
      </w:divBdr>
    </w:div>
    <w:div w:id="911886030">
      <w:bodyDiv w:val="1"/>
      <w:marLeft w:val="0"/>
      <w:marRight w:val="0"/>
      <w:marTop w:val="0"/>
      <w:marBottom w:val="0"/>
      <w:divBdr>
        <w:top w:val="none" w:sz="0" w:space="0" w:color="auto"/>
        <w:left w:val="none" w:sz="0" w:space="0" w:color="auto"/>
        <w:bottom w:val="none" w:sz="0" w:space="0" w:color="auto"/>
        <w:right w:val="none" w:sz="0" w:space="0" w:color="auto"/>
      </w:divBdr>
    </w:div>
    <w:div w:id="918640210">
      <w:bodyDiv w:val="1"/>
      <w:marLeft w:val="0"/>
      <w:marRight w:val="0"/>
      <w:marTop w:val="0"/>
      <w:marBottom w:val="0"/>
      <w:divBdr>
        <w:top w:val="none" w:sz="0" w:space="0" w:color="auto"/>
        <w:left w:val="none" w:sz="0" w:space="0" w:color="auto"/>
        <w:bottom w:val="none" w:sz="0" w:space="0" w:color="auto"/>
        <w:right w:val="none" w:sz="0" w:space="0" w:color="auto"/>
      </w:divBdr>
    </w:div>
    <w:div w:id="923564210">
      <w:bodyDiv w:val="1"/>
      <w:marLeft w:val="0"/>
      <w:marRight w:val="0"/>
      <w:marTop w:val="0"/>
      <w:marBottom w:val="0"/>
      <w:divBdr>
        <w:top w:val="none" w:sz="0" w:space="0" w:color="auto"/>
        <w:left w:val="none" w:sz="0" w:space="0" w:color="auto"/>
        <w:bottom w:val="none" w:sz="0" w:space="0" w:color="auto"/>
        <w:right w:val="none" w:sz="0" w:space="0" w:color="auto"/>
      </w:divBdr>
    </w:div>
    <w:div w:id="927009069">
      <w:bodyDiv w:val="1"/>
      <w:marLeft w:val="0"/>
      <w:marRight w:val="0"/>
      <w:marTop w:val="0"/>
      <w:marBottom w:val="0"/>
      <w:divBdr>
        <w:top w:val="none" w:sz="0" w:space="0" w:color="auto"/>
        <w:left w:val="none" w:sz="0" w:space="0" w:color="auto"/>
        <w:bottom w:val="none" w:sz="0" w:space="0" w:color="auto"/>
        <w:right w:val="none" w:sz="0" w:space="0" w:color="auto"/>
      </w:divBdr>
    </w:div>
    <w:div w:id="928463481">
      <w:bodyDiv w:val="1"/>
      <w:marLeft w:val="0"/>
      <w:marRight w:val="0"/>
      <w:marTop w:val="0"/>
      <w:marBottom w:val="0"/>
      <w:divBdr>
        <w:top w:val="none" w:sz="0" w:space="0" w:color="auto"/>
        <w:left w:val="none" w:sz="0" w:space="0" w:color="auto"/>
        <w:bottom w:val="none" w:sz="0" w:space="0" w:color="auto"/>
        <w:right w:val="none" w:sz="0" w:space="0" w:color="auto"/>
      </w:divBdr>
    </w:div>
    <w:div w:id="929504908">
      <w:bodyDiv w:val="1"/>
      <w:marLeft w:val="0"/>
      <w:marRight w:val="0"/>
      <w:marTop w:val="0"/>
      <w:marBottom w:val="0"/>
      <w:divBdr>
        <w:top w:val="none" w:sz="0" w:space="0" w:color="auto"/>
        <w:left w:val="none" w:sz="0" w:space="0" w:color="auto"/>
        <w:bottom w:val="none" w:sz="0" w:space="0" w:color="auto"/>
        <w:right w:val="none" w:sz="0" w:space="0" w:color="auto"/>
      </w:divBdr>
    </w:div>
    <w:div w:id="935675231">
      <w:bodyDiv w:val="1"/>
      <w:marLeft w:val="0"/>
      <w:marRight w:val="0"/>
      <w:marTop w:val="0"/>
      <w:marBottom w:val="0"/>
      <w:divBdr>
        <w:top w:val="none" w:sz="0" w:space="0" w:color="auto"/>
        <w:left w:val="none" w:sz="0" w:space="0" w:color="auto"/>
        <w:bottom w:val="none" w:sz="0" w:space="0" w:color="auto"/>
        <w:right w:val="none" w:sz="0" w:space="0" w:color="auto"/>
      </w:divBdr>
    </w:div>
    <w:div w:id="936671010">
      <w:bodyDiv w:val="1"/>
      <w:marLeft w:val="0"/>
      <w:marRight w:val="0"/>
      <w:marTop w:val="0"/>
      <w:marBottom w:val="0"/>
      <w:divBdr>
        <w:top w:val="none" w:sz="0" w:space="0" w:color="auto"/>
        <w:left w:val="none" w:sz="0" w:space="0" w:color="auto"/>
        <w:bottom w:val="none" w:sz="0" w:space="0" w:color="auto"/>
        <w:right w:val="none" w:sz="0" w:space="0" w:color="auto"/>
      </w:divBdr>
    </w:div>
    <w:div w:id="937833526">
      <w:bodyDiv w:val="1"/>
      <w:marLeft w:val="0"/>
      <w:marRight w:val="0"/>
      <w:marTop w:val="0"/>
      <w:marBottom w:val="0"/>
      <w:divBdr>
        <w:top w:val="none" w:sz="0" w:space="0" w:color="auto"/>
        <w:left w:val="none" w:sz="0" w:space="0" w:color="auto"/>
        <w:bottom w:val="none" w:sz="0" w:space="0" w:color="auto"/>
        <w:right w:val="none" w:sz="0" w:space="0" w:color="auto"/>
      </w:divBdr>
    </w:div>
    <w:div w:id="938175311">
      <w:bodyDiv w:val="1"/>
      <w:marLeft w:val="0"/>
      <w:marRight w:val="0"/>
      <w:marTop w:val="0"/>
      <w:marBottom w:val="0"/>
      <w:divBdr>
        <w:top w:val="none" w:sz="0" w:space="0" w:color="auto"/>
        <w:left w:val="none" w:sz="0" w:space="0" w:color="auto"/>
        <w:bottom w:val="none" w:sz="0" w:space="0" w:color="auto"/>
        <w:right w:val="none" w:sz="0" w:space="0" w:color="auto"/>
      </w:divBdr>
    </w:div>
    <w:div w:id="942767273">
      <w:bodyDiv w:val="1"/>
      <w:marLeft w:val="0"/>
      <w:marRight w:val="0"/>
      <w:marTop w:val="0"/>
      <w:marBottom w:val="0"/>
      <w:divBdr>
        <w:top w:val="none" w:sz="0" w:space="0" w:color="auto"/>
        <w:left w:val="none" w:sz="0" w:space="0" w:color="auto"/>
        <w:bottom w:val="none" w:sz="0" w:space="0" w:color="auto"/>
        <w:right w:val="none" w:sz="0" w:space="0" w:color="auto"/>
      </w:divBdr>
    </w:div>
    <w:div w:id="945044553">
      <w:bodyDiv w:val="1"/>
      <w:marLeft w:val="0"/>
      <w:marRight w:val="0"/>
      <w:marTop w:val="0"/>
      <w:marBottom w:val="0"/>
      <w:divBdr>
        <w:top w:val="none" w:sz="0" w:space="0" w:color="auto"/>
        <w:left w:val="none" w:sz="0" w:space="0" w:color="auto"/>
        <w:bottom w:val="none" w:sz="0" w:space="0" w:color="auto"/>
        <w:right w:val="none" w:sz="0" w:space="0" w:color="auto"/>
      </w:divBdr>
    </w:div>
    <w:div w:id="946816149">
      <w:bodyDiv w:val="1"/>
      <w:marLeft w:val="0"/>
      <w:marRight w:val="0"/>
      <w:marTop w:val="0"/>
      <w:marBottom w:val="0"/>
      <w:divBdr>
        <w:top w:val="none" w:sz="0" w:space="0" w:color="auto"/>
        <w:left w:val="none" w:sz="0" w:space="0" w:color="auto"/>
        <w:bottom w:val="none" w:sz="0" w:space="0" w:color="auto"/>
        <w:right w:val="none" w:sz="0" w:space="0" w:color="auto"/>
      </w:divBdr>
    </w:div>
    <w:div w:id="952246537">
      <w:bodyDiv w:val="1"/>
      <w:marLeft w:val="0"/>
      <w:marRight w:val="0"/>
      <w:marTop w:val="0"/>
      <w:marBottom w:val="0"/>
      <w:divBdr>
        <w:top w:val="none" w:sz="0" w:space="0" w:color="auto"/>
        <w:left w:val="none" w:sz="0" w:space="0" w:color="auto"/>
        <w:bottom w:val="none" w:sz="0" w:space="0" w:color="auto"/>
        <w:right w:val="none" w:sz="0" w:space="0" w:color="auto"/>
      </w:divBdr>
    </w:div>
    <w:div w:id="952327909">
      <w:bodyDiv w:val="1"/>
      <w:marLeft w:val="0"/>
      <w:marRight w:val="0"/>
      <w:marTop w:val="0"/>
      <w:marBottom w:val="0"/>
      <w:divBdr>
        <w:top w:val="none" w:sz="0" w:space="0" w:color="auto"/>
        <w:left w:val="none" w:sz="0" w:space="0" w:color="auto"/>
        <w:bottom w:val="none" w:sz="0" w:space="0" w:color="auto"/>
        <w:right w:val="none" w:sz="0" w:space="0" w:color="auto"/>
      </w:divBdr>
    </w:div>
    <w:div w:id="955405650">
      <w:bodyDiv w:val="1"/>
      <w:marLeft w:val="0"/>
      <w:marRight w:val="0"/>
      <w:marTop w:val="0"/>
      <w:marBottom w:val="0"/>
      <w:divBdr>
        <w:top w:val="none" w:sz="0" w:space="0" w:color="auto"/>
        <w:left w:val="none" w:sz="0" w:space="0" w:color="auto"/>
        <w:bottom w:val="none" w:sz="0" w:space="0" w:color="auto"/>
        <w:right w:val="none" w:sz="0" w:space="0" w:color="auto"/>
      </w:divBdr>
    </w:div>
    <w:div w:id="955526525">
      <w:bodyDiv w:val="1"/>
      <w:marLeft w:val="0"/>
      <w:marRight w:val="0"/>
      <w:marTop w:val="0"/>
      <w:marBottom w:val="0"/>
      <w:divBdr>
        <w:top w:val="none" w:sz="0" w:space="0" w:color="auto"/>
        <w:left w:val="none" w:sz="0" w:space="0" w:color="auto"/>
        <w:bottom w:val="none" w:sz="0" w:space="0" w:color="auto"/>
        <w:right w:val="none" w:sz="0" w:space="0" w:color="auto"/>
      </w:divBdr>
    </w:div>
    <w:div w:id="959191035">
      <w:bodyDiv w:val="1"/>
      <w:marLeft w:val="0"/>
      <w:marRight w:val="0"/>
      <w:marTop w:val="0"/>
      <w:marBottom w:val="0"/>
      <w:divBdr>
        <w:top w:val="none" w:sz="0" w:space="0" w:color="auto"/>
        <w:left w:val="none" w:sz="0" w:space="0" w:color="auto"/>
        <w:bottom w:val="none" w:sz="0" w:space="0" w:color="auto"/>
        <w:right w:val="none" w:sz="0" w:space="0" w:color="auto"/>
      </w:divBdr>
    </w:div>
    <w:div w:id="961111852">
      <w:bodyDiv w:val="1"/>
      <w:marLeft w:val="0"/>
      <w:marRight w:val="0"/>
      <w:marTop w:val="0"/>
      <w:marBottom w:val="0"/>
      <w:divBdr>
        <w:top w:val="none" w:sz="0" w:space="0" w:color="auto"/>
        <w:left w:val="none" w:sz="0" w:space="0" w:color="auto"/>
        <w:bottom w:val="none" w:sz="0" w:space="0" w:color="auto"/>
        <w:right w:val="none" w:sz="0" w:space="0" w:color="auto"/>
      </w:divBdr>
    </w:div>
    <w:div w:id="962616598">
      <w:bodyDiv w:val="1"/>
      <w:marLeft w:val="0"/>
      <w:marRight w:val="0"/>
      <w:marTop w:val="0"/>
      <w:marBottom w:val="0"/>
      <w:divBdr>
        <w:top w:val="none" w:sz="0" w:space="0" w:color="auto"/>
        <w:left w:val="none" w:sz="0" w:space="0" w:color="auto"/>
        <w:bottom w:val="none" w:sz="0" w:space="0" w:color="auto"/>
        <w:right w:val="none" w:sz="0" w:space="0" w:color="auto"/>
      </w:divBdr>
    </w:div>
    <w:div w:id="970554160">
      <w:bodyDiv w:val="1"/>
      <w:marLeft w:val="0"/>
      <w:marRight w:val="0"/>
      <w:marTop w:val="0"/>
      <w:marBottom w:val="0"/>
      <w:divBdr>
        <w:top w:val="none" w:sz="0" w:space="0" w:color="auto"/>
        <w:left w:val="none" w:sz="0" w:space="0" w:color="auto"/>
        <w:bottom w:val="none" w:sz="0" w:space="0" w:color="auto"/>
        <w:right w:val="none" w:sz="0" w:space="0" w:color="auto"/>
      </w:divBdr>
    </w:div>
    <w:div w:id="975599059">
      <w:bodyDiv w:val="1"/>
      <w:marLeft w:val="0"/>
      <w:marRight w:val="0"/>
      <w:marTop w:val="0"/>
      <w:marBottom w:val="0"/>
      <w:divBdr>
        <w:top w:val="none" w:sz="0" w:space="0" w:color="auto"/>
        <w:left w:val="none" w:sz="0" w:space="0" w:color="auto"/>
        <w:bottom w:val="none" w:sz="0" w:space="0" w:color="auto"/>
        <w:right w:val="none" w:sz="0" w:space="0" w:color="auto"/>
      </w:divBdr>
    </w:div>
    <w:div w:id="981541878">
      <w:bodyDiv w:val="1"/>
      <w:marLeft w:val="0"/>
      <w:marRight w:val="0"/>
      <w:marTop w:val="0"/>
      <w:marBottom w:val="0"/>
      <w:divBdr>
        <w:top w:val="none" w:sz="0" w:space="0" w:color="auto"/>
        <w:left w:val="none" w:sz="0" w:space="0" w:color="auto"/>
        <w:bottom w:val="none" w:sz="0" w:space="0" w:color="auto"/>
        <w:right w:val="none" w:sz="0" w:space="0" w:color="auto"/>
      </w:divBdr>
    </w:div>
    <w:div w:id="981692500">
      <w:bodyDiv w:val="1"/>
      <w:marLeft w:val="0"/>
      <w:marRight w:val="0"/>
      <w:marTop w:val="0"/>
      <w:marBottom w:val="0"/>
      <w:divBdr>
        <w:top w:val="none" w:sz="0" w:space="0" w:color="auto"/>
        <w:left w:val="none" w:sz="0" w:space="0" w:color="auto"/>
        <w:bottom w:val="none" w:sz="0" w:space="0" w:color="auto"/>
        <w:right w:val="none" w:sz="0" w:space="0" w:color="auto"/>
      </w:divBdr>
    </w:div>
    <w:div w:id="983654622">
      <w:bodyDiv w:val="1"/>
      <w:marLeft w:val="0"/>
      <w:marRight w:val="0"/>
      <w:marTop w:val="0"/>
      <w:marBottom w:val="0"/>
      <w:divBdr>
        <w:top w:val="none" w:sz="0" w:space="0" w:color="auto"/>
        <w:left w:val="none" w:sz="0" w:space="0" w:color="auto"/>
        <w:bottom w:val="none" w:sz="0" w:space="0" w:color="auto"/>
        <w:right w:val="none" w:sz="0" w:space="0" w:color="auto"/>
      </w:divBdr>
    </w:div>
    <w:div w:id="985671962">
      <w:bodyDiv w:val="1"/>
      <w:marLeft w:val="0"/>
      <w:marRight w:val="0"/>
      <w:marTop w:val="0"/>
      <w:marBottom w:val="0"/>
      <w:divBdr>
        <w:top w:val="none" w:sz="0" w:space="0" w:color="auto"/>
        <w:left w:val="none" w:sz="0" w:space="0" w:color="auto"/>
        <w:bottom w:val="none" w:sz="0" w:space="0" w:color="auto"/>
        <w:right w:val="none" w:sz="0" w:space="0" w:color="auto"/>
      </w:divBdr>
    </w:div>
    <w:div w:id="989410536">
      <w:bodyDiv w:val="1"/>
      <w:marLeft w:val="0"/>
      <w:marRight w:val="0"/>
      <w:marTop w:val="0"/>
      <w:marBottom w:val="0"/>
      <w:divBdr>
        <w:top w:val="none" w:sz="0" w:space="0" w:color="auto"/>
        <w:left w:val="none" w:sz="0" w:space="0" w:color="auto"/>
        <w:bottom w:val="none" w:sz="0" w:space="0" w:color="auto"/>
        <w:right w:val="none" w:sz="0" w:space="0" w:color="auto"/>
      </w:divBdr>
    </w:div>
    <w:div w:id="992371757">
      <w:bodyDiv w:val="1"/>
      <w:marLeft w:val="0"/>
      <w:marRight w:val="0"/>
      <w:marTop w:val="0"/>
      <w:marBottom w:val="0"/>
      <w:divBdr>
        <w:top w:val="none" w:sz="0" w:space="0" w:color="auto"/>
        <w:left w:val="none" w:sz="0" w:space="0" w:color="auto"/>
        <w:bottom w:val="none" w:sz="0" w:space="0" w:color="auto"/>
        <w:right w:val="none" w:sz="0" w:space="0" w:color="auto"/>
      </w:divBdr>
    </w:div>
    <w:div w:id="994143871">
      <w:bodyDiv w:val="1"/>
      <w:marLeft w:val="0"/>
      <w:marRight w:val="0"/>
      <w:marTop w:val="0"/>
      <w:marBottom w:val="0"/>
      <w:divBdr>
        <w:top w:val="none" w:sz="0" w:space="0" w:color="auto"/>
        <w:left w:val="none" w:sz="0" w:space="0" w:color="auto"/>
        <w:bottom w:val="none" w:sz="0" w:space="0" w:color="auto"/>
        <w:right w:val="none" w:sz="0" w:space="0" w:color="auto"/>
      </w:divBdr>
    </w:div>
    <w:div w:id="995492180">
      <w:bodyDiv w:val="1"/>
      <w:marLeft w:val="0"/>
      <w:marRight w:val="0"/>
      <w:marTop w:val="0"/>
      <w:marBottom w:val="0"/>
      <w:divBdr>
        <w:top w:val="none" w:sz="0" w:space="0" w:color="auto"/>
        <w:left w:val="none" w:sz="0" w:space="0" w:color="auto"/>
        <w:bottom w:val="none" w:sz="0" w:space="0" w:color="auto"/>
        <w:right w:val="none" w:sz="0" w:space="0" w:color="auto"/>
      </w:divBdr>
    </w:div>
    <w:div w:id="1003894194">
      <w:bodyDiv w:val="1"/>
      <w:marLeft w:val="0"/>
      <w:marRight w:val="0"/>
      <w:marTop w:val="0"/>
      <w:marBottom w:val="0"/>
      <w:divBdr>
        <w:top w:val="none" w:sz="0" w:space="0" w:color="auto"/>
        <w:left w:val="none" w:sz="0" w:space="0" w:color="auto"/>
        <w:bottom w:val="none" w:sz="0" w:space="0" w:color="auto"/>
        <w:right w:val="none" w:sz="0" w:space="0" w:color="auto"/>
      </w:divBdr>
    </w:div>
    <w:div w:id="1004237949">
      <w:bodyDiv w:val="1"/>
      <w:marLeft w:val="0"/>
      <w:marRight w:val="0"/>
      <w:marTop w:val="0"/>
      <w:marBottom w:val="0"/>
      <w:divBdr>
        <w:top w:val="none" w:sz="0" w:space="0" w:color="auto"/>
        <w:left w:val="none" w:sz="0" w:space="0" w:color="auto"/>
        <w:bottom w:val="none" w:sz="0" w:space="0" w:color="auto"/>
        <w:right w:val="none" w:sz="0" w:space="0" w:color="auto"/>
      </w:divBdr>
    </w:div>
    <w:div w:id="1006395589">
      <w:bodyDiv w:val="1"/>
      <w:marLeft w:val="0"/>
      <w:marRight w:val="0"/>
      <w:marTop w:val="0"/>
      <w:marBottom w:val="0"/>
      <w:divBdr>
        <w:top w:val="none" w:sz="0" w:space="0" w:color="auto"/>
        <w:left w:val="none" w:sz="0" w:space="0" w:color="auto"/>
        <w:bottom w:val="none" w:sz="0" w:space="0" w:color="auto"/>
        <w:right w:val="none" w:sz="0" w:space="0" w:color="auto"/>
      </w:divBdr>
    </w:div>
    <w:div w:id="1007900450">
      <w:bodyDiv w:val="1"/>
      <w:marLeft w:val="0"/>
      <w:marRight w:val="0"/>
      <w:marTop w:val="0"/>
      <w:marBottom w:val="0"/>
      <w:divBdr>
        <w:top w:val="none" w:sz="0" w:space="0" w:color="auto"/>
        <w:left w:val="none" w:sz="0" w:space="0" w:color="auto"/>
        <w:bottom w:val="none" w:sz="0" w:space="0" w:color="auto"/>
        <w:right w:val="none" w:sz="0" w:space="0" w:color="auto"/>
      </w:divBdr>
    </w:div>
    <w:div w:id="1012491688">
      <w:bodyDiv w:val="1"/>
      <w:marLeft w:val="0"/>
      <w:marRight w:val="0"/>
      <w:marTop w:val="0"/>
      <w:marBottom w:val="0"/>
      <w:divBdr>
        <w:top w:val="none" w:sz="0" w:space="0" w:color="auto"/>
        <w:left w:val="none" w:sz="0" w:space="0" w:color="auto"/>
        <w:bottom w:val="none" w:sz="0" w:space="0" w:color="auto"/>
        <w:right w:val="none" w:sz="0" w:space="0" w:color="auto"/>
      </w:divBdr>
    </w:div>
    <w:div w:id="1012950483">
      <w:bodyDiv w:val="1"/>
      <w:marLeft w:val="0"/>
      <w:marRight w:val="0"/>
      <w:marTop w:val="0"/>
      <w:marBottom w:val="0"/>
      <w:divBdr>
        <w:top w:val="none" w:sz="0" w:space="0" w:color="auto"/>
        <w:left w:val="none" w:sz="0" w:space="0" w:color="auto"/>
        <w:bottom w:val="none" w:sz="0" w:space="0" w:color="auto"/>
        <w:right w:val="none" w:sz="0" w:space="0" w:color="auto"/>
      </w:divBdr>
    </w:div>
    <w:div w:id="1014192884">
      <w:bodyDiv w:val="1"/>
      <w:marLeft w:val="0"/>
      <w:marRight w:val="0"/>
      <w:marTop w:val="0"/>
      <w:marBottom w:val="0"/>
      <w:divBdr>
        <w:top w:val="none" w:sz="0" w:space="0" w:color="auto"/>
        <w:left w:val="none" w:sz="0" w:space="0" w:color="auto"/>
        <w:bottom w:val="none" w:sz="0" w:space="0" w:color="auto"/>
        <w:right w:val="none" w:sz="0" w:space="0" w:color="auto"/>
      </w:divBdr>
    </w:div>
    <w:div w:id="1014377808">
      <w:bodyDiv w:val="1"/>
      <w:marLeft w:val="0"/>
      <w:marRight w:val="0"/>
      <w:marTop w:val="0"/>
      <w:marBottom w:val="0"/>
      <w:divBdr>
        <w:top w:val="none" w:sz="0" w:space="0" w:color="auto"/>
        <w:left w:val="none" w:sz="0" w:space="0" w:color="auto"/>
        <w:bottom w:val="none" w:sz="0" w:space="0" w:color="auto"/>
        <w:right w:val="none" w:sz="0" w:space="0" w:color="auto"/>
      </w:divBdr>
    </w:div>
    <w:div w:id="1018847032">
      <w:bodyDiv w:val="1"/>
      <w:marLeft w:val="0"/>
      <w:marRight w:val="0"/>
      <w:marTop w:val="0"/>
      <w:marBottom w:val="0"/>
      <w:divBdr>
        <w:top w:val="none" w:sz="0" w:space="0" w:color="auto"/>
        <w:left w:val="none" w:sz="0" w:space="0" w:color="auto"/>
        <w:bottom w:val="none" w:sz="0" w:space="0" w:color="auto"/>
        <w:right w:val="none" w:sz="0" w:space="0" w:color="auto"/>
      </w:divBdr>
    </w:div>
    <w:div w:id="1029454598">
      <w:bodyDiv w:val="1"/>
      <w:marLeft w:val="0"/>
      <w:marRight w:val="0"/>
      <w:marTop w:val="0"/>
      <w:marBottom w:val="0"/>
      <w:divBdr>
        <w:top w:val="none" w:sz="0" w:space="0" w:color="auto"/>
        <w:left w:val="none" w:sz="0" w:space="0" w:color="auto"/>
        <w:bottom w:val="none" w:sz="0" w:space="0" w:color="auto"/>
        <w:right w:val="none" w:sz="0" w:space="0" w:color="auto"/>
      </w:divBdr>
    </w:div>
    <w:div w:id="1030449829">
      <w:bodyDiv w:val="1"/>
      <w:marLeft w:val="0"/>
      <w:marRight w:val="0"/>
      <w:marTop w:val="0"/>
      <w:marBottom w:val="0"/>
      <w:divBdr>
        <w:top w:val="none" w:sz="0" w:space="0" w:color="auto"/>
        <w:left w:val="none" w:sz="0" w:space="0" w:color="auto"/>
        <w:bottom w:val="none" w:sz="0" w:space="0" w:color="auto"/>
        <w:right w:val="none" w:sz="0" w:space="0" w:color="auto"/>
      </w:divBdr>
    </w:div>
    <w:div w:id="1031033692">
      <w:bodyDiv w:val="1"/>
      <w:marLeft w:val="0"/>
      <w:marRight w:val="0"/>
      <w:marTop w:val="0"/>
      <w:marBottom w:val="0"/>
      <w:divBdr>
        <w:top w:val="none" w:sz="0" w:space="0" w:color="auto"/>
        <w:left w:val="none" w:sz="0" w:space="0" w:color="auto"/>
        <w:bottom w:val="none" w:sz="0" w:space="0" w:color="auto"/>
        <w:right w:val="none" w:sz="0" w:space="0" w:color="auto"/>
      </w:divBdr>
    </w:div>
    <w:div w:id="1032683218">
      <w:bodyDiv w:val="1"/>
      <w:marLeft w:val="0"/>
      <w:marRight w:val="0"/>
      <w:marTop w:val="0"/>
      <w:marBottom w:val="0"/>
      <w:divBdr>
        <w:top w:val="none" w:sz="0" w:space="0" w:color="auto"/>
        <w:left w:val="none" w:sz="0" w:space="0" w:color="auto"/>
        <w:bottom w:val="none" w:sz="0" w:space="0" w:color="auto"/>
        <w:right w:val="none" w:sz="0" w:space="0" w:color="auto"/>
      </w:divBdr>
    </w:div>
    <w:div w:id="1034579892">
      <w:bodyDiv w:val="1"/>
      <w:marLeft w:val="0"/>
      <w:marRight w:val="0"/>
      <w:marTop w:val="0"/>
      <w:marBottom w:val="0"/>
      <w:divBdr>
        <w:top w:val="none" w:sz="0" w:space="0" w:color="auto"/>
        <w:left w:val="none" w:sz="0" w:space="0" w:color="auto"/>
        <w:bottom w:val="none" w:sz="0" w:space="0" w:color="auto"/>
        <w:right w:val="none" w:sz="0" w:space="0" w:color="auto"/>
      </w:divBdr>
    </w:div>
    <w:div w:id="1035037662">
      <w:bodyDiv w:val="1"/>
      <w:marLeft w:val="0"/>
      <w:marRight w:val="0"/>
      <w:marTop w:val="0"/>
      <w:marBottom w:val="0"/>
      <w:divBdr>
        <w:top w:val="none" w:sz="0" w:space="0" w:color="auto"/>
        <w:left w:val="none" w:sz="0" w:space="0" w:color="auto"/>
        <w:bottom w:val="none" w:sz="0" w:space="0" w:color="auto"/>
        <w:right w:val="none" w:sz="0" w:space="0" w:color="auto"/>
      </w:divBdr>
    </w:div>
    <w:div w:id="1035933306">
      <w:bodyDiv w:val="1"/>
      <w:marLeft w:val="0"/>
      <w:marRight w:val="0"/>
      <w:marTop w:val="0"/>
      <w:marBottom w:val="0"/>
      <w:divBdr>
        <w:top w:val="none" w:sz="0" w:space="0" w:color="auto"/>
        <w:left w:val="none" w:sz="0" w:space="0" w:color="auto"/>
        <w:bottom w:val="none" w:sz="0" w:space="0" w:color="auto"/>
        <w:right w:val="none" w:sz="0" w:space="0" w:color="auto"/>
      </w:divBdr>
    </w:div>
    <w:div w:id="1036155039">
      <w:bodyDiv w:val="1"/>
      <w:marLeft w:val="0"/>
      <w:marRight w:val="0"/>
      <w:marTop w:val="0"/>
      <w:marBottom w:val="0"/>
      <w:divBdr>
        <w:top w:val="none" w:sz="0" w:space="0" w:color="auto"/>
        <w:left w:val="none" w:sz="0" w:space="0" w:color="auto"/>
        <w:bottom w:val="none" w:sz="0" w:space="0" w:color="auto"/>
        <w:right w:val="none" w:sz="0" w:space="0" w:color="auto"/>
      </w:divBdr>
    </w:div>
    <w:div w:id="1036849533">
      <w:bodyDiv w:val="1"/>
      <w:marLeft w:val="0"/>
      <w:marRight w:val="0"/>
      <w:marTop w:val="0"/>
      <w:marBottom w:val="0"/>
      <w:divBdr>
        <w:top w:val="none" w:sz="0" w:space="0" w:color="auto"/>
        <w:left w:val="none" w:sz="0" w:space="0" w:color="auto"/>
        <w:bottom w:val="none" w:sz="0" w:space="0" w:color="auto"/>
        <w:right w:val="none" w:sz="0" w:space="0" w:color="auto"/>
      </w:divBdr>
    </w:div>
    <w:div w:id="1039011406">
      <w:bodyDiv w:val="1"/>
      <w:marLeft w:val="0"/>
      <w:marRight w:val="0"/>
      <w:marTop w:val="0"/>
      <w:marBottom w:val="0"/>
      <w:divBdr>
        <w:top w:val="none" w:sz="0" w:space="0" w:color="auto"/>
        <w:left w:val="none" w:sz="0" w:space="0" w:color="auto"/>
        <w:bottom w:val="none" w:sz="0" w:space="0" w:color="auto"/>
        <w:right w:val="none" w:sz="0" w:space="0" w:color="auto"/>
      </w:divBdr>
    </w:div>
    <w:div w:id="1041825824">
      <w:bodyDiv w:val="1"/>
      <w:marLeft w:val="0"/>
      <w:marRight w:val="0"/>
      <w:marTop w:val="0"/>
      <w:marBottom w:val="0"/>
      <w:divBdr>
        <w:top w:val="none" w:sz="0" w:space="0" w:color="auto"/>
        <w:left w:val="none" w:sz="0" w:space="0" w:color="auto"/>
        <w:bottom w:val="none" w:sz="0" w:space="0" w:color="auto"/>
        <w:right w:val="none" w:sz="0" w:space="0" w:color="auto"/>
      </w:divBdr>
    </w:div>
    <w:div w:id="1042099270">
      <w:bodyDiv w:val="1"/>
      <w:marLeft w:val="0"/>
      <w:marRight w:val="0"/>
      <w:marTop w:val="0"/>
      <w:marBottom w:val="0"/>
      <w:divBdr>
        <w:top w:val="none" w:sz="0" w:space="0" w:color="auto"/>
        <w:left w:val="none" w:sz="0" w:space="0" w:color="auto"/>
        <w:bottom w:val="none" w:sz="0" w:space="0" w:color="auto"/>
        <w:right w:val="none" w:sz="0" w:space="0" w:color="auto"/>
      </w:divBdr>
    </w:div>
    <w:div w:id="1042288586">
      <w:bodyDiv w:val="1"/>
      <w:marLeft w:val="0"/>
      <w:marRight w:val="0"/>
      <w:marTop w:val="0"/>
      <w:marBottom w:val="0"/>
      <w:divBdr>
        <w:top w:val="none" w:sz="0" w:space="0" w:color="auto"/>
        <w:left w:val="none" w:sz="0" w:space="0" w:color="auto"/>
        <w:bottom w:val="none" w:sz="0" w:space="0" w:color="auto"/>
        <w:right w:val="none" w:sz="0" w:space="0" w:color="auto"/>
      </w:divBdr>
    </w:div>
    <w:div w:id="1044016821">
      <w:bodyDiv w:val="1"/>
      <w:marLeft w:val="0"/>
      <w:marRight w:val="0"/>
      <w:marTop w:val="0"/>
      <w:marBottom w:val="0"/>
      <w:divBdr>
        <w:top w:val="none" w:sz="0" w:space="0" w:color="auto"/>
        <w:left w:val="none" w:sz="0" w:space="0" w:color="auto"/>
        <w:bottom w:val="none" w:sz="0" w:space="0" w:color="auto"/>
        <w:right w:val="none" w:sz="0" w:space="0" w:color="auto"/>
      </w:divBdr>
    </w:div>
    <w:div w:id="1044251566">
      <w:bodyDiv w:val="1"/>
      <w:marLeft w:val="0"/>
      <w:marRight w:val="0"/>
      <w:marTop w:val="0"/>
      <w:marBottom w:val="0"/>
      <w:divBdr>
        <w:top w:val="none" w:sz="0" w:space="0" w:color="auto"/>
        <w:left w:val="none" w:sz="0" w:space="0" w:color="auto"/>
        <w:bottom w:val="none" w:sz="0" w:space="0" w:color="auto"/>
        <w:right w:val="none" w:sz="0" w:space="0" w:color="auto"/>
      </w:divBdr>
    </w:div>
    <w:div w:id="1044645732">
      <w:bodyDiv w:val="1"/>
      <w:marLeft w:val="0"/>
      <w:marRight w:val="0"/>
      <w:marTop w:val="0"/>
      <w:marBottom w:val="0"/>
      <w:divBdr>
        <w:top w:val="none" w:sz="0" w:space="0" w:color="auto"/>
        <w:left w:val="none" w:sz="0" w:space="0" w:color="auto"/>
        <w:bottom w:val="none" w:sz="0" w:space="0" w:color="auto"/>
        <w:right w:val="none" w:sz="0" w:space="0" w:color="auto"/>
      </w:divBdr>
    </w:div>
    <w:div w:id="1047030778">
      <w:bodyDiv w:val="1"/>
      <w:marLeft w:val="0"/>
      <w:marRight w:val="0"/>
      <w:marTop w:val="0"/>
      <w:marBottom w:val="0"/>
      <w:divBdr>
        <w:top w:val="none" w:sz="0" w:space="0" w:color="auto"/>
        <w:left w:val="none" w:sz="0" w:space="0" w:color="auto"/>
        <w:bottom w:val="none" w:sz="0" w:space="0" w:color="auto"/>
        <w:right w:val="none" w:sz="0" w:space="0" w:color="auto"/>
      </w:divBdr>
    </w:div>
    <w:div w:id="1048646624">
      <w:bodyDiv w:val="1"/>
      <w:marLeft w:val="0"/>
      <w:marRight w:val="0"/>
      <w:marTop w:val="0"/>
      <w:marBottom w:val="0"/>
      <w:divBdr>
        <w:top w:val="none" w:sz="0" w:space="0" w:color="auto"/>
        <w:left w:val="none" w:sz="0" w:space="0" w:color="auto"/>
        <w:bottom w:val="none" w:sz="0" w:space="0" w:color="auto"/>
        <w:right w:val="none" w:sz="0" w:space="0" w:color="auto"/>
      </w:divBdr>
    </w:div>
    <w:div w:id="1051030791">
      <w:bodyDiv w:val="1"/>
      <w:marLeft w:val="0"/>
      <w:marRight w:val="0"/>
      <w:marTop w:val="0"/>
      <w:marBottom w:val="0"/>
      <w:divBdr>
        <w:top w:val="none" w:sz="0" w:space="0" w:color="auto"/>
        <w:left w:val="none" w:sz="0" w:space="0" w:color="auto"/>
        <w:bottom w:val="none" w:sz="0" w:space="0" w:color="auto"/>
        <w:right w:val="none" w:sz="0" w:space="0" w:color="auto"/>
      </w:divBdr>
    </w:div>
    <w:div w:id="1051614597">
      <w:bodyDiv w:val="1"/>
      <w:marLeft w:val="0"/>
      <w:marRight w:val="0"/>
      <w:marTop w:val="0"/>
      <w:marBottom w:val="0"/>
      <w:divBdr>
        <w:top w:val="none" w:sz="0" w:space="0" w:color="auto"/>
        <w:left w:val="none" w:sz="0" w:space="0" w:color="auto"/>
        <w:bottom w:val="none" w:sz="0" w:space="0" w:color="auto"/>
        <w:right w:val="none" w:sz="0" w:space="0" w:color="auto"/>
      </w:divBdr>
    </w:div>
    <w:div w:id="1052967171">
      <w:bodyDiv w:val="1"/>
      <w:marLeft w:val="0"/>
      <w:marRight w:val="0"/>
      <w:marTop w:val="0"/>
      <w:marBottom w:val="0"/>
      <w:divBdr>
        <w:top w:val="none" w:sz="0" w:space="0" w:color="auto"/>
        <w:left w:val="none" w:sz="0" w:space="0" w:color="auto"/>
        <w:bottom w:val="none" w:sz="0" w:space="0" w:color="auto"/>
        <w:right w:val="none" w:sz="0" w:space="0" w:color="auto"/>
      </w:divBdr>
    </w:div>
    <w:div w:id="1052971003">
      <w:bodyDiv w:val="1"/>
      <w:marLeft w:val="0"/>
      <w:marRight w:val="0"/>
      <w:marTop w:val="0"/>
      <w:marBottom w:val="0"/>
      <w:divBdr>
        <w:top w:val="none" w:sz="0" w:space="0" w:color="auto"/>
        <w:left w:val="none" w:sz="0" w:space="0" w:color="auto"/>
        <w:bottom w:val="none" w:sz="0" w:space="0" w:color="auto"/>
        <w:right w:val="none" w:sz="0" w:space="0" w:color="auto"/>
      </w:divBdr>
    </w:div>
    <w:div w:id="1053775518">
      <w:bodyDiv w:val="1"/>
      <w:marLeft w:val="0"/>
      <w:marRight w:val="0"/>
      <w:marTop w:val="0"/>
      <w:marBottom w:val="0"/>
      <w:divBdr>
        <w:top w:val="none" w:sz="0" w:space="0" w:color="auto"/>
        <w:left w:val="none" w:sz="0" w:space="0" w:color="auto"/>
        <w:bottom w:val="none" w:sz="0" w:space="0" w:color="auto"/>
        <w:right w:val="none" w:sz="0" w:space="0" w:color="auto"/>
      </w:divBdr>
    </w:div>
    <w:div w:id="1056004905">
      <w:bodyDiv w:val="1"/>
      <w:marLeft w:val="0"/>
      <w:marRight w:val="0"/>
      <w:marTop w:val="0"/>
      <w:marBottom w:val="0"/>
      <w:divBdr>
        <w:top w:val="none" w:sz="0" w:space="0" w:color="auto"/>
        <w:left w:val="none" w:sz="0" w:space="0" w:color="auto"/>
        <w:bottom w:val="none" w:sz="0" w:space="0" w:color="auto"/>
        <w:right w:val="none" w:sz="0" w:space="0" w:color="auto"/>
      </w:divBdr>
    </w:div>
    <w:div w:id="1056317347">
      <w:bodyDiv w:val="1"/>
      <w:marLeft w:val="0"/>
      <w:marRight w:val="0"/>
      <w:marTop w:val="0"/>
      <w:marBottom w:val="0"/>
      <w:divBdr>
        <w:top w:val="none" w:sz="0" w:space="0" w:color="auto"/>
        <w:left w:val="none" w:sz="0" w:space="0" w:color="auto"/>
        <w:bottom w:val="none" w:sz="0" w:space="0" w:color="auto"/>
        <w:right w:val="none" w:sz="0" w:space="0" w:color="auto"/>
      </w:divBdr>
    </w:div>
    <w:div w:id="1061445210">
      <w:bodyDiv w:val="1"/>
      <w:marLeft w:val="0"/>
      <w:marRight w:val="0"/>
      <w:marTop w:val="0"/>
      <w:marBottom w:val="0"/>
      <w:divBdr>
        <w:top w:val="none" w:sz="0" w:space="0" w:color="auto"/>
        <w:left w:val="none" w:sz="0" w:space="0" w:color="auto"/>
        <w:bottom w:val="none" w:sz="0" w:space="0" w:color="auto"/>
        <w:right w:val="none" w:sz="0" w:space="0" w:color="auto"/>
      </w:divBdr>
    </w:div>
    <w:div w:id="1062170946">
      <w:bodyDiv w:val="1"/>
      <w:marLeft w:val="0"/>
      <w:marRight w:val="0"/>
      <w:marTop w:val="0"/>
      <w:marBottom w:val="0"/>
      <w:divBdr>
        <w:top w:val="none" w:sz="0" w:space="0" w:color="auto"/>
        <w:left w:val="none" w:sz="0" w:space="0" w:color="auto"/>
        <w:bottom w:val="none" w:sz="0" w:space="0" w:color="auto"/>
        <w:right w:val="none" w:sz="0" w:space="0" w:color="auto"/>
      </w:divBdr>
    </w:div>
    <w:div w:id="1069423008">
      <w:bodyDiv w:val="1"/>
      <w:marLeft w:val="0"/>
      <w:marRight w:val="0"/>
      <w:marTop w:val="0"/>
      <w:marBottom w:val="0"/>
      <w:divBdr>
        <w:top w:val="none" w:sz="0" w:space="0" w:color="auto"/>
        <w:left w:val="none" w:sz="0" w:space="0" w:color="auto"/>
        <w:bottom w:val="none" w:sz="0" w:space="0" w:color="auto"/>
        <w:right w:val="none" w:sz="0" w:space="0" w:color="auto"/>
      </w:divBdr>
    </w:div>
    <w:div w:id="1072628303">
      <w:bodyDiv w:val="1"/>
      <w:marLeft w:val="0"/>
      <w:marRight w:val="0"/>
      <w:marTop w:val="0"/>
      <w:marBottom w:val="0"/>
      <w:divBdr>
        <w:top w:val="none" w:sz="0" w:space="0" w:color="auto"/>
        <w:left w:val="none" w:sz="0" w:space="0" w:color="auto"/>
        <w:bottom w:val="none" w:sz="0" w:space="0" w:color="auto"/>
        <w:right w:val="none" w:sz="0" w:space="0" w:color="auto"/>
      </w:divBdr>
    </w:div>
    <w:div w:id="1075126857">
      <w:bodyDiv w:val="1"/>
      <w:marLeft w:val="0"/>
      <w:marRight w:val="0"/>
      <w:marTop w:val="0"/>
      <w:marBottom w:val="0"/>
      <w:divBdr>
        <w:top w:val="none" w:sz="0" w:space="0" w:color="auto"/>
        <w:left w:val="none" w:sz="0" w:space="0" w:color="auto"/>
        <w:bottom w:val="none" w:sz="0" w:space="0" w:color="auto"/>
        <w:right w:val="none" w:sz="0" w:space="0" w:color="auto"/>
      </w:divBdr>
    </w:div>
    <w:div w:id="1075318347">
      <w:bodyDiv w:val="1"/>
      <w:marLeft w:val="0"/>
      <w:marRight w:val="0"/>
      <w:marTop w:val="0"/>
      <w:marBottom w:val="0"/>
      <w:divBdr>
        <w:top w:val="none" w:sz="0" w:space="0" w:color="auto"/>
        <w:left w:val="none" w:sz="0" w:space="0" w:color="auto"/>
        <w:bottom w:val="none" w:sz="0" w:space="0" w:color="auto"/>
        <w:right w:val="none" w:sz="0" w:space="0" w:color="auto"/>
      </w:divBdr>
    </w:div>
    <w:div w:id="1077937875">
      <w:bodyDiv w:val="1"/>
      <w:marLeft w:val="0"/>
      <w:marRight w:val="0"/>
      <w:marTop w:val="0"/>
      <w:marBottom w:val="0"/>
      <w:divBdr>
        <w:top w:val="none" w:sz="0" w:space="0" w:color="auto"/>
        <w:left w:val="none" w:sz="0" w:space="0" w:color="auto"/>
        <w:bottom w:val="none" w:sz="0" w:space="0" w:color="auto"/>
        <w:right w:val="none" w:sz="0" w:space="0" w:color="auto"/>
      </w:divBdr>
    </w:div>
    <w:div w:id="1079519063">
      <w:bodyDiv w:val="1"/>
      <w:marLeft w:val="0"/>
      <w:marRight w:val="0"/>
      <w:marTop w:val="0"/>
      <w:marBottom w:val="0"/>
      <w:divBdr>
        <w:top w:val="none" w:sz="0" w:space="0" w:color="auto"/>
        <w:left w:val="none" w:sz="0" w:space="0" w:color="auto"/>
        <w:bottom w:val="none" w:sz="0" w:space="0" w:color="auto"/>
        <w:right w:val="none" w:sz="0" w:space="0" w:color="auto"/>
      </w:divBdr>
    </w:div>
    <w:div w:id="1079599363">
      <w:bodyDiv w:val="1"/>
      <w:marLeft w:val="0"/>
      <w:marRight w:val="0"/>
      <w:marTop w:val="0"/>
      <w:marBottom w:val="0"/>
      <w:divBdr>
        <w:top w:val="none" w:sz="0" w:space="0" w:color="auto"/>
        <w:left w:val="none" w:sz="0" w:space="0" w:color="auto"/>
        <w:bottom w:val="none" w:sz="0" w:space="0" w:color="auto"/>
        <w:right w:val="none" w:sz="0" w:space="0" w:color="auto"/>
      </w:divBdr>
    </w:div>
    <w:div w:id="1079669085">
      <w:bodyDiv w:val="1"/>
      <w:marLeft w:val="0"/>
      <w:marRight w:val="0"/>
      <w:marTop w:val="0"/>
      <w:marBottom w:val="0"/>
      <w:divBdr>
        <w:top w:val="none" w:sz="0" w:space="0" w:color="auto"/>
        <w:left w:val="none" w:sz="0" w:space="0" w:color="auto"/>
        <w:bottom w:val="none" w:sz="0" w:space="0" w:color="auto"/>
        <w:right w:val="none" w:sz="0" w:space="0" w:color="auto"/>
      </w:divBdr>
    </w:div>
    <w:div w:id="1082410754">
      <w:bodyDiv w:val="1"/>
      <w:marLeft w:val="0"/>
      <w:marRight w:val="0"/>
      <w:marTop w:val="0"/>
      <w:marBottom w:val="0"/>
      <w:divBdr>
        <w:top w:val="none" w:sz="0" w:space="0" w:color="auto"/>
        <w:left w:val="none" w:sz="0" w:space="0" w:color="auto"/>
        <w:bottom w:val="none" w:sz="0" w:space="0" w:color="auto"/>
        <w:right w:val="none" w:sz="0" w:space="0" w:color="auto"/>
      </w:divBdr>
    </w:div>
    <w:div w:id="1086272075">
      <w:bodyDiv w:val="1"/>
      <w:marLeft w:val="0"/>
      <w:marRight w:val="0"/>
      <w:marTop w:val="0"/>
      <w:marBottom w:val="0"/>
      <w:divBdr>
        <w:top w:val="none" w:sz="0" w:space="0" w:color="auto"/>
        <w:left w:val="none" w:sz="0" w:space="0" w:color="auto"/>
        <w:bottom w:val="none" w:sz="0" w:space="0" w:color="auto"/>
        <w:right w:val="none" w:sz="0" w:space="0" w:color="auto"/>
      </w:divBdr>
    </w:div>
    <w:div w:id="1088113208">
      <w:bodyDiv w:val="1"/>
      <w:marLeft w:val="0"/>
      <w:marRight w:val="0"/>
      <w:marTop w:val="0"/>
      <w:marBottom w:val="0"/>
      <w:divBdr>
        <w:top w:val="none" w:sz="0" w:space="0" w:color="auto"/>
        <w:left w:val="none" w:sz="0" w:space="0" w:color="auto"/>
        <w:bottom w:val="none" w:sz="0" w:space="0" w:color="auto"/>
        <w:right w:val="none" w:sz="0" w:space="0" w:color="auto"/>
      </w:divBdr>
    </w:div>
    <w:div w:id="1089959208">
      <w:bodyDiv w:val="1"/>
      <w:marLeft w:val="0"/>
      <w:marRight w:val="0"/>
      <w:marTop w:val="0"/>
      <w:marBottom w:val="0"/>
      <w:divBdr>
        <w:top w:val="none" w:sz="0" w:space="0" w:color="auto"/>
        <w:left w:val="none" w:sz="0" w:space="0" w:color="auto"/>
        <w:bottom w:val="none" w:sz="0" w:space="0" w:color="auto"/>
        <w:right w:val="none" w:sz="0" w:space="0" w:color="auto"/>
      </w:divBdr>
    </w:div>
    <w:div w:id="1090351892">
      <w:bodyDiv w:val="1"/>
      <w:marLeft w:val="0"/>
      <w:marRight w:val="0"/>
      <w:marTop w:val="0"/>
      <w:marBottom w:val="0"/>
      <w:divBdr>
        <w:top w:val="none" w:sz="0" w:space="0" w:color="auto"/>
        <w:left w:val="none" w:sz="0" w:space="0" w:color="auto"/>
        <w:bottom w:val="none" w:sz="0" w:space="0" w:color="auto"/>
        <w:right w:val="none" w:sz="0" w:space="0" w:color="auto"/>
      </w:divBdr>
    </w:div>
    <w:div w:id="1091008142">
      <w:bodyDiv w:val="1"/>
      <w:marLeft w:val="0"/>
      <w:marRight w:val="0"/>
      <w:marTop w:val="0"/>
      <w:marBottom w:val="0"/>
      <w:divBdr>
        <w:top w:val="none" w:sz="0" w:space="0" w:color="auto"/>
        <w:left w:val="none" w:sz="0" w:space="0" w:color="auto"/>
        <w:bottom w:val="none" w:sz="0" w:space="0" w:color="auto"/>
        <w:right w:val="none" w:sz="0" w:space="0" w:color="auto"/>
      </w:divBdr>
    </w:div>
    <w:div w:id="1094280999">
      <w:bodyDiv w:val="1"/>
      <w:marLeft w:val="0"/>
      <w:marRight w:val="0"/>
      <w:marTop w:val="0"/>
      <w:marBottom w:val="0"/>
      <w:divBdr>
        <w:top w:val="none" w:sz="0" w:space="0" w:color="auto"/>
        <w:left w:val="none" w:sz="0" w:space="0" w:color="auto"/>
        <w:bottom w:val="none" w:sz="0" w:space="0" w:color="auto"/>
        <w:right w:val="none" w:sz="0" w:space="0" w:color="auto"/>
      </w:divBdr>
    </w:div>
    <w:div w:id="1094981810">
      <w:bodyDiv w:val="1"/>
      <w:marLeft w:val="0"/>
      <w:marRight w:val="0"/>
      <w:marTop w:val="0"/>
      <w:marBottom w:val="0"/>
      <w:divBdr>
        <w:top w:val="none" w:sz="0" w:space="0" w:color="auto"/>
        <w:left w:val="none" w:sz="0" w:space="0" w:color="auto"/>
        <w:bottom w:val="none" w:sz="0" w:space="0" w:color="auto"/>
        <w:right w:val="none" w:sz="0" w:space="0" w:color="auto"/>
      </w:divBdr>
    </w:div>
    <w:div w:id="1095787544">
      <w:bodyDiv w:val="1"/>
      <w:marLeft w:val="0"/>
      <w:marRight w:val="0"/>
      <w:marTop w:val="0"/>
      <w:marBottom w:val="0"/>
      <w:divBdr>
        <w:top w:val="none" w:sz="0" w:space="0" w:color="auto"/>
        <w:left w:val="none" w:sz="0" w:space="0" w:color="auto"/>
        <w:bottom w:val="none" w:sz="0" w:space="0" w:color="auto"/>
        <w:right w:val="none" w:sz="0" w:space="0" w:color="auto"/>
      </w:divBdr>
    </w:div>
    <w:div w:id="1096093051">
      <w:bodyDiv w:val="1"/>
      <w:marLeft w:val="0"/>
      <w:marRight w:val="0"/>
      <w:marTop w:val="0"/>
      <w:marBottom w:val="0"/>
      <w:divBdr>
        <w:top w:val="none" w:sz="0" w:space="0" w:color="auto"/>
        <w:left w:val="none" w:sz="0" w:space="0" w:color="auto"/>
        <w:bottom w:val="none" w:sz="0" w:space="0" w:color="auto"/>
        <w:right w:val="none" w:sz="0" w:space="0" w:color="auto"/>
      </w:divBdr>
    </w:div>
    <w:div w:id="1098982047">
      <w:bodyDiv w:val="1"/>
      <w:marLeft w:val="0"/>
      <w:marRight w:val="0"/>
      <w:marTop w:val="0"/>
      <w:marBottom w:val="0"/>
      <w:divBdr>
        <w:top w:val="none" w:sz="0" w:space="0" w:color="auto"/>
        <w:left w:val="none" w:sz="0" w:space="0" w:color="auto"/>
        <w:bottom w:val="none" w:sz="0" w:space="0" w:color="auto"/>
        <w:right w:val="none" w:sz="0" w:space="0" w:color="auto"/>
      </w:divBdr>
    </w:div>
    <w:div w:id="1099108644">
      <w:bodyDiv w:val="1"/>
      <w:marLeft w:val="0"/>
      <w:marRight w:val="0"/>
      <w:marTop w:val="0"/>
      <w:marBottom w:val="0"/>
      <w:divBdr>
        <w:top w:val="none" w:sz="0" w:space="0" w:color="auto"/>
        <w:left w:val="none" w:sz="0" w:space="0" w:color="auto"/>
        <w:bottom w:val="none" w:sz="0" w:space="0" w:color="auto"/>
        <w:right w:val="none" w:sz="0" w:space="0" w:color="auto"/>
      </w:divBdr>
    </w:div>
    <w:div w:id="1103064643">
      <w:bodyDiv w:val="1"/>
      <w:marLeft w:val="0"/>
      <w:marRight w:val="0"/>
      <w:marTop w:val="0"/>
      <w:marBottom w:val="0"/>
      <w:divBdr>
        <w:top w:val="none" w:sz="0" w:space="0" w:color="auto"/>
        <w:left w:val="none" w:sz="0" w:space="0" w:color="auto"/>
        <w:bottom w:val="none" w:sz="0" w:space="0" w:color="auto"/>
        <w:right w:val="none" w:sz="0" w:space="0" w:color="auto"/>
      </w:divBdr>
    </w:div>
    <w:div w:id="1107777467">
      <w:bodyDiv w:val="1"/>
      <w:marLeft w:val="0"/>
      <w:marRight w:val="0"/>
      <w:marTop w:val="0"/>
      <w:marBottom w:val="0"/>
      <w:divBdr>
        <w:top w:val="none" w:sz="0" w:space="0" w:color="auto"/>
        <w:left w:val="none" w:sz="0" w:space="0" w:color="auto"/>
        <w:bottom w:val="none" w:sz="0" w:space="0" w:color="auto"/>
        <w:right w:val="none" w:sz="0" w:space="0" w:color="auto"/>
      </w:divBdr>
    </w:div>
    <w:div w:id="1108813717">
      <w:bodyDiv w:val="1"/>
      <w:marLeft w:val="0"/>
      <w:marRight w:val="0"/>
      <w:marTop w:val="0"/>
      <w:marBottom w:val="0"/>
      <w:divBdr>
        <w:top w:val="none" w:sz="0" w:space="0" w:color="auto"/>
        <w:left w:val="none" w:sz="0" w:space="0" w:color="auto"/>
        <w:bottom w:val="none" w:sz="0" w:space="0" w:color="auto"/>
        <w:right w:val="none" w:sz="0" w:space="0" w:color="auto"/>
      </w:divBdr>
    </w:div>
    <w:div w:id="1112700422">
      <w:bodyDiv w:val="1"/>
      <w:marLeft w:val="0"/>
      <w:marRight w:val="0"/>
      <w:marTop w:val="0"/>
      <w:marBottom w:val="0"/>
      <w:divBdr>
        <w:top w:val="none" w:sz="0" w:space="0" w:color="auto"/>
        <w:left w:val="none" w:sz="0" w:space="0" w:color="auto"/>
        <w:bottom w:val="none" w:sz="0" w:space="0" w:color="auto"/>
        <w:right w:val="none" w:sz="0" w:space="0" w:color="auto"/>
      </w:divBdr>
    </w:div>
    <w:div w:id="1117331547">
      <w:bodyDiv w:val="1"/>
      <w:marLeft w:val="0"/>
      <w:marRight w:val="0"/>
      <w:marTop w:val="0"/>
      <w:marBottom w:val="0"/>
      <w:divBdr>
        <w:top w:val="none" w:sz="0" w:space="0" w:color="auto"/>
        <w:left w:val="none" w:sz="0" w:space="0" w:color="auto"/>
        <w:bottom w:val="none" w:sz="0" w:space="0" w:color="auto"/>
        <w:right w:val="none" w:sz="0" w:space="0" w:color="auto"/>
      </w:divBdr>
    </w:div>
    <w:div w:id="1117335681">
      <w:bodyDiv w:val="1"/>
      <w:marLeft w:val="0"/>
      <w:marRight w:val="0"/>
      <w:marTop w:val="0"/>
      <w:marBottom w:val="0"/>
      <w:divBdr>
        <w:top w:val="none" w:sz="0" w:space="0" w:color="auto"/>
        <w:left w:val="none" w:sz="0" w:space="0" w:color="auto"/>
        <w:bottom w:val="none" w:sz="0" w:space="0" w:color="auto"/>
        <w:right w:val="none" w:sz="0" w:space="0" w:color="auto"/>
      </w:divBdr>
    </w:div>
    <w:div w:id="1117872453">
      <w:bodyDiv w:val="1"/>
      <w:marLeft w:val="0"/>
      <w:marRight w:val="0"/>
      <w:marTop w:val="0"/>
      <w:marBottom w:val="0"/>
      <w:divBdr>
        <w:top w:val="none" w:sz="0" w:space="0" w:color="auto"/>
        <w:left w:val="none" w:sz="0" w:space="0" w:color="auto"/>
        <w:bottom w:val="none" w:sz="0" w:space="0" w:color="auto"/>
        <w:right w:val="none" w:sz="0" w:space="0" w:color="auto"/>
      </w:divBdr>
    </w:div>
    <w:div w:id="1132560148">
      <w:bodyDiv w:val="1"/>
      <w:marLeft w:val="0"/>
      <w:marRight w:val="0"/>
      <w:marTop w:val="0"/>
      <w:marBottom w:val="0"/>
      <w:divBdr>
        <w:top w:val="none" w:sz="0" w:space="0" w:color="auto"/>
        <w:left w:val="none" w:sz="0" w:space="0" w:color="auto"/>
        <w:bottom w:val="none" w:sz="0" w:space="0" w:color="auto"/>
        <w:right w:val="none" w:sz="0" w:space="0" w:color="auto"/>
      </w:divBdr>
    </w:div>
    <w:div w:id="1135829199">
      <w:bodyDiv w:val="1"/>
      <w:marLeft w:val="0"/>
      <w:marRight w:val="0"/>
      <w:marTop w:val="0"/>
      <w:marBottom w:val="0"/>
      <w:divBdr>
        <w:top w:val="none" w:sz="0" w:space="0" w:color="auto"/>
        <w:left w:val="none" w:sz="0" w:space="0" w:color="auto"/>
        <w:bottom w:val="none" w:sz="0" w:space="0" w:color="auto"/>
        <w:right w:val="none" w:sz="0" w:space="0" w:color="auto"/>
      </w:divBdr>
    </w:div>
    <w:div w:id="1136416080">
      <w:bodyDiv w:val="1"/>
      <w:marLeft w:val="0"/>
      <w:marRight w:val="0"/>
      <w:marTop w:val="0"/>
      <w:marBottom w:val="0"/>
      <w:divBdr>
        <w:top w:val="none" w:sz="0" w:space="0" w:color="auto"/>
        <w:left w:val="none" w:sz="0" w:space="0" w:color="auto"/>
        <w:bottom w:val="none" w:sz="0" w:space="0" w:color="auto"/>
        <w:right w:val="none" w:sz="0" w:space="0" w:color="auto"/>
      </w:divBdr>
    </w:div>
    <w:div w:id="1138105198">
      <w:bodyDiv w:val="1"/>
      <w:marLeft w:val="0"/>
      <w:marRight w:val="0"/>
      <w:marTop w:val="0"/>
      <w:marBottom w:val="0"/>
      <w:divBdr>
        <w:top w:val="none" w:sz="0" w:space="0" w:color="auto"/>
        <w:left w:val="none" w:sz="0" w:space="0" w:color="auto"/>
        <w:bottom w:val="none" w:sz="0" w:space="0" w:color="auto"/>
        <w:right w:val="none" w:sz="0" w:space="0" w:color="auto"/>
      </w:divBdr>
    </w:div>
    <w:div w:id="1138644607">
      <w:bodyDiv w:val="1"/>
      <w:marLeft w:val="0"/>
      <w:marRight w:val="0"/>
      <w:marTop w:val="0"/>
      <w:marBottom w:val="0"/>
      <w:divBdr>
        <w:top w:val="none" w:sz="0" w:space="0" w:color="auto"/>
        <w:left w:val="none" w:sz="0" w:space="0" w:color="auto"/>
        <w:bottom w:val="none" w:sz="0" w:space="0" w:color="auto"/>
        <w:right w:val="none" w:sz="0" w:space="0" w:color="auto"/>
      </w:divBdr>
    </w:div>
    <w:div w:id="1139810748">
      <w:bodyDiv w:val="1"/>
      <w:marLeft w:val="0"/>
      <w:marRight w:val="0"/>
      <w:marTop w:val="0"/>
      <w:marBottom w:val="0"/>
      <w:divBdr>
        <w:top w:val="none" w:sz="0" w:space="0" w:color="auto"/>
        <w:left w:val="none" w:sz="0" w:space="0" w:color="auto"/>
        <w:bottom w:val="none" w:sz="0" w:space="0" w:color="auto"/>
        <w:right w:val="none" w:sz="0" w:space="0" w:color="auto"/>
      </w:divBdr>
    </w:div>
    <w:div w:id="1142698556">
      <w:bodyDiv w:val="1"/>
      <w:marLeft w:val="0"/>
      <w:marRight w:val="0"/>
      <w:marTop w:val="0"/>
      <w:marBottom w:val="0"/>
      <w:divBdr>
        <w:top w:val="none" w:sz="0" w:space="0" w:color="auto"/>
        <w:left w:val="none" w:sz="0" w:space="0" w:color="auto"/>
        <w:bottom w:val="none" w:sz="0" w:space="0" w:color="auto"/>
        <w:right w:val="none" w:sz="0" w:space="0" w:color="auto"/>
      </w:divBdr>
    </w:div>
    <w:div w:id="1144083876">
      <w:bodyDiv w:val="1"/>
      <w:marLeft w:val="0"/>
      <w:marRight w:val="0"/>
      <w:marTop w:val="0"/>
      <w:marBottom w:val="0"/>
      <w:divBdr>
        <w:top w:val="none" w:sz="0" w:space="0" w:color="auto"/>
        <w:left w:val="none" w:sz="0" w:space="0" w:color="auto"/>
        <w:bottom w:val="none" w:sz="0" w:space="0" w:color="auto"/>
        <w:right w:val="none" w:sz="0" w:space="0" w:color="auto"/>
      </w:divBdr>
    </w:div>
    <w:div w:id="1144588060">
      <w:bodyDiv w:val="1"/>
      <w:marLeft w:val="0"/>
      <w:marRight w:val="0"/>
      <w:marTop w:val="0"/>
      <w:marBottom w:val="0"/>
      <w:divBdr>
        <w:top w:val="none" w:sz="0" w:space="0" w:color="auto"/>
        <w:left w:val="none" w:sz="0" w:space="0" w:color="auto"/>
        <w:bottom w:val="none" w:sz="0" w:space="0" w:color="auto"/>
        <w:right w:val="none" w:sz="0" w:space="0" w:color="auto"/>
      </w:divBdr>
    </w:div>
    <w:div w:id="1145391120">
      <w:bodyDiv w:val="1"/>
      <w:marLeft w:val="0"/>
      <w:marRight w:val="0"/>
      <w:marTop w:val="0"/>
      <w:marBottom w:val="0"/>
      <w:divBdr>
        <w:top w:val="none" w:sz="0" w:space="0" w:color="auto"/>
        <w:left w:val="none" w:sz="0" w:space="0" w:color="auto"/>
        <w:bottom w:val="none" w:sz="0" w:space="0" w:color="auto"/>
        <w:right w:val="none" w:sz="0" w:space="0" w:color="auto"/>
      </w:divBdr>
    </w:div>
    <w:div w:id="1145968695">
      <w:bodyDiv w:val="1"/>
      <w:marLeft w:val="0"/>
      <w:marRight w:val="0"/>
      <w:marTop w:val="0"/>
      <w:marBottom w:val="0"/>
      <w:divBdr>
        <w:top w:val="none" w:sz="0" w:space="0" w:color="auto"/>
        <w:left w:val="none" w:sz="0" w:space="0" w:color="auto"/>
        <w:bottom w:val="none" w:sz="0" w:space="0" w:color="auto"/>
        <w:right w:val="none" w:sz="0" w:space="0" w:color="auto"/>
      </w:divBdr>
    </w:div>
    <w:div w:id="1151480179">
      <w:bodyDiv w:val="1"/>
      <w:marLeft w:val="0"/>
      <w:marRight w:val="0"/>
      <w:marTop w:val="0"/>
      <w:marBottom w:val="0"/>
      <w:divBdr>
        <w:top w:val="none" w:sz="0" w:space="0" w:color="auto"/>
        <w:left w:val="none" w:sz="0" w:space="0" w:color="auto"/>
        <w:bottom w:val="none" w:sz="0" w:space="0" w:color="auto"/>
        <w:right w:val="none" w:sz="0" w:space="0" w:color="auto"/>
      </w:divBdr>
    </w:div>
    <w:div w:id="1151752735">
      <w:bodyDiv w:val="1"/>
      <w:marLeft w:val="0"/>
      <w:marRight w:val="0"/>
      <w:marTop w:val="0"/>
      <w:marBottom w:val="0"/>
      <w:divBdr>
        <w:top w:val="none" w:sz="0" w:space="0" w:color="auto"/>
        <w:left w:val="none" w:sz="0" w:space="0" w:color="auto"/>
        <w:bottom w:val="none" w:sz="0" w:space="0" w:color="auto"/>
        <w:right w:val="none" w:sz="0" w:space="0" w:color="auto"/>
      </w:divBdr>
    </w:div>
    <w:div w:id="1152061520">
      <w:bodyDiv w:val="1"/>
      <w:marLeft w:val="0"/>
      <w:marRight w:val="0"/>
      <w:marTop w:val="0"/>
      <w:marBottom w:val="0"/>
      <w:divBdr>
        <w:top w:val="none" w:sz="0" w:space="0" w:color="auto"/>
        <w:left w:val="none" w:sz="0" w:space="0" w:color="auto"/>
        <w:bottom w:val="none" w:sz="0" w:space="0" w:color="auto"/>
        <w:right w:val="none" w:sz="0" w:space="0" w:color="auto"/>
      </w:divBdr>
    </w:div>
    <w:div w:id="1160389406">
      <w:bodyDiv w:val="1"/>
      <w:marLeft w:val="0"/>
      <w:marRight w:val="0"/>
      <w:marTop w:val="0"/>
      <w:marBottom w:val="0"/>
      <w:divBdr>
        <w:top w:val="none" w:sz="0" w:space="0" w:color="auto"/>
        <w:left w:val="none" w:sz="0" w:space="0" w:color="auto"/>
        <w:bottom w:val="none" w:sz="0" w:space="0" w:color="auto"/>
        <w:right w:val="none" w:sz="0" w:space="0" w:color="auto"/>
      </w:divBdr>
    </w:div>
    <w:div w:id="1163350697">
      <w:bodyDiv w:val="1"/>
      <w:marLeft w:val="0"/>
      <w:marRight w:val="0"/>
      <w:marTop w:val="0"/>
      <w:marBottom w:val="0"/>
      <w:divBdr>
        <w:top w:val="none" w:sz="0" w:space="0" w:color="auto"/>
        <w:left w:val="none" w:sz="0" w:space="0" w:color="auto"/>
        <w:bottom w:val="none" w:sz="0" w:space="0" w:color="auto"/>
        <w:right w:val="none" w:sz="0" w:space="0" w:color="auto"/>
      </w:divBdr>
    </w:div>
    <w:div w:id="1163735482">
      <w:bodyDiv w:val="1"/>
      <w:marLeft w:val="0"/>
      <w:marRight w:val="0"/>
      <w:marTop w:val="0"/>
      <w:marBottom w:val="0"/>
      <w:divBdr>
        <w:top w:val="none" w:sz="0" w:space="0" w:color="auto"/>
        <w:left w:val="none" w:sz="0" w:space="0" w:color="auto"/>
        <w:bottom w:val="none" w:sz="0" w:space="0" w:color="auto"/>
        <w:right w:val="none" w:sz="0" w:space="0" w:color="auto"/>
      </w:divBdr>
    </w:div>
    <w:div w:id="1167937447">
      <w:bodyDiv w:val="1"/>
      <w:marLeft w:val="0"/>
      <w:marRight w:val="0"/>
      <w:marTop w:val="0"/>
      <w:marBottom w:val="0"/>
      <w:divBdr>
        <w:top w:val="none" w:sz="0" w:space="0" w:color="auto"/>
        <w:left w:val="none" w:sz="0" w:space="0" w:color="auto"/>
        <w:bottom w:val="none" w:sz="0" w:space="0" w:color="auto"/>
        <w:right w:val="none" w:sz="0" w:space="0" w:color="auto"/>
      </w:divBdr>
    </w:div>
    <w:div w:id="1171526988">
      <w:bodyDiv w:val="1"/>
      <w:marLeft w:val="0"/>
      <w:marRight w:val="0"/>
      <w:marTop w:val="0"/>
      <w:marBottom w:val="0"/>
      <w:divBdr>
        <w:top w:val="none" w:sz="0" w:space="0" w:color="auto"/>
        <w:left w:val="none" w:sz="0" w:space="0" w:color="auto"/>
        <w:bottom w:val="none" w:sz="0" w:space="0" w:color="auto"/>
        <w:right w:val="none" w:sz="0" w:space="0" w:color="auto"/>
      </w:divBdr>
    </w:div>
    <w:div w:id="1171869646">
      <w:bodyDiv w:val="1"/>
      <w:marLeft w:val="0"/>
      <w:marRight w:val="0"/>
      <w:marTop w:val="0"/>
      <w:marBottom w:val="0"/>
      <w:divBdr>
        <w:top w:val="none" w:sz="0" w:space="0" w:color="auto"/>
        <w:left w:val="none" w:sz="0" w:space="0" w:color="auto"/>
        <w:bottom w:val="none" w:sz="0" w:space="0" w:color="auto"/>
        <w:right w:val="none" w:sz="0" w:space="0" w:color="auto"/>
      </w:divBdr>
    </w:div>
    <w:div w:id="1173181505">
      <w:bodyDiv w:val="1"/>
      <w:marLeft w:val="0"/>
      <w:marRight w:val="0"/>
      <w:marTop w:val="0"/>
      <w:marBottom w:val="0"/>
      <w:divBdr>
        <w:top w:val="none" w:sz="0" w:space="0" w:color="auto"/>
        <w:left w:val="none" w:sz="0" w:space="0" w:color="auto"/>
        <w:bottom w:val="none" w:sz="0" w:space="0" w:color="auto"/>
        <w:right w:val="none" w:sz="0" w:space="0" w:color="auto"/>
      </w:divBdr>
    </w:div>
    <w:div w:id="1174954064">
      <w:bodyDiv w:val="1"/>
      <w:marLeft w:val="0"/>
      <w:marRight w:val="0"/>
      <w:marTop w:val="0"/>
      <w:marBottom w:val="0"/>
      <w:divBdr>
        <w:top w:val="none" w:sz="0" w:space="0" w:color="auto"/>
        <w:left w:val="none" w:sz="0" w:space="0" w:color="auto"/>
        <w:bottom w:val="none" w:sz="0" w:space="0" w:color="auto"/>
        <w:right w:val="none" w:sz="0" w:space="0" w:color="auto"/>
      </w:divBdr>
    </w:div>
    <w:div w:id="1175610394">
      <w:bodyDiv w:val="1"/>
      <w:marLeft w:val="0"/>
      <w:marRight w:val="0"/>
      <w:marTop w:val="0"/>
      <w:marBottom w:val="0"/>
      <w:divBdr>
        <w:top w:val="none" w:sz="0" w:space="0" w:color="auto"/>
        <w:left w:val="none" w:sz="0" w:space="0" w:color="auto"/>
        <w:bottom w:val="none" w:sz="0" w:space="0" w:color="auto"/>
        <w:right w:val="none" w:sz="0" w:space="0" w:color="auto"/>
      </w:divBdr>
    </w:div>
    <w:div w:id="1181511335">
      <w:bodyDiv w:val="1"/>
      <w:marLeft w:val="0"/>
      <w:marRight w:val="0"/>
      <w:marTop w:val="0"/>
      <w:marBottom w:val="0"/>
      <w:divBdr>
        <w:top w:val="none" w:sz="0" w:space="0" w:color="auto"/>
        <w:left w:val="none" w:sz="0" w:space="0" w:color="auto"/>
        <w:bottom w:val="none" w:sz="0" w:space="0" w:color="auto"/>
        <w:right w:val="none" w:sz="0" w:space="0" w:color="auto"/>
      </w:divBdr>
    </w:div>
    <w:div w:id="1184515039">
      <w:bodyDiv w:val="1"/>
      <w:marLeft w:val="0"/>
      <w:marRight w:val="0"/>
      <w:marTop w:val="0"/>
      <w:marBottom w:val="0"/>
      <w:divBdr>
        <w:top w:val="none" w:sz="0" w:space="0" w:color="auto"/>
        <w:left w:val="none" w:sz="0" w:space="0" w:color="auto"/>
        <w:bottom w:val="none" w:sz="0" w:space="0" w:color="auto"/>
        <w:right w:val="none" w:sz="0" w:space="0" w:color="auto"/>
      </w:divBdr>
    </w:div>
    <w:div w:id="1186138351">
      <w:bodyDiv w:val="1"/>
      <w:marLeft w:val="0"/>
      <w:marRight w:val="0"/>
      <w:marTop w:val="0"/>
      <w:marBottom w:val="0"/>
      <w:divBdr>
        <w:top w:val="none" w:sz="0" w:space="0" w:color="auto"/>
        <w:left w:val="none" w:sz="0" w:space="0" w:color="auto"/>
        <w:bottom w:val="none" w:sz="0" w:space="0" w:color="auto"/>
        <w:right w:val="none" w:sz="0" w:space="0" w:color="auto"/>
      </w:divBdr>
    </w:div>
    <w:div w:id="1190991177">
      <w:bodyDiv w:val="1"/>
      <w:marLeft w:val="0"/>
      <w:marRight w:val="0"/>
      <w:marTop w:val="0"/>
      <w:marBottom w:val="0"/>
      <w:divBdr>
        <w:top w:val="none" w:sz="0" w:space="0" w:color="auto"/>
        <w:left w:val="none" w:sz="0" w:space="0" w:color="auto"/>
        <w:bottom w:val="none" w:sz="0" w:space="0" w:color="auto"/>
        <w:right w:val="none" w:sz="0" w:space="0" w:color="auto"/>
      </w:divBdr>
    </w:div>
    <w:div w:id="1190991580">
      <w:bodyDiv w:val="1"/>
      <w:marLeft w:val="0"/>
      <w:marRight w:val="0"/>
      <w:marTop w:val="0"/>
      <w:marBottom w:val="0"/>
      <w:divBdr>
        <w:top w:val="none" w:sz="0" w:space="0" w:color="auto"/>
        <w:left w:val="none" w:sz="0" w:space="0" w:color="auto"/>
        <w:bottom w:val="none" w:sz="0" w:space="0" w:color="auto"/>
        <w:right w:val="none" w:sz="0" w:space="0" w:color="auto"/>
      </w:divBdr>
    </w:div>
    <w:div w:id="1190992660">
      <w:bodyDiv w:val="1"/>
      <w:marLeft w:val="0"/>
      <w:marRight w:val="0"/>
      <w:marTop w:val="0"/>
      <w:marBottom w:val="0"/>
      <w:divBdr>
        <w:top w:val="none" w:sz="0" w:space="0" w:color="auto"/>
        <w:left w:val="none" w:sz="0" w:space="0" w:color="auto"/>
        <w:bottom w:val="none" w:sz="0" w:space="0" w:color="auto"/>
        <w:right w:val="none" w:sz="0" w:space="0" w:color="auto"/>
      </w:divBdr>
    </w:div>
    <w:div w:id="1192299002">
      <w:bodyDiv w:val="1"/>
      <w:marLeft w:val="0"/>
      <w:marRight w:val="0"/>
      <w:marTop w:val="0"/>
      <w:marBottom w:val="0"/>
      <w:divBdr>
        <w:top w:val="none" w:sz="0" w:space="0" w:color="auto"/>
        <w:left w:val="none" w:sz="0" w:space="0" w:color="auto"/>
        <w:bottom w:val="none" w:sz="0" w:space="0" w:color="auto"/>
        <w:right w:val="none" w:sz="0" w:space="0" w:color="auto"/>
      </w:divBdr>
    </w:div>
    <w:div w:id="1192457796">
      <w:bodyDiv w:val="1"/>
      <w:marLeft w:val="0"/>
      <w:marRight w:val="0"/>
      <w:marTop w:val="0"/>
      <w:marBottom w:val="0"/>
      <w:divBdr>
        <w:top w:val="none" w:sz="0" w:space="0" w:color="auto"/>
        <w:left w:val="none" w:sz="0" w:space="0" w:color="auto"/>
        <w:bottom w:val="none" w:sz="0" w:space="0" w:color="auto"/>
        <w:right w:val="none" w:sz="0" w:space="0" w:color="auto"/>
      </w:divBdr>
    </w:div>
    <w:div w:id="1193227970">
      <w:bodyDiv w:val="1"/>
      <w:marLeft w:val="0"/>
      <w:marRight w:val="0"/>
      <w:marTop w:val="0"/>
      <w:marBottom w:val="0"/>
      <w:divBdr>
        <w:top w:val="none" w:sz="0" w:space="0" w:color="auto"/>
        <w:left w:val="none" w:sz="0" w:space="0" w:color="auto"/>
        <w:bottom w:val="none" w:sz="0" w:space="0" w:color="auto"/>
        <w:right w:val="none" w:sz="0" w:space="0" w:color="auto"/>
      </w:divBdr>
    </w:div>
    <w:div w:id="1193956546">
      <w:bodyDiv w:val="1"/>
      <w:marLeft w:val="0"/>
      <w:marRight w:val="0"/>
      <w:marTop w:val="0"/>
      <w:marBottom w:val="0"/>
      <w:divBdr>
        <w:top w:val="none" w:sz="0" w:space="0" w:color="auto"/>
        <w:left w:val="none" w:sz="0" w:space="0" w:color="auto"/>
        <w:bottom w:val="none" w:sz="0" w:space="0" w:color="auto"/>
        <w:right w:val="none" w:sz="0" w:space="0" w:color="auto"/>
      </w:divBdr>
    </w:div>
    <w:div w:id="1206983085">
      <w:bodyDiv w:val="1"/>
      <w:marLeft w:val="0"/>
      <w:marRight w:val="0"/>
      <w:marTop w:val="0"/>
      <w:marBottom w:val="0"/>
      <w:divBdr>
        <w:top w:val="none" w:sz="0" w:space="0" w:color="auto"/>
        <w:left w:val="none" w:sz="0" w:space="0" w:color="auto"/>
        <w:bottom w:val="none" w:sz="0" w:space="0" w:color="auto"/>
        <w:right w:val="none" w:sz="0" w:space="0" w:color="auto"/>
      </w:divBdr>
    </w:div>
    <w:div w:id="1209803099">
      <w:bodyDiv w:val="1"/>
      <w:marLeft w:val="0"/>
      <w:marRight w:val="0"/>
      <w:marTop w:val="0"/>
      <w:marBottom w:val="0"/>
      <w:divBdr>
        <w:top w:val="none" w:sz="0" w:space="0" w:color="auto"/>
        <w:left w:val="none" w:sz="0" w:space="0" w:color="auto"/>
        <w:bottom w:val="none" w:sz="0" w:space="0" w:color="auto"/>
        <w:right w:val="none" w:sz="0" w:space="0" w:color="auto"/>
      </w:divBdr>
    </w:div>
    <w:div w:id="1210073053">
      <w:bodyDiv w:val="1"/>
      <w:marLeft w:val="0"/>
      <w:marRight w:val="0"/>
      <w:marTop w:val="0"/>
      <w:marBottom w:val="0"/>
      <w:divBdr>
        <w:top w:val="none" w:sz="0" w:space="0" w:color="auto"/>
        <w:left w:val="none" w:sz="0" w:space="0" w:color="auto"/>
        <w:bottom w:val="none" w:sz="0" w:space="0" w:color="auto"/>
        <w:right w:val="none" w:sz="0" w:space="0" w:color="auto"/>
      </w:divBdr>
    </w:div>
    <w:div w:id="1210149240">
      <w:bodyDiv w:val="1"/>
      <w:marLeft w:val="0"/>
      <w:marRight w:val="0"/>
      <w:marTop w:val="0"/>
      <w:marBottom w:val="0"/>
      <w:divBdr>
        <w:top w:val="none" w:sz="0" w:space="0" w:color="auto"/>
        <w:left w:val="none" w:sz="0" w:space="0" w:color="auto"/>
        <w:bottom w:val="none" w:sz="0" w:space="0" w:color="auto"/>
        <w:right w:val="none" w:sz="0" w:space="0" w:color="auto"/>
      </w:divBdr>
    </w:div>
    <w:div w:id="1210460763">
      <w:bodyDiv w:val="1"/>
      <w:marLeft w:val="0"/>
      <w:marRight w:val="0"/>
      <w:marTop w:val="0"/>
      <w:marBottom w:val="0"/>
      <w:divBdr>
        <w:top w:val="none" w:sz="0" w:space="0" w:color="auto"/>
        <w:left w:val="none" w:sz="0" w:space="0" w:color="auto"/>
        <w:bottom w:val="none" w:sz="0" w:space="0" w:color="auto"/>
        <w:right w:val="none" w:sz="0" w:space="0" w:color="auto"/>
      </w:divBdr>
    </w:div>
    <w:div w:id="1212378562">
      <w:bodyDiv w:val="1"/>
      <w:marLeft w:val="0"/>
      <w:marRight w:val="0"/>
      <w:marTop w:val="0"/>
      <w:marBottom w:val="0"/>
      <w:divBdr>
        <w:top w:val="none" w:sz="0" w:space="0" w:color="auto"/>
        <w:left w:val="none" w:sz="0" w:space="0" w:color="auto"/>
        <w:bottom w:val="none" w:sz="0" w:space="0" w:color="auto"/>
        <w:right w:val="none" w:sz="0" w:space="0" w:color="auto"/>
      </w:divBdr>
    </w:div>
    <w:div w:id="1212427657">
      <w:bodyDiv w:val="1"/>
      <w:marLeft w:val="0"/>
      <w:marRight w:val="0"/>
      <w:marTop w:val="0"/>
      <w:marBottom w:val="0"/>
      <w:divBdr>
        <w:top w:val="none" w:sz="0" w:space="0" w:color="auto"/>
        <w:left w:val="none" w:sz="0" w:space="0" w:color="auto"/>
        <w:bottom w:val="none" w:sz="0" w:space="0" w:color="auto"/>
        <w:right w:val="none" w:sz="0" w:space="0" w:color="auto"/>
      </w:divBdr>
    </w:div>
    <w:div w:id="1212771272">
      <w:bodyDiv w:val="1"/>
      <w:marLeft w:val="0"/>
      <w:marRight w:val="0"/>
      <w:marTop w:val="0"/>
      <w:marBottom w:val="0"/>
      <w:divBdr>
        <w:top w:val="none" w:sz="0" w:space="0" w:color="auto"/>
        <w:left w:val="none" w:sz="0" w:space="0" w:color="auto"/>
        <w:bottom w:val="none" w:sz="0" w:space="0" w:color="auto"/>
        <w:right w:val="none" w:sz="0" w:space="0" w:color="auto"/>
      </w:divBdr>
    </w:div>
    <w:div w:id="1215392668">
      <w:bodyDiv w:val="1"/>
      <w:marLeft w:val="0"/>
      <w:marRight w:val="0"/>
      <w:marTop w:val="0"/>
      <w:marBottom w:val="0"/>
      <w:divBdr>
        <w:top w:val="none" w:sz="0" w:space="0" w:color="auto"/>
        <w:left w:val="none" w:sz="0" w:space="0" w:color="auto"/>
        <w:bottom w:val="none" w:sz="0" w:space="0" w:color="auto"/>
        <w:right w:val="none" w:sz="0" w:space="0" w:color="auto"/>
      </w:divBdr>
    </w:div>
    <w:div w:id="1220290655">
      <w:bodyDiv w:val="1"/>
      <w:marLeft w:val="0"/>
      <w:marRight w:val="0"/>
      <w:marTop w:val="0"/>
      <w:marBottom w:val="0"/>
      <w:divBdr>
        <w:top w:val="none" w:sz="0" w:space="0" w:color="auto"/>
        <w:left w:val="none" w:sz="0" w:space="0" w:color="auto"/>
        <w:bottom w:val="none" w:sz="0" w:space="0" w:color="auto"/>
        <w:right w:val="none" w:sz="0" w:space="0" w:color="auto"/>
      </w:divBdr>
    </w:div>
    <w:div w:id="1222785393">
      <w:bodyDiv w:val="1"/>
      <w:marLeft w:val="0"/>
      <w:marRight w:val="0"/>
      <w:marTop w:val="0"/>
      <w:marBottom w:val="0"/>
      <w:divBdr>
        <w:top w:val="none" w:sz="0" w:space="0" w:color="auto"/>
        <w:left w:val="none" w:sz="0" w:space="0" w:color="auto"/>
        <w:bottom w:val="none" w:sz="0" w:space="0" w:color="auto"/>
        <w:right w:val="none" w:sz="0" w:space="0" w:color="auto"/>
      </w:divBdr>
      <w:divsChild>
        <w:div w:id="49574112">
          <w:marLeft w:val="480"/>
          <w:marRight w:val="0"/>
          <w:marTop w:val="0"/>
          <w:marBottom w:val="0"/>
          <w:divBdr>
            <w:top w:val="none" w:sz="0" w:space="0" w:color="auto"/>
            <w:left w:val="none" w:sz="0" w:space="0" w:color="auto"/>
            <w:bottom w:val="none" w:sz="0" w:space="0" w:color="auto"/>
            <w:right w:val="none" w:sz="0" w:space="0" w:color="auto"/>
          </w:divBdr>
        </w:div>
        <w:div w:id="65807695">
          <w:marLeft w:val="480"/>
          <w:marRight w:val="0"/>
          <w:marTop w:val="0"/>
          <w:marBottom w:val="0"/>
          <w:divBdr>
            <w:top w:val="none" w:sz="0" w:space="0" w:color="auto"/>
            <w:left w:val="none" w:sz="0" w:space="0" w:color="auto"/>
            <w:bottom w:val="none" w:sz="0" w:space="0" w:color="auto"/>
            <w:right w:val="none" w:sz="0" w:space="0" w:color="auto"/>
          </w:divBdr>
        </w:div>
        <w:div w:id="71660193">
          <w:marLeft w:val="480"/>
          <w:marRight w:val="0"/>
          <w:marTop w:val="0"/>
          <w:marBottom w:val="0"/>
          <w:divBdr>
            <w:top w:val="none" w:sz="0" w:space="0" w:color="auto"/>
            <w:left w:val="none" w:sz="0" w:space="0" w:color="auto"/>
            <w:bottom w:val="none" w:sz="0" w:space="0" w:color="auto"/>
            <w:right w:val="none" w:sz="0" w:space="0" w:color="auto"/>
          </w:divBdr>
        </w:div>
        <w:div w:id="90862179">
          <w:marLeft w:val="480"/>
          <w:marRight w:val="0"/>
          <w:marTop w:val="0"/>
          <w:marBottom w:val="0"/>
          <w:divBdr>
            <w:top w:val="none" w:sz="0" w:space="0" w:color="auto"/>
            <w:left w:val="none" w:sz="0" w:space="0" w:color="auto"/>
            <w:bottom w:val="none" w:sz="0" w:space="0" w:color="auto"/>
            <w:right w:val="none" w:sz="0" w:space="0" w:color="auto"/>
          </w:divBdr>
        </w:div>
        <w:div w:id="158929257">
          <w:marLeft w:val="480"/>
          <w:marRight w:val="0"/>
          <w:marTop w:val="0"/>
          <w:marBottom w:val="0"/>
          <w:divBdr>
            <w:top w:val="none" w:sz="0" w:space="0" w:color="auto"/>
            <w:left w:val="none" w:sz="0" w:space="0" w:color="auto"/>
            <w:bottom w:val="none" w:sz="0" w:space="0" w:color="auto"/>
            <w:right w:val="none" w:sz="0" w:space="0" w:color="auto"/>
          </w:divBdr>
        </w:div>
        <w:div w:id="180439724">
          <w:marLeft w:val="480"/>
          <w:marRight w:val="0"/>
          <w:marTop w:val="0"/>
          <w:marBottom w:val="0"/>
          <w:divBdr>
            <w:top w:val="none" w:sz="0" w:space="0" w:color="auto"/>
            <w:left w:val="none" w:sz="0" w:space="0" w:color="auto"/>
            <w:bottom w:val="none" w:sz="0" w:space="0" w:color="auto"/>
            <w:right w:val="none" w:sz="0" w:space="0" w:color="auto"/>
          </w:divBdr>
        </w:div>
        <w:div w:id="206187977">
          <w:marLeft w:val="480"/>
          <w:marRight w:val="0"/>
          <w:marTop w:val="0"/>
          <w:marBottom w:val="0"/>
          <w:divBdr>
            <w:top w:val="none" w:sz="0" w:space="0" w:color="auto"/>
            <w:left w:val="none" w:sz="0" w:space="0" w:color="auto"/>
            <w:bottom w:val="none" w:sz="0" w:space="0" w:color="auto"/>
            <w:right w:val="none" w:sz="0" w:space="0" w:color="auto"/>
          </w:divBdr>
        </w:div>
        <w:div w:id="254359629">
          <w:marLeft w:val="480"/>
          <w:marRight w:val="0"/>
          <w:marTop w:val="0"/>
          <w:marBottom w:val="0"/>
          <w:divBdr>
            <w:top w:val="none" w:sz="0" w:space="0" w:color="auto"/>
            <w:left w:val="none" w:sz="0" w:space="0" w:color="auto"/>
            <w:bottom w:val="none" w:sz="0" w:space="0" w:color="auto"/>
            <w:right w:val="none" w:sz="0" w:space="0" w:color="auto"/>
          </w:divBdr>
        </w:div>
        <w:div w:id="279844795">
          <w:marLeft w:val="480"/>
          <w:marRight w:val="0"/>
          <w:marTop w:val="0"/>
          <w:marBottom w:val="0"/>
          <w:divBdr>
            <w:top w:val="none" w:sz="0" w:space="0" w:color="auto"/>
            <w:left w:val="none" w:sz="0" w:space="0" w:color="auto"/>
            <w:bottom w:val="none" w:sz="0" w:space="0" w:color="auto"/>
            <w:right w:val="none" w:sz="0" w:space="0" w:color="auto"/>
          </w:divBdr>
        </w:div>
        <w:div w:id="290672794">
          <w:marLeft w:val="480"/>
          <w:marRight w:val="0"/>
          <w:marTop w:val="0"/>
          <w:marBottom w:val="0"/>
          <w:divBdr>
            <w:top w:val="none" w:sz="0" w:space="0" w:color="auto"/>
            <w:left w:val="none" w:sz="0" w:space="0" w:color="auto"/>
            <w:bottom w:val="none" w:sz="0" w:space="0" w:color="auto"/>
            <w:right w:val="none" w:sz="0" w:space="0" w:color="auto"/>
          </w:divBdr>
        </w:div>
        <w:div w:id="293802303">
          <w:marLeft w:val="480"/>
          <w:marRight w:val="0"/>
          <w:marTop w:val="0"/>
          <w:marBottom w:val="0"/>
          <w:divBdr>
            <w:top w:val="none" w:sz="0" w:space="0" w:color="auto"/>
            <w:left w:val="none" w:sz="0" w:space="0" w:color="auto"/>
            <w:bottom w:val="none" w:sz="0" w:space="0" w:color="auto"/>
            <w:right w:val="none" w:sz="0" w:space="0" w:color="auto"/>
          </w:divBdr>
        </w:div>
        <w:div w:id="339739017">
          <w:marLeft w:val="480"/>
          <w:marRight w:val="0"/>
          <w:marTop w:val="0"/>
          <w:marBottom w:val="0"/>
          <w:divBdr>
            <w:top w:val="none" w:sz="0" w:space="0" w:color="auto"/>
            <w:left w:val="none" w:sz="0" w:space="0" w:color="auto"/>
            <w:bottom w:val="none" w:sz="0" w:space="0" w:color="auto"/>
            <w:right w:val="none" w:sz="0" w:space="0" w:color="auto"/>
          </w:divBdr>
        </w:div>
        <w:div w:id="341204676">
          <w:marLeft w:val="480"/>
          <w:marRight w:val="0"/>
          <w:marTop w:val="0"/>
          <w:marBottom w:val="0"/>
          <w:divBdr>
            <w:top w:val="none" w:sz="0" w:space="0" w:color="auto"/>
            <w:left w:val="none" w:sz="0" w:space="0" w:color="auto"/>
            <w:bottom w:val="none" w:sz="0" w:space="0" w:color="auto"/>
            <w:right w:val="none" w:sz="0" w:space="0" w:color="auto"/>
          </w:divBdr>
        </w:div>
        <w:div w:id="421728586">
          <w:marLeft w:val="480"/>
          <w:marRight w:val="0"/>
          <w:marTop w:val="0"/>
          <w:marBottom w:val="0"/>
          <w:divBdr>
            <w:top w:val="none" w:sz="0" w:space="0" w:color="auto"/>
            <w:left w:val="none" w:sz="0" w:space="0" w:color="auto"/>
            <w:bottom w:val="none" w:sz="0" w:space="0" w:color="auto"/>
            <w:right w:val="none" w:sz="0" w:space="0" w:color="auto"/>
          </w:divBdr>
        </w:div>
        <w:div w:id="438571335">
          <w:marLeft w:val="480"/>
          <w:marRight w:val="0"/>
          <w:marTop w:val="0"/>
          <w:marBottom w:val="0"/>
          <w:divBdr>
            <w:top w:val="none" w:sz="0" w:space="0" w:color="auto"/>
            <w:left w:val="none" w:sz="0" w:space="0" w:color="auto"/>
            <w:bottom w:val="none" w:sz="0" w:space="0" w:color="auto"/>
            <w:right w:val="none" w:sz="0" w:space="0" w:color="auto"/>
          </w:divBdr>
        </w:div>
        <w:div w:id="463616639">
          <w:marLeft w:val="480"/>
          <w:marRight w:val="0"/>
          <w:marTop w:val="0"/>
          <w:marBottom w:val="0"/>
          <w:divBdr>
            <w:top w:val="none" w:sz="0" w:space="0" w:color="auto"/>
            <w:left w:val="none" w:sz="0" w:space="0" w:color="auto"/>
            <w:bottom w:val="none" w:sz="0" w:space="0" w:color="auto"/>
            <w:right w:val="none" w:sz="0" w:space="0" w:color="auto"/>
          </w:divBdr>
        </w:div>
        <w:div w:id="520242964">
          <w:marLeft w:val="480"/>
          <w:marRight w:val="0"/>
          <w:marTop w:val="0"/>
          <w:marBottom w:val="0"/>
          <w:divBdr>
            <w:top w:val="none" w:sz="0" w:space="0" w:color="auto"/>
            <w:left w:val="none" w:sz="0" w:space="0" w:color="auto"/>
            <w:bottom w:val="none" w:sz="0" w:space="0" w:color="auto"/>
            <w:right w:val="none" w:sz="0" w:space="0" w:color="auto"/>
          </w:divBdr>
        </w:div>
        <w:div w:id="534658922">
          <w:marLeft w:val="480"/>
          <w:marRight w:val="0"/>
          <w:marTop w:val="0"/>
          <w:marBottom w:val="0"/>
          <w:divBdr>
            <w:top w:val="none" w:sz="0" w:space="0" w:color="auto"/>
            <w:left w:val="none" w:sz="0" w:space="0" w:color="auto"/>
            <w:bottom w:val="none" w:sz="0" w:space="0" w:color="auto"/>
            <w:right w:val="none" w:sz="0" w:space="0" w:color="auto"/>
          </w:divBdr>
        </w:div>
        <w:div w:id="535854798">
          <w:marLeft w:val="480"/>
          <w:marRight w:val="0"/>
          <w:marTop w:val="0"/>
          <w:marBottom w:val="0"/>
          <w:divBdr>
            <w:top w:val="none" w:sz="0" w:space="0" w:color="auto"/>
            <w:left w:val="none" w:sz="0" w:space="0" w:color="auto"/>
            <w:bottom w:val="none" w:sz="0" w:space="0" w:color="auto"/>
            <w:right w:val="none" w:sz="0" w:space="0" w:color="auto"/>
          </w:divBdr>
        </w:div>
        <w:div w:id="543640477">
          <w:marLeft w:val="480"/>
          <w:marRight w:val="0"/>
          <w:marTop w:val="0"/>
          <w:marBottom w:val="0"/>
          <w:divBdr>
            <w:top w:val="none" w:sz="0" w:space="0" w:color="auto"/>
            <w:left w:val="none" w:sz="0" w:space="0" w:color="auto"/>
            <w:bottom w:val="none" w:sz="0" w:space="0" w:color="auto"/>
            <w:right w:val="none" w:sz="0" w:space="0" w:color="auto"/>
          </w:divBdr>
        </w:div>
        <w:div w:id="558057007">
          <w:marLeft w:val="480"/>
          <w:marRight w:val="0"/>
          <w:marTop w:val="0"/>
          <w:marBottom w:val="0"/>
          <w:divBdr>
            <w:top w:val="none" w:sz="0" w:space="0" w:color="auto"/>
            <w:left w:val="none" w:sz="0" w:space="0" w:color="auto"/>
            <w:bottom w:val="none" w:sz="0" w:space="0" w:color="auto"/>
            <w:right w:val="none" w:sz="0" w:space="0" w:color="auto"/>
          </w:divBdr>
        </w:div>
        <w:div w:id="606085400">
          <w:marLeft w:val="480"/>
          <w:marRight w:val="0"/>
          <w:marTop w:val="0"/>
          <w:marBottom w:val="0"/>
          <w:divBdr>
            <w:top w:val="none" w:sz="0" w:space="0" w:color="auto"/>
            <w:left w:val="none" w:sz="0" w:space="0" w:color="auto"/>
            <w:bottom w:val="none" w:sz="0" w:space="0" w:color="auto"/>
            <w:right w:val="none" w:sz="0" w:space="0" w:color="auto"/>
          </w:divBdr>
        </w:div>
        <w:div w:id="716969572">
          <w:marLeft w:val="480"/>
          <w:marRight w:val="0"/>
          <w:marTop w:val="0"/>
          <w:marBottom w:val="0"/>
          <w:divBdr>
            <w:top w:val="none" w:sz="0" w:space="0" w:color="auto"/>
            <w:left w:val="none" w:sz="0" w:space="0" w:color="auto"/>
            <w:bottom w:val="none" w:sz="0" w:space="0" w:color="auto"/>
            <w:right w:val="none" w:sz="0" w:space="0" w:color="auto"/>
          </w:divBdr>
        </w:div>
        <w:div w:id="742751181">
          <w:marLeft w:val="480"/>
          <w:marRight w:val="0"/>
          <w:marTop w:val="0"/>
          <w:marBottom w:val="0"/>
          <w:divBdr>
            <w:top w:val="none" w:sz="0" w:space="0" w:color="auto"/>
            <w:left w:val="none" w:sz="0" w:space="0" w:color="auto"/>
            <w:bottom w:val="none" w:sz="0" w:space="0" w:color="auto"/>
            <w:right w:val="none" w:sz="0" w:space="0" w:color="auto"/>
          </w:divBdr>
        </w:div>
        <w:div w:id="755589305">
          <w:marLeft w:val="480"/>
          <w:marRight w:val="0"/>
          <w:marTop w:val="0"/>
          <w:marBottom w:val="0"/>
          <w:divBdr>
            <w:top w:val="none" w:sz="0" w:space="0" w:color="auto"/>
            <w:left w:val="none" w:sz="0" w:space="0" w:color="auto"/>
            <w:bottom w:val="none" w:sz="0" w:space="0" w:color="auto"/>
            <w:right w:val="none" w:sz="0" w:space="0" w:color="auto"/>
          </w:divBdr>
        </w:div>
        <w:div w:id="823858127">
          <w:marLeft w:val="480"/>
          <w:marRight w:val="0"/>
          <w:marTop w:val="0"/>
          <w:marBottom w:val="0"/>
          <w:divBdr>
            <w:top w:val="none" w:sz="0" w:space="0" w:color="auto"/>
            <w:left w:val="none" w:sz="0" w:space="0" w:color="auto"/>
            <w:bottom w:val="none" w:sz="0" w:space="0" w:color="auto"/>
            <w:right w:val="none" w:sz="0" w:space="0" w:color="auto"/>
          </w:divBdr>
        </w:div>
        <w:div w:id="963122713">
          <w:marLeft w:val="480"/>
          <w:marRight w:val="0"/>
          <w:marTop w:val="0"/>
          <w:marBottom w:val="0"/>
          <w:divBdr>
            <w:top w:val="none" w:sz="0" w:space="0" w:color="auto"/>
            <w:left w:val="none" w:sz="0" w:space="0" w:color="auto"/>
            <w:bottom w:val="none" w:sz="0" w:space="0" w:color="auto"/>
            <w:right w:val="none" w:sz="0" w:space="0" w:color="auto"/>
          </w:divBdr>
        </w:div>
        <w:div w:id="995644405">
          <w:marLeft w:val="480"/>
          <w:marRight w:val="0"/>
          <w:marTop w:val="0"/>
          <w:marBottom w:val="0"/>
          <w:divBdr>
            <w:top w:val="none" w:sz="0" w:space="0" w:color="auto"/>
            <w:left w:val="none" w:sz="0" w:space="0" w:color="auto"/>
            <w:bottom w:val="none" w:sz="0" w:space="0" w:color="auto"/>
            <w:right w:val="none" w:sz="0" w:space="0" w:color="auto"/>
          </w:divBdr>
        </w:div>
        <w:div w:id="1021274267">
          <w:marLeft w:val="480"/>
          <w:marRight w:val="0"/>
          <w:marTop w:val="0"/>
          <w:marBottom w:val="0"/>
          <w:divBdr>
            <w:top w:val="none" w:sz="0" w:space="0" w:color="auto"/>
            <w:left w:val="none" w:sz="0" w:space="0" w:color="auto"/>
            <w:bottom w:val="none" w:sz="0" w:space="0" w:color="auto"/>
            <w:right w:val="none" w:sz="0" w:space="0" w:color="auto"/>
          </w:divBdr>
        </w:div>
        <w:div w:id="1066881139">
          <w:marLeft w:val="480"/>
          <w:marRight w:val="0"/>
          <w:marTop w:val="0"/>
          <w:marBottom w:val="0"/>
          <w:divBdr>
            <w:top w:val="none" w:sz="0" w:space="0" w:color="auto"/>
            <w:left w:val="none" w:sz="0" w:space="0" w:color="auto"/>
            <w:bottom w:val="none" w:sz="0" w:space="0" w:color="auto"/>
            <w:right w:val="none" w:sz="0" w:space="0" w:color="auto"/>
          </w:divBdr>
        </w:div>
        <w:div w:id="1092362156">
          <w:marLeft w:val="480"/>
          <w:marRight w:val="0"/>
          <w:marTop w:val="0"/>
          <w:marBottom w:val="0"/>
          <w:divBdr>
            <w:top w:val="none" w:sz="0" w:space="0" w:color="auto"/>
            <w:left w:val="none" w:sz="0" w:space="0" w:color="auto"/>
            <w:bottom w:val="none" w:sz="0" w:space="0" w:color="auto"/>
            <w:right w:val="none" w:sz="0" w:space="0" w:color="auto"/>
          </w:divBdr>
        </w:div>
        <w:div w:id="1148934678">
          <w:marLeft w:val="480"/>
          <w:marRight w:val="0"/>
          <w:marTop w:val="0"/>
          <w:marBottom w:val="0"/>
          <w:divBdr>
            <w:top w:val="none" w:sz="0" w:space="0" w:color="auto"/>
            <w:left w:val="none" w:sz="0" w:space="0" w:color="auto"/>
            <w:bottom w:val="none" w:sz="0" w:space="0" w:color="auto"/>
            <w:right w:val="none" w:sz="0" w:space="0" w:color="auto"/>
          </w:divBdr>
        </w:div>
        <w:div w:id="1218398999">
          <w:marLeft w:val="480"/>
          <w:marRight w:val="0"/>
          <w:marTop w:val="0"/>
          <w:marBottom w:val="0"/>
          <w:divBdr>
            <w:top w:val="none" w:sz="0" w:space="0" w:color="auto"/>
            <w:left w:val="none" w:sz="0" w:space="0" w:color="auto"/>
            <w:bottom w:val="none" w:sz="0" w:space="0" w:color="auto"/>
            <w:right w:val="none" w:sz="0" w:space="0" w:color="auto"/>
          </w:divBdr>
        </w:div>
        <w:div w:id="1339885674">
          <w:marLeft w:val="480"/>
          <w:marRight w:val="0"/>
          <w:marTop w:val="0"/>
          <w:marBottom w:val="0"/>
          <w:divBdr>
            <w:top w:val="none" w:sz="0" w:space="0" w:color="auto"/>
            <w:left w:val="none" w:sz="0" w:space="0" w:color="auto"/>
            <w:bottom w:val="none" w:sz="0" w:space="0" w:color="auto"/>
            <w:right w:val="none" w:sz="0" w:space="0" w:color="auto"/>
          </w:divBdr>
        </w:div>
        <w:div w:id="1368870718">
          <w:marLeft w:val="480"/>
          <w:marRight w:val="0"/>
          <w:marTop w:val="0"/>
          <w:marBottom w:val="0"/>
          <w:divBdr>
            <w:top w:val="none" w:sz="0" w:space="0" w:color="auto"/>
            <w:left w:val="none" w:sz="0" w:space="0" w:color="auto"/>
            <w:bottom w:val="none" w:sz="0" w:space="0" w:color="auto"/>
            <w:right w:val="none" w:sz="0" w:space="0" w:color="auto"/>
          </w:divBdr>
        </w:div>
        <w:div w:id="1454858728">
          <w:marLeft w:val="480"/>
          <w:marRight w:val="0"/>
          <w:marTop w:val="0"/>
          <w:marBottom w:val="0"/>
          <w:divBdr>
            <w:top w:val="none" w:sz="0" w:space="0" w:color="auto"/>
            <w:left w:val="none" w:sz="0" w:space="0" w:color="auto"/>
            <w:bottom w:val="none" w:sz="0" w:space="0" w:color="auto"/>
            <w:right w:val="none" w:sz="0" w:space="0" w:color="auto"/>
          </w:divBdr>
        </w:div>
        <w:div w:id="1457405588">
          <w:marLeft w:val="480"/>
          <w:marRight w:val="0"/>
          <w:marTop w:val="0"/>
          <w:marBottom w:val="0"/>
          <w:divBdr>
            <w:top w:val="none" w:sz="0" w:space="0" w:color="auto"/>
            <w:left w:val="none" w:sz="0" w:space="0" w:color="auto"/>
            <w:bottom w:val="none" w:sz="0" w:space="0" w:color="auto"/>
            <w:right w:val="none" w:sz="0" w:space="0" w:color="auto"/>
          </w:divBdr>
        </w:div>
        <w:div w:id="1481843363">
          <w:marLeft w:val="480"/>
          <w:marRight w:val="0"/>
          <w:marTop w:val="0"/>
          <w:marBottom w:val="0"/>
          <w:divBdr>
            <w:top w:val="none" w:sz="0" w:space="0" w:color="auto"/>
            <w:left w:val="none" w:sz="0" w:space="0" w:color="auto"/>
            <w:bottom w:val="none" w:sz="0" w:space="0" w:color="auto"/>
            <w:right w:val="none" w:sz="0" w:space="0" w:color="auto"/>
          </w:divBdr>
        </w:div>
        <w:div w:id="1529174584">
          <w:marLeft w:val="480"/>
          <w:marRight w:val="0"/>
          <w:marTop w:val="0"/>
          <w:marBottom w:val="0"/>
          <w:divBdr>
            <w:top w:val="none" w:sz="0" w:space="0" w:color="auto"/>
            <w:left w:val="none" w:sz="0" w:space="0" w:color="auto"/>
            <w:bottom w:val="none" w:sz="0" w:space="0" w:color="auto"/>
            <w:right w:val="none" w:sz="0" w:space="0" w:color="auto"/>
          </w:divBdr>
        </w:div>
        <w:div w:id="1538546789">
          <w:marLeft w:val="480"/>
          <w:marRight w:val="0"/>
          <w:marTop w:val="0"/>
          <w:marBottom w:val="0"/>
          <w:divBdr>
            <w:top w:val="none" w:sz="0" w:space="0" w:color="auto"/>
            <w:left w:val="none" w:sz="0" w:space="0" w:color="auto"/>
            <w:bottom w:val="none" w:sz="0" w:space="0" w:color="auto"/>
            <w:right w:val="none" w:sz="0" w:space="0" w:color="auto"/>
          </w:divBdr>
        </w:div>
        <w:div w:id="1551846291">
          <w:marLeft w:val="480"/>
          <w:marRight w:val="0"/>
          <w:marTop w:val="0"/>
          <w:marBottom w:val="0"/>
          <w:divBdr>
            <w:top w:val="none" w:sz="0" w:space="0" w:color="auto"/>
            <w:left w:val="none" w:sz="0" w:space="0" w:color="auto"/>
            <w:bottom w:val="none" w:sz="0" w:space="0" w:color="auto"/>
            <w:right w:val="none" w:sz="0" w:space="0" w:color="auto"/>
          </w:divBdr>
        </w:div>
        <w:div w:id="1553543216">
          <w:marLeft w:val="480"/>
          <w:marRight w:val="0"/>
          <w:marTop w:val="0"/>
          <w:marBottom w:val="0"/>
          <w:divBdr>
            <w:top w:val="none" w:sz="0" w:space="0" w:color="auto"/>
            <w:left w:val="none" w:sz="0" w:space="0" w:color="auto"/>
            <w:bottom w:val="none" w:sz="0" w:space="0" w:color="auto"/>
            <w:right w:val="none" w:sz="0" w:space="0" w:color="auto"/>
          </w:divBdr>
        </w:div>
        <w:div w:id="1581983128">
          <w:marLeft w:val="480"/>
          <w:marRight w:val="0"/>
          <w:marTop w:val="0"/>
          <w:marBottom w:val="0"/>
          <w:divBdr>
            <w:top w:val="none" w:sz="0" w:space="0" w:color="auto"/>
            <w:left w:val="none" w:sz="0" w:space="0" w:color="auto"/>
            <w:bottom w:val="none" w:sz="0" w:space="0" w:color="auto"/>
            <w:right w:val="none" w:sz="0" w:space="0" w:color="auto"/>
          </w:divBdr>
        </w:div>
        <w:div w:id="1602909949">
          <w:marLeft w:val="480"/>
          <w:marRight w:val="0"/>
          <w:marTop w:val="0"/>
          <w:marBottom w:val="0"/>
          <w:divBdr>
            <w:top w:val="none" w:sz="0" w:space="0" w:color="auto"/>
            <w:left w:val="none" w:sz="0" w:space="0" w:color="auto"/>
            <w:bottom w:val="none" w:sz="0" w:space="0" w:color="auto"/>
            <w:right w:val="none" w:sz="0" w:space="0" w:color="auto"/>
          </w:divBdr>
        </w:div>
        <w:div w:id="1668091055">
          <w:marLeft w:val="480"/>
          <w:marRight w:val="0"/>
          <w:marTop w:val="0"/>
          <w:marBottom w:val="0"/>
          <w:divBdr>
            <w:top w:val="none" w:sz="0" w:space="0" w:color="auto"/>
            <w:left w:val="none" w:sz="0" w:space="0" w:color="auto"/>
            <w:bottom w:val="none" w:sz="0" w:space="0" w:color="auto"/>
            <w:right w:val="none" w:sz="0" w:space="0" w:color="auto"/>
          </w:divBdr>
        </w:div>
        <w:div w:id="1672953246">
          <w:marLeft w:val="480"/>
          <w:marRight w:val="0"/>
          <w:marTop w:val="0"/>
          <w:marBottom w:val="0"/>
          <w:divBdr>
            <w:top w:val="none" w:sz="0" w:space="0" w:color="auto"/>
            <w:left w:val="none" w:sz="0" w:space="0" w:color="auto"/>
            <w:bottom w:val="none" w:sz="0" w:space="0" w:color="auto"/>
            <w:right w:val="none" w:sz="0" w:space="0" w:color="auto"/>
          </w:divBdr>
        </w:div>
        <w:div w:id="1756704697">
          <w:marLeft w:val="480"/>
          <w:marRight w:val="0"/>
          <w:marTop w:val="0"/>
          <w:marBottom w:val="0"/>
          <w:divBdr>
            <w:top w:val="none" w:sz="0" w:space="0" w:color="auto"/>
            <w:left w:val="none" w:sz="0" w:space="0" w:color="auto"/>
            <w:bottom w:val="none" w:sz="0" w:space="0" w:color="auto"/>
            <w:right w:val="none" w:sz="0" w:space="0" w:color="auto"/>
          </w:divBdr>
        </w:div>
        <w:div w:id="1794058937">
          <w:marLeft w:val="480"/>
          <w:marRight w:val="0"/>
          <w:marTop w:val="0"/>
          <w:marBottom w:val="0"/>
          <w:divBdr>
            <w:top w:val="none" w:sz="0" w:space="0" w:color="auto"/>
            <w:left w:val="none" w:sz="0" w:space="0" w:color="auto"/>
            <w:bottom w:val="none" w:sz="0" w:space="0" w:color="auto"/>
            <w:right w:val="none" w:sz="0" w:space="0" w:color="auto"/>
          </w:divBdr>
        </w:div>
        <w:div w:id="1821532557">
          <w:marLeft w:val="480"/>
          <w:marRight w:val="0"/>
          <w:marTop w:val="0"/>
          <w:marBottom w:val="0"/>
          <w:divBdr>
            <w:top w:val="none" w:sz="0" w:space="0" w:color="auto"/>
            <w:left w:val="none" w:sz="0" w:space="0" w:color="auto"/>
            <w:bottom w:val="none" w:sz="0" w:space="0" w:color="auto"/>
            <w:right w:val="none" w:sz="0" w:space="0" w:color="auto"/>
          </w:divBdr>
        </w:div>
        <w:div w:id="1851212554">
          <w:marLeft w:val="480"/>
          <w:marRight w:val="0"/>
          <w:marTop w:val="0"/>
          <w:marBottom w:val="0"/>
          <w:divBdr>
            <w:top w:val="none" w:sz="0" w:space="0" w:color="auto"/>
            <w:left w:val="none" w:sz="0" w:space="0" w:color="auto"/>
            <w:bottom w:val="none" w:sz="0" w:space="0" w:color="auto"/>
            <w:right w:val="none" w:sz="0" w:space="0" w:color="auto"/>
          </w:divBdr>
        </w:div>
        <w:div w:id="1869365023">
          <w:marLeft w:val="480"/>
          <w:marRight w:val="0"/>
          <w:marTop w:val="0"/>
          <w:marBottom w:val="0"/>
          <w:divBdr>
            <w:top w:val="none" w:sz="0" w:space="0" w:color="auto"/>
            <w:left w:val="none" w:sz="0" w:space="0" w:color="auto"/>
            <w:bottom w:val="none" w:sz="0" w:space="0" w:color="auto"/>
            <w:right w:val="none" w:sz="0" w:space="0" w:color="auto"/>
          </w:divBdr>
        </w:div>
        <w:div w:id="1879312642">
          <w:marLeft w:val="480"/>
          <w:marRight w:val="0"/>
          <w:marTop w:val="0"/>
          <w:marBottom w:val="0"/>
          <w:divBdr>
            <w:top w:val="none" w:sz="0" w:space="0" w:color="auto"/>
            <w:left w:val="none" w:sz="0" w:space="0" w:color="auto"/>
            <w:bottom w:val="none" w:sz="0" w:space="0" w:color="auto"/>
            <w:right w:val="none" w:sz="0" w:space="0" w:color="auto"/>
          </w:divBdr>
        </w:div>
        <w:div w:id="1879585972">
          <w:marLeft w:val="480"/>
          <w:marRight w:val="0"/>
          <w:marTop w:val="0"/>
          <w:marBottom w:val="0"/>
          <w:divBdr>
            <w:top w:val="none" w:sz="0" w:space="0" w:color="auto"/>
            <w:left w:val="none" w:sz="0" w:space="0" w:color="auto"/>
            <w:bottom w:val="none" w:sz="0" w:space="0" w:color="auto"/>
            <w:right w:val="none" w:sz="0" w:space="0" w:color="auto"/>
          </w:divBdr>
        </w:div>
        <w:div w:id="2000569740">
          <w:marLeft w:val="480"/>
          <w:marRight w:val="0"/>
          <w:marTop w:val="0"/>
          <w:marBottom w:val="0"/>
          <w:divBdr>
            <w:top w:val="none" w:sz="0" w:space="0" w:color="auto"/>
            <w:left w:val="none" w:sz="0" w:space="0" w:color="auto"/>
            <w:bottom w:val="none" w:sz="0" w:space="0" w:color="auto"/>
            <w:right w:val="none" w:sz="0" w:space="0" w:color="auto"/>
          </w:divBdr>
        </w:div>
        <w:div w:id="2069835856">
          <w:marLeft w:val="480"/>
          <w:marRight w:val="0"/>
          <w:marTop w:val="0"/>
          <w:marBottom w:val="0"/>
          <w:divBdr>
            <w:top w:val="none" w:sz="0" w:space="0" w:color="auto"/>
            <w:left w:val="none" w:sz="0" w:space="0" w:color="auto"/>
            <w:bottom w:val="none" w:sz="0" w:space="0" w:color="auto"/>
            <w:right w:val="none" w:sz="0" w:space="0" w:color="auto"/>
          </w:divBdr>
        </w:div>
        <w:div w:id="2130274905">
          <w:marLeft w:val="480"/>
          <w:marRight w:val="0"/>
          <w:marTop w:val="0"/>
          <w:marBottom w:val="0"/>
          <w:divBdr>
            <w:top w:val="none" w:sz="0" w:space="0" w:color="auto"/>
            <w:left w:val="none" w:sz="0" w:space="0" w:color="auto"/>
            <w:bottom w:val="none" w:sz="0" w:space="0" w:color="auto"/>
            <w:right w:val="none" w:sz="0" w:space="0" w:color="auto"/>
          </w:divBdr>
        </w:div>
        <w:div w:id="2136870086">
          <w:marLeft w:val="480"/>
          <w:marRight w:val="0"/>
          <w:marTop w:val="0"/>
          <w:marBottom w:val="0"/>
          <w:divBdr>
            <w:top w:val="none" w:sz="0" w:space="0" w:color="auto"/>
            <w:left w:val="none" w:sz="0" w:space="0" w:color="auto"/>
            <w:bottom w:val="none" w:sz="0" w:space="0" w:color="auto"/>
            <w:right w:val="none" w:sz="0" w:space="0" w:color="auto"/>
          </w:divBdr>
        </w:div>
      </w:divsChild>
    </w:div>
    <w:div w:id="1229919687">
      <w:bodyDiv w:val="1"/>
      <w:marLeft w:val="0"/>
      <w:marRight w:val="0"/>
      <w:marTop w:val="0"/>
      <w:marBottom w:val="0"/>
      <w:divBdr>
        <w:top w:val="none" w:sz="0" w:space="0" w:color="auto"/>
        <w:left w:val="none" w:sz="0" w:space="0" w:color="auto"/>
        <w:bottom w:val="none" w:sz="0" w:space="0" w:color="auto"/>
        <w:right w:val="none" w:sz="0" w:space="0" w:color="auto"/>
      </w:divBdr>
    </w:div>
    <w:div w:id="1231967210">
      <w:bodyDiv w:val="1"/>
      <w:marLeft w:val="0"/>
      <w:marRight w:val="0"/>
      <w:marTop w:val="0"/>
      <w:marBottom w:val="0"/>
      <w:divBdr>
        <w:top w:val="none" w:sz="0" w:space="0" w:color="auto"/>
        <w:left w:val="none" w:sz="0" w:space="0" w:color="auto"/>
        <w:bottom w:val="none" w:sz="0" w:space="0" w:color="auto"/>
        <w:right w:val="none" w:sz="0" w:space="0" w:color="auto"/>
      </w:divBdr>
    </w:div>
    <w:div w:id="1235429210">
      <w:bodyDiv w:val="1"/>
      <w:marLeft w:val="0"/>
      <w:marRight w:val="0"/>
      <w:marTop w:val="0"/>
      <w:marBottom w:val="0"/>
      <w:divBdr>
        <w:top w:val="none" w:sz="0" w:space="0" w:color="auto"/>
        <w:left w:val="none" w:sz="0" w:space="0" w:color="auto"/>
        <w:bottom w:val="none" w:sz="0" w:space="0" w:color="auto"/>
        <w:right w:val="none" w:sz="0" w:space="0" w:color="auto"/>
      </w:divBdr>
    </w:div>
    <w:div w:id="1237402238">
      <w:bodyDiv w:val="1"/>
      <w:marLeft w:val="0"/>
      <w:marRight w:val="0"/>
      <w:marTop w:val="0"/>
      <w:marBottom w:val="0"/>
      <w:divBdr>
        <w:top w:val="none" w:sz="0" w:space="0" w:color="auto"/>
        <w:left w:val="none" w:sz="0" w:space="0" w:color="auto"/>
        <w:bottom w:val="none" w:sz="0" w:space="0" w:color="auto"/>
        <w:right w:val="none" w:sz="0" w:space="0" w:color="auto"/>
      </w:divBdr>
    </w:div>
    <w:div w:id="1238052183">
      <w:bodyDiv w:val="1"/>
      <w:marLeft w:val="0"/>
      <w:marRight w:val="0"/>
      <w:marTop w:val="0"/>
      <w:marBottom w:val="0"/>
      <w:divBdr>
        <w:top w:val="none" w:sz="0" w:space="0" w:color="auto"/>
        <w:left w:val="none" w:sz="0" w:space="0" w:color="auto"/>
        <w:bottom w:val="none" w:sz="0" w:space="0" w:color="auto"/>
        <w:right w:val="none" w:sz="0" w:space="0" w:color="auto"/>
      </w:divBdr>
    </w:div>
    <w:div w:id="1240019738">
      <w:bodyDiv w:val="1"/>
      <w:marLeft w:val="0"/>
      <w:marRight w:val="0"/>
      <w:marTop w:val="0"/>
      <w:marBottom w:val="0"/>
      <w:divBdr>
        <w:top w:val="none" w:sz="0" w:space="0" w:color="auto"/>
        <w:left w:val="none" w:sz="0" w:space="0" w:color="auto"/>
        <w:bottom w:val="none" w:sz="0" w:space="0" w:color="auto"/>
        <w:right w:val="none" w:sz="0" w:space="0" w:color="auto"/>
      </w:divBdr>
    </w:div>
    <w:div w:id="1246497095">
      <w:bodyDiv w:val="1"/>
      <w:marLeft w:val="0"/>
      <w:marRight w:val="0"/>
      <w:marTop w:val="0"/>
      <w:marBottom w:val="0"/>
      <w:divBdr>
        <w:top w:val="none" w:sz="0" w:space="0" w:color="auto"/>
        <w:left w:val="none" w:sz="0" w:space="0" w:color="auto"/>
        <w:bottom w:val="none" w:sz="0" w:space="0" w:color="auto"/>
        <w:right w:val="none" w:sz="0" w:space="0" w:color="auto"/>
      </w:divBdr>
    </w:div>
    <w:div w:id="1249386756">
      <w:bodyDiv w:val="1"/>
      <w:marLeft w:val="0"/>
      <w:marRight w:val="0"/>
      <w:marTop w:val="0"/>
      <w:marBottom w:val="0"/>
      <w:divBdr>
        <w:top w:val="none" w:sz="0" w:space="0" w:color="auto"/>
        <w:left w:val="none" w:sz="0" w:space="0" w:color="auto"/>
        <w:bottom w:val="none" w:sz="0" w:space="0" w:color="auto"/>
        <w:right w:val="none" w:sz="0" w:space="0" w:color="auto"/>
      </w:divBdr>
    </w:div>
    <w:div w:id="1249389511">
      <w:bodyDiv w:val="1"/>
      <w:marLeft w:val="0"/>
      <w:marRight w:val="0"/>
      <w:marTop w:val="0"/>
      <w:marBottom w:val="0"/>
      <w:divBdr>
        <w:top w:val="none" w:sz="0" w:space="0" w:color="auto"/>
        <w:left w:val="none" w:sz="0" w:space="0" w:color="auto"/>
        <w:bottom w:val="none" w:sz="0" w:space="0" w:color="auto"/>
        <w:right w:val="none" w:sz="0" w:space="0" w:color="auto"/>
      </w:divBdr>
    </w:div>
    <w:div w:id="1255093157">
      <w:bodyDiv w:val="1"/>
      <w:marLeft w:val="0"/>
      <w:marRight w:val="0"/>
      <w:marTop w:val="0"/>
      <w:marBottom w:val="0"/>
      <w:divBdr>
        <w:top w:val="none" w:sz="0" w:space="0" w:color="auto"/>
        <w:left w:val="none" w:sz="0" w:space="0" w:color="auto"/>
        <w:bottom w:val="none" w:sz="0" w:space="0" w:color="auto"/>
        <w:right w:val="none" w:sz="0" w:space="0" w:color="auto"/>
      </w:divBdr>
    </w:div>
    <w:div w:id="1258756210">
      <w:bodyDiv w:val="1"/>
      <w:marLeft w:val="0"/>
      <w:marRight w:val="0"/>
      <w:marTop w:val="0"/>
      <w:marBottom w:val="0"/>
      <w:divBdr>
        <w:top w:val="none" w:sz="0" w:space="0" w:color="auto"/>
        <w:left w:val="none" w:sz="0" w:space="0" w:color="auto"/>
        <w:bottom w:val="none" w:sz="0" w:space="0" w:color="auto"/>
        <w:right w:val="none" w:sz="0" w:space="0" w:color="auto"/>
      </w:divBdr>
    </w:div>
    <w:div w:id="1259143964">
      <w:bodyDiv w:val="1"/>
      <w:marLeft w:val="0"/>
      <w:marRight w:val="0"/>
      <w:marTop w:val="0"/>
      <w:marBottom w:val="0"/>
      <w:divBdr>
        <w:top w:val="none" w:sz="0" w:space="0" w:color="auto"/>
        <w:left w:val="none" w:sz="0" w:space="0" w:color="auto"/>
        <w:bottom w:val="none" w:sz="0" w:space="0" w:color="auto"/>
        <w:right w:val="none" w:sz="0" w:space="0" w:color="auto"/>
      </w:divBdr>
    </w:div>
    <w:div w:id="1260790978">
      <w:bodyDiv w:val="1"/>
      <w:marLeft w:val="0"/>
      <w:marRight w:val="0"/>
      <w:marTop w:val="0"/>
      <w:marBottom w:val="0"/>
      <w:divBdr>
        <w:top w:val="none" w:sz="0" w:space="0" w:color="auto"/>
        <w:left w:val="none" w:sz="0" w:space="0" w:color="auto"/>
        <w:bottom w:val="none" w:sz="0" w:space="0" w:color="auto"/>
        <w:right w:val="none" w:sz="0" w:space="0" w:color="auto"/>
      </w:divBdr>
    </w:div>
    <w:div w:id="1263339438">
      <w:bodyDiv w:val="1"/>
      <w:marLeft w:val="0"/>
      <w:marRight w:val="0"/>
      <w:marTop w:val="0"/>
      <w:marBottom w:val="0"/>
      <w:divBdr>
        <w:top w:val="none" w:sz="0" w:space="0" w:color="auto"/>
        <w:left w:val="none" w:sz="0" w:space="0" w:color="auto"/>
        <w:bottom w:val="none" w:sz="0" w:space="0" w:color="auto"/>
        <w:right w:val="none" w:sz="0" w:space="0" w:color="auto"/>
      </w:divBdr>
    </w:div>
    <w:div w:id="1264338386">
      <w:bodyDiv w:val="1"/>
      <w:marLeft w:val="0"/>
      <w:marRight w:val="0"/>
      <w:marTop w:val="0"/>
      <w:marBottom w:val="0"/>
      <w:divBdr>
        <w:top w:val="none" w:sz="0" w:space="0" w:color="auto"/>
        <w:left w:val="none" w:sz="0" w:space="0" w:color="auto"/>
        <w:bottom w:val="none" w:sz="0" w:space="0" w:color="auto"/>
        <w:right w:val="none" w:sz="0" w:space="0" w:color="auto"/>
      </w:divBdr>
    </w:div>
    <w:div w:id="1270897535">
      <w:bodyDiv w:val="1"/>
      <w:marLeft w:val="0"/>
      <w:marRight w:val="0"/>
      <w:marTop w:val="0"/>
      <w:marBottom w:val="0"/>
      <w:divBdr>
        <w:top w:val="none" w:sz="0" w:space="0" w:color="auto"/>
        <w:left w:val="none" w:sz="0" w:space="0" w:color="auto"/>
        <w:bottom w:val="none" w:sz="0" w:space="0" w:color="auto"/>
        <w:right w:val="none" w:sz="0" w:space="0" w:color="auto"/>
      </w:divBdr>
    </w:div>
    <w:div w:id="1272779982">
      <w:bodyDiv w:val="1"/>
      <w:marLeft w:val="0"/>
      <w:marRight w:val="0"/>
      <w:marTop w:val="0"/>
      <w:marBottom w:val="0"/>
      <w:divBdr>
        <w:top w:val="none" w:sz="0" w:space="0" w:color="auto"/>
        <w:left w:val="none" w:sz="0" w:space="0" w:color="auto"/>
        <w:bottom w:val="none" w:sz="0" w:space="0" w:color="auto"/>
        <w:right w:val="none" w:sz="0" w:space="0" w:color="auto"/>
      </w:divBdr>
    </w:div>
    <w:div w:id="1273900164">
      <w:bodyDiv w:val="1"/>
      <w:marLeft w:val="0"/>
      <w:marRight w:val="0"/>
      <w:marTop w:val="0"/>
      <w:marBottom w:val="0"/>
      <w:divBdr>
        <w:top w:val="none" w:sz="0" w:space="0" w:color="auto"/>
        <w:left w:val="none" w:sz="0" w:space="0" w:color="auto"/>
        <w:bottom w:val="none" w:sz="0" w:space="0" w:color="auto"/>
        <w:right w:val="none" w:sz="0" w:space="0" w:color="auto"/>
      </w:divBdr>
    </w:div>
    <w:div w:id="1275290661">
      <w:bodyDiv w:val="1"/>
      <w:marLeft w:val="0"/>
      <w:marRight w:val="0"/>
      <w:marTop w:val="0"/>
      <w:marBottom w:val="0"/>
      <w:divBdr>
        <w:top w:val="none" w:sz="0" w:space="0" w:color="auto"/>
        <w:left w:val="none" w:sz="0" w:space="0" w:color="auto"/>
        <w:bottom w:val="none" w:sz="0" w:space="0" w:color="auto"/>
        <w:right w:val="none" w:sz="0" w:space="0" w:color="auto"/>
      </w:divBdr>
    </w:div>
    <w:div w:id="1277296857">
      <w:bodyDiv w:val="1"/>
      <w:marLeft w:val="0"/>
      <w:marRight w:val="0"/>
      <w:marTop w:val="0"/>
      <w:marBottom w:val="0"/>
      <w:divBdr>
        <w:top w:val="none" w:sz="0" w:space="0" w:color="auto"/>
        <w:left w:val="none" w:sz="0" w:space="0" w:color="auto"/>
        <w:bottom w:val="none" w:sz="0" w:space="0" w:color="auto"/>
        <w:right w:val="none" w:sz="0" w:space="0" w:color="auto"/>
      </w:divBdr>
    </w:div>
    <w:div w:id="1279146841">
      <w:bodyDiv w:val="1"/>
      <w:marLeft w:val="0"/>
      <w:marRight w:val="0"/>
      <w:marTop w:val="0"/>
      <w:marBottom w:val="0"/>
      <w:divBdr>
        <w:top w:val="none" w:sz="0" w:space="0" w:color="auto"/>
        <w:left w:val="none" w:sz="0" w:space="0" w:color="auto"/>
        <w:bottom w:val="none" w:sz="0" w:space="0" w:color="auto"/>
        <w:right w:val="none" w:sz="0" w:space="0" w:color="auto"/>
      </w:divBdr>
    </w:div>
    <w:div w:id="1279750645">
      <w:bodyDiv w:val="1"/>
      <w:marLeft w:val="0"/>
      <w:marRight w:val="0"/>
      <w:marTop w:val="0"/>
      <w:marBottom w:val="0"/>
      <w:divBdr>
        <w:top w:val="none" w:sz="0" w:space="0" w:color="auto"/>
        <w:left w:val="none" w:sz="0" w:space="0" w:color="auto"/>
        <w:bottom w:val="none" w:sz="0" w:space="0" w:color="auto"/>
        <w:right w:val="none" w:sz="0" w:space="0" w:color="auto"/>
      </w:divBdr>
    </w:div>
    <w:div w:id="1284380074">
      <w:bodyDiv w:val="1"/>
      <w:marLeft w:val="0"/>
      <w:marRight w:val="0"/>
      <w:marTop w:val="0"/>
      <w:marBottom w:val="0"/>
      <w:divBdr>
        <w:top w:val="none" w:sz="0" w:space="0" w:color="auto"/>
        <w:left w:val="none" w:sz="0" w:space="0" w:color="auto"/>
        <w:bottom w:val="none" w:sz="0" w:space="0" w:color="auto"/>
        <w:right w:val="none" w:sz="0" w:space="0" w:color="auto"/>
      </w:divBdr>
    </w:div>
    <w:div w:id="1288464726">
      <w:bodyDiv w:val="1"/>
      <w:marLeft w:val="0"/>
      <w:marRight w:val="0"/>
      <w:marTop w:val="0"/>
      <w:marBottom w:val="0"/>
      <w:divBdr>
        <w:top w:val="none" w:sz="0" w:space="0" w:color="auto"/>
        <w:left w:val="none" w:sz="0" w:space="0" w:color="auto"/>
        <w:bottom w:val="none" w:sz="0" w:space="0" w:color="auto"/>
        <w:right w:val="none" w:sz="0" w:space="0" w:color="auto"/>
      </w:divBdr>
    </w:div>
    <w:div w:id="1293747317">
      <w:bodyDiv w:val="1"/>
      <w:marLeft w:val="0"/>
      <w:marRight w:val="0"/>
      <w:marTop w:val="0"/>
      <w:marBottom w:val="0"/>
      <w:divBdr>
        <w:top w:val="none" w:sz="0" w:space="0" w:color="auto"/>
        <w:left w:val="none" w:sz="0" w:space="0" w:color="auto"/>
        <w:bottom w:val="none" w:sz="0" w:space="0" w:color="auto"/>
        <w:right w:val="none" w:sz="0" w:space="0" w:color="auto"/>
      </w:divBdr>
    </w:div>
    <w:div w:id="1295604187">
      <w:bodyDiv w:val="1"/>
      <w:marLeft w:val="0"/>
      <w:marRight w:val="0"/>
      <w:marTop w:val="0"/>
      <w:marBottom w:val="0"/>
      <w:divBdr>
        <w:top w:val="none" w:sz="0" w:space="0" w:color="auto"/>
        <w:left w:val="none" w:sz="0" w:space="0" w:color="auto"/>
        <w:bottom w:val="none" w:sz="0" w:space="0" w:color="auto"/>
        <w:right w:val="none" w:sz="0" w:space="0" w:color="auto"/>
      </w:divBdr>
    </w:div>
    <w:div w:id="1296721853">
      <w:bodyDiv w:val="1"/>
      <w:marLeft w:val="0"/>
      <w:marRight w:val="0"/>
      <w:marTop w:val="0"/>
      <w:marBottom w:val="0"/>
      <w:divBdr>
        <w:top w:val="none" w:sz="0" w:space="0" w:color="auto"/>
        <w:left w:val="none" w:sz="0" w:space="0" w:color="auto"/>
        <w:bottom w:val="none" w:sz="0" w:space="0" w:color="auto"/>
        <w:right w:val="none" w:sz="0" w:space="0" w:color="auto"/>
      </w:divBdr>
    </w:div>
    <w:div w:id="1297249877">
      <w:bodyDiv w:val="1"/>
      <w:marLeft w:val="0"/>
      <w:marRight w:val="0"/>
      <w:marTop w:val="0"/>
      <w:marBottom w:val="0"/>
      <w:divBdr>
        <w:top w:val="none" w:sz="0" w:space="0" w:color="auto"/>
        <w:left w:val="none" w:sz="0" w:space="0" w:color="auto"/>
        <w:bottom w:val="none" w:sz="0" w:space="0" w:color="auto"/>
        <w:right w:val="none" w:sz="0" w:space="0" w:color="auto"/>
      </w:divBdr>
    </w:div>
    <w:div w:id="1300064169">
      <w:bodyDiv w:val="1"/>
      <w:marLeft w:val="0"/>
      <w:marRight w:val="0"/>
      <w:marTop w:val="0"/>
      <w:marBottom w:val="0"/>
      <w:divBdr>
        <w:top w:val="none" w:sz="0" w:space="0" w:color="auto"/>
        <w:left w:val="none" w:sz="0" w:space="0" w:color="auto"/>
        <w:bottom w:val="none" w:sz="0" w:space="0" w:color="auto"/>
        <w:right w:val="none" w:sz="0" w:space="0" w:color="auto"/>
      </w:divBdr>
    </w:div>
    <w:div w:id="1300455677">
      <w:bodyDiv w:val="1"/>
      <w:marLeft w:val="0"/>
      <w:marRight w:val="0"/>
      <w:marTop w:val="0"/>
      <w:marBottom w:val="0"/>
      <w:divBdr>
        <w:top w:val="none" w:sz="0" w:space="0" w:color="auto"/>
        <w:left w:val="none" w:sz="0" w:space="0" w:color="auto"/>
        <w:bottom w:val="none" w:sz="0" w:space="0" w:color="auto"/>
        <w:right w:val="none" w:sz="0" w:space="0" w:color="auto"/>
      </w:divBdr>
    </w:div>
    <w:div w:id="1300576273">
      <w:bodyDiv w:val="1"/>
      <w:marLeft w:val="0"/>
      <w:marRight w:val="0"/>
      <w:marTop w:val="0"/>
      <w:marBottom w:val="0"/>
      <w:divBdr>
        <w:top w:val="none" w:sz="0" w:space="0" w:color="auto"/>
        <w:left w:val="none" w:sz="0" w:space="0" w:color="auto"/>
        <w:bottom w:val="none" w:sz="0" w:space="0" w:color="auto"/>
        <w:right w:val="none" w:sz="0" w:space="0" w:color="auto"/>
      </w:divBdr>
    </w:div>
    <w:div w:id="1303121057">
      <w:bodyDiv w:val="1"/>
      <w:marLeft w:val="0"/>
      <w:marRight w:val="0"/>
      <w:marTop w:val="0"/>
      <w:marBottom w:val="0"/>
      <w:divBdr>
        <w:top w:val="none" w:sz="0" w:space="0" w:color="auto"/>
        <w:left w:val="none" w:sz="0" w:space="0" w:color="auto"/>
        <w:bottom w:val="none" w:sz="0" w:space="0" w:color="auto"/>
        <w:right w:val="none" w:sz="0" w:space="0" w:color="auto"/>
      </w:divBdr>
    </w:div>
    <w:div w:id="1303734683">
      <w:bodyDiv w:val="1"/>
      <w:marLeft w:val="0"/>
      <w:marRight w:val="0"/>
      <w:marTop w:val="0"/>
      <w:marBottom w:val="0"/>
      <w:divBdr>
        <w:top w:val="none" w:sz="0" w:space="0" w:color="auto"/>
        <w:left w:val="none" w:sz="0" w:space="0" w:color="auto"/>
        <w:bottom w:val="none" w:sz="0" w:space="0" w:color="auto"/>
        <w:right w:val="none" w:sz="0" w:space="0" w:color="auto"/>
      </w:divBdr>
    </w:div>
    <w:div w:id="1305500040">
      <w:bodyDiv w:val="1"/>
      <w:marLeft w:val="0"/>
      <w:marRight w:val="0"/>
      <w:marTop w:val="0"/>
      <w:marBottom w:val="0"/>
      <w:divBdr>
        <w:top w:val="none" w:sz="0" w:space="0" w:color="auto"/>
        <w:left w:val="none" w:sz="0" w:space="0" w:color="auto"/>
        <w:bottom w:val="none" w:sz="0" w:space="0" w:color="auto"/>
        <w:right w:val="none" w:sz="0" w:space="0" w:color="auto"/>
      </w:divBdr>
    </w:div>
    <w:div w:id="1308052754">
      <w:bodyDiv w:val="1"/>
      <w:marLeft w:val="0"/>
      <w:marRight w:val="0"/>
      <w:marTop w:val="0"/>
      <w:marBottom w:val="0"/>
      <w:divBdr>
        <w:top w:val="none" w:sz="0" w:space="0" w:color="auto"/>
        <w:left w:val="none" w:sz="0" w:space="0" w:color="auto"/>
        <w:bottom w:val="none" w:sz="0" w:space="0" w:color="auto"/>
        <w:right w:val="none" w:sz="0" w:space="0" w:color="auto"/>
      </w:divBdr>
    </w:div>
    <w:div w:id="1310818276">
      <w:bodyDiv w:val="1"/>
      <w:marLeft w:val="0"/>
      <w:marRight w:val="0"/>
      <w:marTop w:val="0"/>
      <w:marBottom w:val="0"/>
      <w:divBdr>
        <w:top w:val="none" w:sz="0" w:space="0" w:color="auto"/>
        <w:left w:val="none" w:sz="0" w:space="0" w:color="auto"/>
        <w:bottom w:val="none" w:sz="0" w:space="0" w:color="auto"/>
        <w:right w:val="none" w:sz="0" w:space="0" w:color="auto"/>
      </w:divBdr>
    </w:div>
    <w:div w:id="1312177385">
      <w:bodyDiv w:val="1"/>
      <w:marLeft w:val="0"/>
      <w:marRight w:val="0"/>
      <w:marTop w:val="0"/>
      <w:marBottom w:val="0"/>
      <w:divBdr>
        <w:top w:val="none" w:sz="0" w:space="0" w:color="auto"/>
        <w:left w:val="none" w:sz="0" w:space="0" w:color="auto"/>
        <w:bottom w:val="none" w:sz="0" w:space="0" w:color="auto"/>
        <w:right w:val="none" w:sz="0" w:space="0" w:color="auto"/>
      </w:divBdr>
    </w:div>
    <w:div w:id="1314794566">
      <w:bodyDiv w:val="1"/>
      <w:marLeft w:val="0"/>
      <w:marRight w:val="0"/>
      <w:marTop w:val="0"/>
      <w:marBottom w:val="0"/>
      <w:divBdr>
        <w:top w:val="none" w:sz="0" w:space="0" w:color="auto"/>
        <w:left w:val="none" w:sz="0" w:space="0" w:color="auto"/>
        <w:bottom w:val="none" w:sz="0" w:space="0" w:color="auto"/>
        <w:right w:val="none" w:sz="0" w:space="0" w:color="auto"/>
      </w:divBdr>
    </w:div>
    <w:div w:id="1315065198">
      <w:bodyDiv w:val="1"/>
      <w:marLeft w:val="0"/>
      <w:marRight w:val="0"/>
      <w:marTop w:val="0"/>
      <w:marBottom w:val="0"/>
      <w:divBdr>
        <w:top w:val="none" w:sz="0" w:space="0" w:color="auto"/>
        <w:left w:val="none" w:sz="0" w:space="0" w:color="auto"/>
        <w:bottom w:val="none" w:sz="0" w:space="0" w:color="auto"/>
        <w:right w:val="none" w:sz="0" w:space="0" w:color="auto"/>
      </w:divBdr>
    </w:div>
    <w:div w:id="1316102986">
      <w:bodyDiv w:val="1"/>
      <w:marLeft w:val="0"/>
      <w:marRight w:val="0"/>
      <w:marTop w:val="0"/>
      <w:marBottom w:val="0"/>
      <w:divBdr>
        <w:top w:val="none" w:sz="0" w:space="0" w:color="auto"/>
        <w:left w:val="none" w:sz="0" w:space="0" w:color="auto"/>
        <w:bottom w:val="none" w:sz="0" w:space="0" w:color="auto"/>
        <w:right w:val="none" w:sz="0" w:space="0" w:color="auto"/>
      </w:divBdr>
    </w:div>
    <w:div w:id="1317226711">
      <w:bodyDiv w:val="1"/>
      <w:marLeft w:val="0"/>
      <w:marRight w:val="0"/>
      <w:marTop w:val="0"/>
      <w:marBottom w:val="0"/>
      <w:divBdr>
        <w:top w:val="none" w:sz="0" w:space="0" w:color="auto"/>
        <w:left w:val="none" w:sz="0" w:space="0" w:color="auto"/>
        <w:bottom w:val="none" w:sz="0" w:space="0" w:color="auto"/>
        <w:right w:val="none" w:sz="0" w:space="0" w:color="auto"/>
      </w:divBdr>
    </w:div>
    <w:div w:id="1317491506">
      <w:bodyDiv w:val="1"/>
      <w:marLeft w:val="0"/>
      <w:marRight w:val="0"/>
      <w:marTop w:val="0"/>
      <w:marBottom w:val="0"/>
      <w:divBdr>
        <w:top w:val="none" w:sz="0" w:space="0" w:color="auto"/>
        <w:left w:val="none" w:sz="0" w:space="0" w:color="auto"/>
        <w:bottom w:val="none" w:sz="0" w:space="0" w:color="auto"/>
        <w:right w:val="none" w:sz="0" w:space="0" w:color="auto"/>
      </w:divBdr>
    </w:div>
    <w:div w:id="1318995660">
      <w:bodyDiv w:val="1"/>
      <w:marLeft w:val="0"/>
      <w:marRight w:val="0"/>
      <w:marTop w:val="0"/>
      <w:marBottom w:val="0"/>
      <w:divBdr>
        <w:top w:val="none" w:sz="0" w:space="0" w:color="auto"/>
        <w:left w:val="none" w:sz="0" w:space="0" w:color="auto"/>
        <w:bottom w:val="none" w:sz="0" w:space="0" w:color="auto"/>
        <w:right w:val="none" w:sz="0" w:space="0" w:color="auto"/>
      </w:divBdr>
    </w:div>
    <w:div w:id="1319379781">
      <w:bodyDiv w:val="1"/>
      <w:marLeft w:val="0"/>
      <w:marRight w:val="0"/>
      <w:marTop w:val="0"/>
      <w:marBottom w:val="0"/>
      <w:divBdr>
        <w:top w:val="none" w:sz="0" w:space="0" w:color="auto"/>
        <w:left w:val="none" w:sz="0" w:space="0" w:color="auto"/>
        <w:bottom w:val="none" w:sz="0" w:space="0" w:color="auto"/>
        <w:right w:val="none" w:sz="0" w:space="0" w:color="auto"/>
      </w:divBdr>
    </w:div>
    <w:div w:id="1319575129">
      <w:bodyDiv w:val="1"/>
      <w:marLeft w:val="0"/>
      <w:marRight w:val="0"/>
      <w:marTop w:val="0"/>
      <w:marBottom w:val="0"/>
      <w:divBdr>
        <w:top w:val="none" w:sz="0" w:space="0" w:color="auto"/>
        <w:left w:val="none" w:sz="0" w:space="0" w:color="auto"/>
        <w:bottom w:val="none" w:sz="0" w:space="0" w:color="auto"/>
        <w:right w:val="none" w:sz="0" w:space="0" w:color="auto"/>
      </w:divBdr>
    </w:div>
    <w:div w:id="1321009201">
      <w:bodyDiv w:val="1"/>
      <w:marLeft w:val="0"/>
      <w:marRight w:val="0"/>
      <w:marTop w:val="0"/>
      <w:marBottom w:val="0"/>
      <w:divBdr>
        <w:top w:val="none" w:sz="0" w:space="0" w:color="auto"/>
        <w:left w:val="none" w:sz="0" w:space="0" w:color="auto"/>
        <w:bottom w:val="none" w:sz="0" w:space="0" w:color="auto"/>
        <w:right w:val="none" w:sz="0" w:space="0" w:color="auto"/>
      </w:divBdr>
    </w:div>
    <w:div w:id="1321426516">
      <w:bodyDiv w:val="1"/>
      <w:marLeft w:val="0"/>
      <w:marRight w:val="0"/>
      <w:marTop w:val="0"/>
      <w:marBottom w:val="0"/>
      <w:divBdr>
        <w:top w:val="none" w:sz="0" w:space="0" w:color="auto"/>
        <w:left w:val="none" w:sz="0" w:space="0" w:color="auto"/>
        <w:bottom w:val="none" w:sz="0" w:space="0" w:color="auto"/>
        <w:right w:val="none" w:sz="0" w:space="0" w:color="auto"/>
      </w:divBdr>
    </w:div>
    <w:div w:id="1334457575">
      <w:bodyDiv w:val="1"/>
      <w:marLeft w:val="0"/>
      <w:marRight w:val="0"/>
      <w:marTop w:val="0"/>
      <w:marBottom w:val="0"/>
      <w:divBdr>
        <w:top w:val="none" w:sz="0" w:space="0" w:color="auto"/>
        <w:left w:val="none" w:sz="0" w:space="0" w:color="auto"/>
        <w:bottom w:val="none" w:sz="0" w:space="0" w:color="auto"/>
        <w:right w:val="none" w:sz="0" w:space="0" w:color="auto"/>
      </w:divBdr>
    </w:div>
    <w:div w:id="1335111408">
      <w:bodyDiv w:val="1"/>
      <w:marLeft w:val="0"/>
      <w:marRight w:val="0"/>
      <w:marTop w:val="0"/>
      <w:marBottom w:val="0"/>
      <w:divBdr>
        <w:top w:val="none" w:sz="0" w:space="0" w:color="auto"/>
        <w:left w:val="none" w:sz="0" w:space="0" w:color="auto"/>
        <w:bottom w:val="none" w:sz="0" w:space="0" w:color="auto"/>
        <w:right w:val="none" w:sz="0" w:space="0" w:color="auto"/>
      </w:divBdr>
    </w:div>
    <w:div w:id="1336106891">
      <w:bodyDiv w:val="1"/>
      <w:marLeft w:val="0"/>
      <w:marRight w:val="0"/>
      <w:marTop w:val="0"/>
      <w:marBottom w:val="0"/>
      <w:divBdr>
        <w:top w:val="none" w:sz="0" w:space="0" w:color="auto"/>
        <w:left w:val="none" w:sz="0" w:space="0" w:color="auto"/>
        <w:bottom w:val="none" w:sz="0" w:space="0" w:color="auto"/>
        <w:right w:val="none" w:sz="0" w:space="0" w:color="auto"/>
      </w:divBdr>
    </w:div>
    <w:div w:id="1341274709">
      <w:bodyDiv w:val="1"/>
      <w:marLeft w:val="0"/>
      <w:marRight w:val="0"/>
      <w:marTop w:val="0"/>
      <w:marBottom w:val="0"/>
      <w:divBdr>
        <w:top w:val="none" w:sz="0" w:space="0" w:color="auto"/>
        <w:left w:val="none" w:sz="0" w:space="0" w:color="auto"/>
        <w:bottom w:val="none" w:sz="0" w:space="0" w:color="auto"/>
        <w:right w:val="none" w:sz="0" w:space="0" w:color="auto"/>
      </w:divBdr>
    </w:div>
    <w:div w:id="1343705774">
      <w:bodyDiv w:val="1"/>
      <w:marLeft w:val="0"/>
      <w:marRight w:val="0"/>
      <w:marTop w:val="0"/>
      <w:marBottom w:val="0"/>
      <w:divBdr>
        <w:top w:val="none" w:sz="0" w:space="0" w:color="auto"/>
        <w:left w:val="none" w:sz="0" w:space="0" w:color="auto"/>
        <w:bottom w:val="none" w:sz="0" w:space="0" w:color="auto"/>
        <w:right w:val="none" w:sz="0" w:space="0" w:color="auto"/>
      </w:divBdr>
    </w:div>
    <w:div w:id="1344891443">
      <w:bodyDiv w:val="1"/>
      <w:marLeft w:val="0"/>
      <w:marRight w:val="0"/>
      <w:marTop w:val="0"/>
      <w:marBottom w:val="0"/>
      <w:divBdr>
        <w:top w:val="none" w:sz="0" w:space="0" w:color="auto"/>
        <w:left w:val="none" w:sz="0" w:space="0" w:color="auto"/>
        <w:bottom w:val="none" w:sz="0" w:space="0" w:color="auto"/>
        <w:right w:val="none" w:sz="0" w:space="0" w:color="auto"/>
      </w:divBdr>
    </w:div>
    <w:div w:id="1351569494">
      <w:bodyDiv w:val="1"/>
      <w:marLeft w:val="0"/>
      <w:marRight w:val="0"/>
      <w:marTop w:val="0"/>
      <w:marBottom w:val="0"/>
      <w:divBdr>
        <w:top w:val="none" w:sz="0" w:space="0" w:color="auto"/>
        <w:left w:val="none" w:sz="0" w:space="0" w:color="auto"/>
        <w:bottom w:val="none" w:sz="0" w:space="0" w:color="auto"/>
        <w:right w:val="none" w:sz="0" w:space="0" w:color="auto"/>
      </w:divBdr>
    </w:div>
    <w:div w:id="1352948092">
      <w:bodyDiv w:val="1"/>
      <w:marLeft w:val="0"/>
      <w:marRight w:val="0"/>
      <w:marTop w:val="0"/>
      <w:marBottom w:val="0"/>
      <w:divBdr>
        <w:top w:val="none" w:sz="0" w:space="0" w:color="auto"/>
        <w:left w:val="none" w:sz="0" w:space="0" w:color="auto"/>
        <w:bottom w:val="none" w:sz="0" w:space="0" w:color="auto"/>
        <w:right w:val="none" w:sz="0" w:space="0" w:color="auto"/>
      </w:divBdr>
    </w:div>
    <w:div w:id="1353337424">
      <w:bodyDiv w:val="1"/>
      <w:marLeft w:val="0"/>
      <w:marRight w:val="0"/>
      <w:marTop w:val="0"/>
      <w:marBottom w:val="0"/>
      <w:divBdr>
        <w:top w:val="none" w:sz="0" w:space="0" w:color="auto"/>
        <w:left w:val="none" w:sz="0" w:space="0" w:color="auto"/>
        <w:bottom w:val="none" w:sz="0" w:space="0" w:color="auto"/>
        <w:right w:val="none" w:sz="0" w:space="0" w:color="auto"/>
      </w:divBdr>
    </w:div>
    <w:div w:id="1355301800">
      <w:bodyDiv w:val="1"/>
      <w:marLeft w:val="0"/>
      <w:marRight w:val="0"/>
      <w:marTop w:val="0"/>
      <w:marBottom w:val="0"/>
      <w:divBdr>
        <w:top w:val="none" w:sz="0" w:space="0" w:color="auto"/>
        <w:left w:val="none" w:sz="0" w:space="0" w:color="auto"/>
        <w:bottom w:val="none" w:sz="0" w:space="0" w:color="auto"/>
        <w:right w:val="none" w:sz="0" w:space="0" w:color="auto"/>
      </w:divBdr>
    </w:div>
    <w:div w:id="1355380105">
      <w:bodyDiv w:val="1"/>
      <w:marLeft w:val="0"/>
      <w:marRight w:val="0"/>
      <w:marTop w:val="0"/>
      <w:marBottom w:val="0"/>
      <w:divBdr>
        <w:top w:val="none" w:sz="0" w:space="0" w:color="auto"/>
        <w:left w:val="none" w:sz="0" w:space="0" w:color="auto"/>
        <w:bottom w:val="none" w:sz="0" w:space="0" w:color="auto"/>
        <w:right w:val="none" w:sz="0" w:space="0" w:color="auto"/>
      </w:divBdr>
    </w:div>
    <w:div w:id="1358889782">
      <w:bodyDiv w:val="1"/>
      <w:marLeft w:val="0"/>
      <w:marRight w:val="0"/>
      <w:marTop w:val="0"/>
      <w:marBottom w:val="0"/>
      <w:divBdr>
        <w:top w:val="none" w:sz="0" w:space="0" w:color="auto"/>
        <w:left w:val="none" w:sz="0" w:space="0" w:color="auto"/>
        <w:bottom w:val="none" w:sz="0" w:space="0" w:color="auto"/>
        <w:right w:val="none" w:sz="0" w:space="0" w:color="auto"/>
      </w:divBdr>
    </w:div>
    <w:div w:id="1362976709">
      <w:bodyDiv w:val="1"/>
      <w:marLeft w:val="0"/>
      <w:marRight w:val="0"/>
      <w:marTop w:val="0"/>
      <w:marBottom w:val="0"/>
      <w:divBdr>
        <w:top w:val="none" w:sz="0" w:space="0" w:color="auto"/>
        <w:left w:val="none" w:sz="0" w:space="0" w:color="auto"/>
        <w:bottom w:val="none" w:sz="0" w:space="0" w:color="auto"/>
        <w:right w:val="none" w:sz="0" w:space="0" w:color="auto"/>
      </w:divBdr>
    </w:div>
    <w:div w:id="1364597845">
      <w:bodyDiv w:val="1"/>
      <w:marLeft w:val="0"/>
      <w:marRight w:val="0"/>
      <w:marTop w:val="0"/>
      <w:marBottom w:val="0"/>
      <w:divBdr>
        <w:top w:val="none" w:sz="0" w:space="0" w:color="auto"/>
        <w:left w:val="none" w:sz="0" w:space="0" w:color="auto"/>
        <w:bottom w:val="none" w:sz="0" w:space="0" w:color="auto"/>
        <w:right w:val="none" w:sz="0" w:space="0" w:color="auto"/>
      </w:divBdr>
    </w:div>
    <w:div w:id="1365716216">
      <w:bodyDiv w:val="1"/>
      <w:marLeft w:val="0"/>
      <w:marRight w:val="0"/>
      <w:marTop w:val="0"/>
      <w:marBottom w:val="0"/>
      <w:divBdr>
        <w:top w:val="none" w:sz="0" w:space="0" w:color="auto"/>
        <w:left w:val="none" w:sz="0" w:space="0" w:color="auto"/>
        <w:bottom w:val="none" w:sz="0" w:space="0" w:color="auto"/>
        <w:right w:val="none" w:sz="0" w:space="0" w:color="auto"/>
      </w:divBdr>
    </w:div>
    <w:div w:id="1370762492">
      <w:bodyDiv w:val="1"/>
      <w:marLeft w:val="0"/>
      <w:marRight w:val="0"/>
      <w:marTop w:val="0"/>
      <w:marBottom w:val="0"/>
      <w:divBdr>
        <w:top w:val="none" w:sz="0" w:space="0" w:color="auto"/>
        <w:left w:val="none" w:sz="0" w:space="0" w:color="auto"/>
        <w:bottom w:val="none" w:sz="0" w:space="0" w:color="auto"/>
        <w:right w:val="none" w:sz="0" w:space="0" w:color="auto"/>
      </w:divBdr>
    </w:div>
    <w:div w:id="1371144314">
      <w:bodyDiv w:val="1"/>
      <w:marLeft w:val="0"/>
      <w:marRight w:val="0"/>
      <w:marTop w:val="0"/>
      <w:marBottom w:val="0"/>
      <w:divBdr>
        <w:top w:val="none" w:sz="0" w:space="0" w:color="auto"/>
        <w:left w:val="none" w:sz="0" w:space="0" w:color="auto"/>
        <w:bottom w:val="none" w:sz="0" w:space="0" w:color="auto"/>
        <w:right w:val="none" w:sz="0" w:space="0" w:color="auto"/>
      </w:divBdr>
    </w:div>
    <w:div w:id="1371298745">
      <w:bodyDiv w:val="1"/>
      <w:marLeft w:val="0"/>
      <w:marRight w:val="0"/>
      <w:marTop w:val="0"/>
      <w:marBottom w:val="0"/>
      <w:divBdr>
        <w:top w:val="none" w:sz="0" w:space="0" w:color="auto"/>
        <w:left w:val="none" w:sz="0" w:space="0" w:color="auto"/>
        <w:bottom w:val="none" w:sz="0" w:space="0" w:color="auto"/>
        <w:right w:val="none" w:sz="0" w:space="0" w:color="auto"/>
      </w:divBdr>
    </w:div>
    <w:div w:id="1371764140">
      <w:bodyDiv w:val="1"/>
      <w:marLeft w:val="0"/>
      <w:marRight w:val="0"/>
      <w:marTop w:val="0"/>
      <w:marBottom w:val="0"/>
      <w:divBdr>
        <w:top w:val="none" w:sz="0" w:space="0" w:color="auto"/>
        <w:left w:val="none" w:sz="0" w:space="0" w:color="auto"/>
        <w:bottom w:val="none" w:sz="0" w:space="0" w:color="auto"/>
        <w:right w:val="none" w:sz="0" w:space="0" w:color="auto"/>
      </w:divBdr>
    </w:div>
    <w:div w:id="1375277709">
      <w:bodyDiv w:val="1"/>
      <w:marLeft w:val="0"/>
      <w:marRight w:val="0"/>
      <w:marTop w:val="0"/>
      <w:marBottom w:val="0"/>
      <w:divBdr>
        <w:top w:val="none" w:sz="0" w:space="0" w:color="auto"/>
        <w:left w:val="none" w:sz="0" w:space="0" w:color="auto"/>
        <w:bottom w:val="none" w:sz="0" w:space="0" w:color="auto"/>
        <w:right w:val="none" w:sz="0" w:space="0" w:color="auto"/>
      </w:divBdr>
    </w:div>
    <w:div w:id="1378159494">
      <w:bodyDiv w:val="1"/>
      <w:marLeft w:val="0"/>
      <w:marRight w:val="0"/>
      <w:marTop w:val="0"/>
      <w:marBottom w:val="0"/>
      <w:divBdr>
        <w:top w:val="none" w:sz="0" w:space="0" w:color="auto"/>
        <w:left w:val="none" w:sz="0" w:space="0" w:color="auto"/>
        <w:bottom w:val="none" w:sz="0" w:space="0" w:color="auto"/>
        <w:right w:val="none" w:sz="0" w:space="0" w:color="auto"/>
      </w:divBdr>
    </w:div>
    <w:div w:id="1380520723">
      <w:bodyDiv w:val="1"/>
      <w:marLeft w:val="0"/>
      <w:marRight w:val="0"/>
      <w:marTop w:val="0"/>
      <w:marBottom w:val="0"/>
      <w:divBdr>
        <w:top w:val="none" w:sz="0" w:space="0" w:color="auto"/>
        <w:left w:val="none" w:sz="0" w:space="0" w:color="auto"/>
        <w:bottom w:val="none" w:sz="0" w:space="0" w:color="auto"/>
        <w:right w:val="none" w:sz="0" w:space="0" w:color="auto"/>
      </w:divBdr>
    </w:div>
    <w:div w:id="1385594153">
      <w:bodyDiv w:val="1"/>
      <w:marLeft w:val="0"/>
      <w:marRight w:val="0"/>
      <w:marTop w:val="0"/>
      <w:marBottom w:val="0"/>
      <w:divBdr>
        <w:top w:val="none" w:sz="0" w:space="0" w:color="auto"/>
        <w:left w:val="none" w:sz="0" w:space="0" w:color="auto"/>
        <w:bottom w:val="none" w:sz="0" w:space="0" w:color="auto"/>
        <w:right w:val="none" w:sz="0" w:space="0" w:color="auto"/>
      </w:divBdr>
    </w:div>
    <w:div w:id="1389720105">
      <w:bodyDiv w:val="1"/>
      <w:marLeft w:val="0"/>
      <w:marRight w:val="0"/>
      <w:marTop w:val="0"/>
      <w:marBottom w:val="0"/>
      <w:divBdr>
        <w:top w:val="none" w:sz="0" w:space="0" w:color="auto"/>
        <w:left w:val="none" w:sz="0" w:space="0" w:color="auto"/>
        <w:bottom w:val="none" w:sz="0" w:space="0" w:color="auto"/>
        <w:right w:val="none" w:sz="0" w:space="0" w:color="auto"/>
      </w:divBdr>
    </w:div>
    <w:div w:id="1391885245">
      <w:bodyDiv w:val="1"/>
      <w:marLeft w:val="0"/>
      <w:marRight w:val="0"/>
      <w:marTop w:val="0"/>
      <w:marBottom w:val="0"/>
      <w:divBdr>
        <w:top w:val="none" w:sz="0" w:space="0" w:color="auto"/>
        <w:left w:val="none" w:sz="0" w:space="0" w:color="auto"/>
        <w:bottom w:val="none" w:sz="0" w:space="0" w:color="auto"/>
        <w:right w:val="none" w:sz="0" w:space="0" w:color="auto"/>
      </w:divBdr>
    </w:div>
    <w:div w:id="1394354469">
      <w:bodyDiv w:val="1"/>
      <w:marLeft w:val="0"/>
      <w:marRight w:val="0"/>
      <w:marTop w:val="0"/>
      <w:marBottom w:val="0"/>
      <w:divBdr>
        <w:top w:val="none" w:sz="0" w:space="0" w:color="auto"/>
        <w:left w:val="none" w:sz="0" w:space="0" w:color="auto"/>
        <w:bottom w:val="none" w:sz="0" w:space="0" w:color="auto"/>
        <w:right w:val="none" w:sz="0" w:space="0" w:color="auto"/>
      </w:divBdr>
    </w:div>
    <w:div w:id="1395274169">
      <w:bodyDiv w:val="1"/>
      <w:marLeft w:val="0"/>
      <w:marRight w:val="0"/>
      <w:marTop w:val="0"/>
      <w:marBottom w:val="0"/>
      <w:divBdr>
        <w:top w:val="none" w:sz="0" w:space="0" w:color="auto"/>
        <w:left w:val="none" w:sz="0" w:space="0" w:color="auto"/>
        <w:bottom w:val="none" w:sz="0" w:space="0" w:color="auto"/>
        <w:right w:val="none" w:sz="0" w:space="0" w:color="auto"/>
      </w:divBdr>
    </w:div>
    <w:div w:id="1396780576">
      <w:bodyDiv w:val="1"/>
      <w:marLeft w:val="0"/>
      <w:marRight w:val="0"/>
      <w:marTop w:val="0"/>
      <w:marBottom w:val="0"/>
      <w:divBdr>
        <w:top w:val="none" w:sz="0" w:space="0" w:color="auto"/>
        <w:left w:val="none" w:sz="0" w:space="0" w:color="auto"/>
        <w:bottom w:val="none" w:sz="0" w:space="0" w:color="auto"/>
        <w:right w:val="none" w:sz="0" w:space="0" w:color="auto"/>
      </w:divBdr>
      <w:divsChild>
        <w:div w:id="70587884">
          <w:marLeft w:val="480"/>
          <w:marRight w:val="0"/>
          <w:marTop w:val="0"/>
          <w:marBottom w:val="0"/>
          <w:divBdr>
            <w:top w:val="none" w:sz="0" w:space="0" w:color="auto"/>
            <w:left w:val="none" w:sz="0" w:space="0" w:color="auto"/>
            <w:bottom w:val="none" w:sz="0" w:space="0" w:color="auto"/>
            <w:right w:val="none" w:sz="0" w:space="0" w:color="auto"/>
          </w:divBdr>
        </w:div>
        <w:div w:id="72093782">
          <w:marLeft w:val="480"/>
          <w:marRight w:val="0"/>
          <w:marTop w:val="0"/>
          <w:marBottom w:val="0"/>
          <w:divBdr>
            <w:top w:val="none" w:sz="0" w:space="0" w:color="auto"/>
            <w:left w:val="none" w:sz="0" w:space="0" w:color="auto"/>
            <w:bottom w:val="none" w:sz="0" w:space="0" w:color="auto"/>
            <w:right w:val="none" w:sz="0" w:space="0" w:color="auto"/>
          </w:divBdr>
        </w:div>
        <w:div w:id="90901957">
          <w:marLeft w:val="480"/>
          <w:marRight w:val="0"/>
          <w:marTop w:val="0"/>
          <w:marBottom w:val="0"/>
          <w:divBdr>
            <w:top w:val="none" w:sz="0" w:space="0" w:color="auto"/>
            <w:left w:val="none" w:sz="0" w:space="0" w:color="auto"/>
            <w:bottom w:val="none" w:sz="0" w:space="0" w:color="auto"/>
            <w:right w:val="none" w:sz="0" w:space="0" w:color="auto"/>
          </w:divBdr>
        </w:div>
        <w:div w:id="108402805">
          <w:marLeft w:val="480"/>
          <w:marRight w:val="0"/>
          <w:marTop w:val="0"/>
          <w:marBottom w:val="0"/>
          <w:divBdr>
            <w:top w:val="none" w:sz="0" w:space="0" w:color="auto"/>
            <w:left w:val="none" w:sz="0" w:space="0" w:color="auto"/>
            <w:bottom w:val="none" w:sz="0" w:space="0" w:color="auto"/>
            <w:right w:val="none" w:sz="0" w:space="0" w:color="auto"/>
          </w:divBdr>
        </w:div>
        <w:div w:id="184489159">
          <w:marLeft w:val="480"/>
          <w:marRight w:val="0"/>
          <w:marTop w:val="0"/>
          <w:marBottom w:val="0"/>
          <w:divBdr>
            <w:top w:val="none" w:sz="0" w:space="0" w:color="auto"/>
            <w:left w:val="none" w:sz="0" w:space="0" w:color="auto"/>
            <w:bottom w:val="none" w:sz="0" w:space="0" w:color="auto"/>
            <w:right w:val="none" w:sz="0" w:space="0" w:color="auto"/>
          </w:divBdr>
        </w:div>
        <w:div w:id="200634654">
          <w:marLeft w:val="480"/>
          <w:marRight w:val="0"/>
          <w:marTop w:val="0"/>
          <w:marBottom w:val="0"/>
          <w:divBdr>
            <w:top w:val="none" w:sz="0" w:space="0" w:color="auto"/>
            <w:left w:val="none" w:sz="0" w:space="0" w:color="auto"/>
            <w:bottom w:val="none" w:sz="0" w:space="0" w:color="auto"/>
            <w:right w:val="none" w:sz="0" w:space="0" w:color="auto"/>
          </w:divBdr>
        </w:div>
        <w:div w:id="225066186">
          <w:marLeft w:val="480"/>
          <w:marRight w:val="0"/>
          <w:marTop w:val="0"/>
          <w:marBottom w:val="0"/>
          <w:divBdr>
            <w:top w:val="none" w:sz="0" w:space="0" w:color="auto"/>
            <w:left w:val="none" w:sz="0" w:space="0" w:color="auto"/>
            <w:bottom w:val="none" w:sz="0" w:space="0" w:color="auto"/>
            <w:right w:val="none" w:sz="0" w:space="0" w:color="auto"/>
          </w:divBdr>
        </w:div>
        <w:div w:id="250897981">
          <w:marLeft w:val="480"/>
          <w:marRight w:val="0"/>
          <w:marTop w:val="0"/>
          <w:marBottom w:val="0"/>
          <w:divBdr>
            <w:top w:val="none" w:sz="0" w:space="0" w:color="auto"/>
            <w:left w:val="none" w:sz="0" w:space="0" w:color="auto"/>
            <w:bottom w:val="none" w:sz="0" w:space="0" w:color="auto"/>
            <w:right w:val="none" w:sz="0" w:space="0" w:color="auto"/>
          </w:divBdr>
        </w:div>
        <w:div w:id="286401789">
          <w:marLeft w:val="480"/>
          <w:marRight w:val="0"/>
          <w:marTop w:val="0"/>
          <w:marBottom w:val="0"/>
          <w:divBdr>
            <w:top w:val="none" w:sz="0" w:space="0" w:color="auto"/>
            <w:left w:val="none" w:sz="0" w:space="0" w:color="auto"/>
            <w:bottom w:val="none" w:sz="0" w:space="0" w:color="auto"/>
            <w:right w:val="none" w:sz="0" w:space="0" w:color="auto"/>
          </w:divBdr>
        </w:div>
        <w:div w:id="299649662">
          <w:marLeft w:val="480"/>
          <w:marRight w:val="0"/>
          <w:marTop w:val="0"/>
          <w:marBottom w:val="0"/>
          <w:divBdr>
            <w:top w:val="none" w:sz="0" w:space="0" w:color="auto"/>
            <w:left w:val="none" w:sz="0" w:space="0" w:color="auto"/>
            <w:bottom w:val="none" w:sz="0" w:space="0" w:color="auto"/>
            <w:right w:val="none" w:sz="0" w:space="0" w:color="auto"/>
          </w:divBdr>
        </w:div>
        <w:div w:id="326399191">
          <w:marLeft w:val="480"/>
          <w:marRight w:val="0"/>
          <w:marTop w:val="0"/>
          <w:marBottom w:val="0"/>
          <w:divBdr>
            <w:top w:val="none" w:sz="0" w:space="0" w:color="auto"/>
            <w:left w:val="none" w:sz="0" w:space="0" w:color="auto"/>
            <w:bottom w:val="none" w:sz="0" w:space="0" w:color="auto"/>
            <w:right w:val="none" w:sz="0" w:space="0" w:color="auto"/>
          </w:divBdr>
        </w:div>
        <w:div w:id="330135625">
          <w:marLeft w:val="480"/>
          <w:marRight w:val="0"/>
          <w:marTop w:val="0"/>
          <w:marBottom w:val="0"/>
          <w:divBdr>
            <w:top w:val="none" w:sz="0" w:space="0" w:color="auto"/>
            <w:left w:val="none" w:sz="0" w:space="0" w:color="auto"/>
            <w:bottom w:val="none" w:sz="0" w:space="0" w:color="auto"/>
            <w:right w:val="none" w:sz="0" w:space="0" w:color="auto"/>
          </w:divBdr>
        </w:div>
        <w:div w:id="347608390">
          <w:marLeft w:val="480"/>
          <w:marRight w:val="0"/>
          <w:marTop w:val="0"/>
          <w:marBottom w:val="0"/>
          <w:divBdr>
            <w:top w:val="none" w:sz="0" w:space="0" w:color="auto"/>
            <w:left w:val="none" w:sz="0" w:space="0" w:color="auto"/>
            <w:bottom w:val="none" w:sz="0" w:space="0" w:color="auto"/>
            <w:right w:val="none" w:sz="0" w:space="0" w:color="auto"/>
          </w:divBdr>
        </w:div>
        <w:div w:id="356858696">
          <w:marLeft w:val="480"/>
          <w:marRight w:val="0"/>
          <w:marTop w:val="0"/>
          <w:marBottom w:val="0"/>
          <w:divBdr>
            <w:top w:val="none" w:sz="0" w:space="0" w:color="auto"/>
            <w:left w:val="none" w:sz="0" w:space="0" w:color="auto"/>
            <w:bottom w:val="none" w:sz="0" w:space="0" w:color="auto"/>
            <w:right w:val="none" w:sz="0" w:space="0" w:color="auto"/>
          </w:divBdr>
        </w:div>
        <w:div w:id="369503017">
          <w:marLeft w:val="480"/>
          <w:marRight w:val="0"/>
          <w:marTop w:val="0"/>
          <w:marBottom w:val="0"/>
          <w:divBdr>
            <w:top w:val="none" w:sz="0" w:space="0" w:color="auto"/>
            <w:left w:val="none" w:sz="0" w:space="0" w:color="auto"/>
            <w:bottom w:val="none" w:sz="0" w:space="0" w:color="auto"/>
            <w:right w:val="none" w:sz="0" w:space="0" w:color="auto"/>
          </w:divBdr>
        </w:div>
        <w:div w:id="412094853">
          <w:marLeft w:val="480"/>
          <w:marRight w:val="0"/>
          <w:marTop w:val="0"/>
          <w:marBottom w:val="0"/>
          <w:divBdr>
            <w:top w:val="none" w:sz="0" w:space="0" w:color="auto"/>
            <w:left w:val="none" w:sz="0" w:space="0" w:color="auto"/>
            <w:bottom w:val="none" w:sz="0" w:space="0" w:color="auto"/>
            <w:right w:val="none" w:sz="0" w:space="0" w:color="auto"/>
          </w:divBdr>
        </w:div>
        <w:div w:id="428964147">
          <w:marLeft w:val="480"/>
          <w:marRight w:val="0"/>
          <w:marTop w:val="0"/>
          <w:marBottom w:val="0"/>
          <w:divBdr>
            <w:top w:val="none" w:sz="0" w:space="0" w:color="auto"/>
            <w:left w:val="none" w:sz="0" w:space="0" w:color="auto"/>
            <w:bottom w:val="none" w:sz="0" w:space="0" w:color="auto"/>
            <w:right w:val="none" w:sz="0" w:space="0" w:color="auto"/>
          </w:divBdr>
        </w:div>
        <w:div w:id="449934273">
          <w:marLeft w:val="480"/>
          <w:marRight w:val="0"/>
          <w:marTop w:val="0"/>
          <w:marBottom w:val="0"/>
          <w:divBdr>
            <w:top w:val="none" w:sz="0" w:space="0" w:color="auto"/>
            <w:left w:val="none" w:sz="0" w:space="0" w:color="auto"/>
            <w:bottom w:val="none" w:sz="0" w:space="0" w:color="auto"/>
            <w:right w:val="none" w:sz="0" w:space="0" w:color="auto"/>
          </w:divBdr>
        </w:div>
        <w:div w:id="499471044">
          <w:marLeft w:val="480"/>
          <w:marRight w:val="0"/>
          <w:marTop w:val="0"/>
          <w:marBottom w:val="0"/>
          <w:divBdr>
            <w:top w:val="none" w:sz="0" w:space="0" w:color="auto"/>
            <w:left w:val="none" w:sz="0" w:space="0" w:color="auto"/>
            <w:bottom w:val="none" w:sz="0" w:space="0" w:color="auto"/>
            <w:right w:val="none" w:sz="0" w:space="0" w:color="auto"/>
          </w:divBdr>
        </w:div>
        <w:div w:id="546183831">
          <w:marLeft w:val="480"/>
          <w:marRight w:val="0"/>
          <w:marTop w:val="0"/>
          <w:marBottom w:val="0"/>
          <w:divBdr>
            <w:top w:val="none" w:sz="0" w:space="0" w:color="auto"/>
            <w:left w:val="none" w:sz="0" w:space="0" w:color="auto"/>
            <w:bottom w:val="none" w:sz="0" w:space="0" w:color="auto"/>
            <w:right w:val="none" w:sz="0" w:space="0" w:color="auto"/>
          </w:divBdr>
        </w:div>
        <w:div w:id="552035441">
          <w:marLeft w:val="480"/>
          <w:marRight w:val="0"/>
          <w:marTop w:val="0"/>
          <w:marBottom w:val="0"/>
          <w:divBdr>
            <w:top w:val="none" w:sz="0" w:space="0" w:color="auto"/>
            <w:left w:val="none" w:sz="0" w:space="0" w:color="auto"/>
            <w:bottom w:val="none" w:sz="0" w:space="0" w:color="auto"/>
            <w:right w:val="none" w:sz="0" w:space="0" w:color="auto"/>
          </w:divBdr>
        </w:div>
        <w:div w:id="607587710">
          <w:marLeft w:val="480"/>
          <w:marRight w:val="0"/>
          <w:marTop w:val="0"/>
          <w:marBottom w:val="0"/>
          <w:divBdr>
            <w:top w:val="none" w:sz="0" w:space="0" w:color="auto"/>
            <w:left w:val="none" w:sz="0" w:space="0" w:color="auto"/>
            <w:bottom w:val="none" w:sz="0" w:space="0" w:color="auto"/>
            <w:right w:val="none" w:sz="0" w:space="0" w:color="auto"/>
          </w:divBdr>
        </w:div>
        <w:div w:id="615479648">
          <w:marLeft w:val="480"/>
          <w:marRight w:val="0"/>
          <w:marTop w:val="0"/>
          <w:marBottom w:val="0"/>
          <w:divBdr>
            <w:top w:val="none" w:sz="0" w:space="0" w:color="auto"/>
            <w:left w:val="none" w:sz="0" w:space="0" w:color="auto"/>
            <w:bottom w:val="none" w:sz="0" w:space="0" w:color="auto"/>
            <w:right w:val="none" w:sz="0" w:space="0" w:color="auto"/>
          </w:divBdr>
        </w:div>
        <w:div w:id="676077525">
          <w:marLeft w:val="480"/>
          <w:marRight w:val="0"/>
          <w:marTop w:val="0"/>
          <w:marBottom w:val="0"/>
          <w:divBdr>
            <w:top w:val="none" w:sz="0" w:space="0" w:color="auto"/>
            <w:left w:val="none" w:sz="0" w:space="0" w:color="auto"/>
            <w:bottom w:val="none" w:sz="0" w:space="0" w:color="auto"/>
            <w:right w:val="none" w:sz="0" w:space="0" w:color="auto"/>
          </w:divBdr>
        </w:div>
        <w:div w:id="774444719">
          <w:marLeft w:val="480"/>
          <w:marRight w:val="0"/>
          <w:marTop w:val="0"/>
          <w:marBottom w:val="0"/>
          <w:divBdr>
            <w:top w:val="none" w:sz="0" w:space="0" w:color="auto"/>
            <w:left w:val="none" w:sz="0" w:space="0" w:color="auto"/>
            <w:bottom w:val="none" w:sz="0" w:space="0" w:color="auto"/>
            <w:right w:val="none" w:sz="0" w:space="0" w:color="auto"/>
          </w:divBdr>
        </w:div>
        <w:div w:id="824666916">
          <w:marLeft w:val="480"/>
          <w:marRight w:val="0"/>
          <w:marTop w:val="0"/>
          <w:marBottom w:val="0"/>
          <w:divBdr>
            <w:top w:val="none" w:sz="0" w:space="0" w:color="auto"/>
            <w:left w:val="none" w:sz="0" w:space="0" w:color="auto"/>
            <w:bottom w:val="none" w:sz="0" w:space="0" w:color="auto"/>
            <w:right w:val="none" w:sz="0" w:space="0" w:color="auto"/>
          </w:divBdr>
        </w:div>
        <w:div w:id="842015023">
          <w:marLeft w:val="480"/>
          <w:marRight w:val="0"/>
          <w:marTop w:val="0"/>
          <w:marBottom w:val="0"/>
          <w:divBdr>
            <w:top w:val="none" w:sz="0" w:space="0" w:color="auto"/>
            <w:left w:val="none" w:sz="0" w:space="0" w:color="auto"/>
            <w:bottom w:val="none" w:sz="0" w:space="0" w:color="auto"/>
            <w:right w:val="none" w:sz="0" w:space="0" w:color="auto"/>
          </w:divBdr>
        </w:div>
        <w:div w:id="987397912">
          <w:marLeft w:val="480"/>
          <w:marRight w:val="0"/>
          <w:marTop w:val="0"/>
          <w:marBottom w:val="0"/>
          <w:divBdr>
            <w:top w:val="none" w:sz="0" w:space="0" w:color="auto"/>
            <w:left w:val="none" w:sz="0" w:space="0" w:color="auto"/>
            <w:bottom w:val="none" w:sz="0" w:space="0" w:color="auto"/>
            <w:right w:val="none" w:sz="0" w:space="0" w:color="auto"/>
          </w:divBdr>
        </w:div>
        <w:div w:id="1016613470">
          <w:marLeft w:val="480"/>
          <w:marRight w:val="0"/>
          <w:marTop w:val="0"/>
          <w:marBottom w:val="0"/>
          <w:divBdr>
            <w:top w:val="none" w:sz="0" w:space="0" w:color="auto"/>
            <w:left w:val="none" w:sz="0" w:space="0" w:color="auto"/>
            <w:bottom w:val="none" w:sz="0" w:space="0" w:color="auto"/>
            <w:right w:val="none" w:sz="0" w:space="0" w:color="auto"/>
          </w:divBdr>
        </w:div>
        <w:div w:id="1027219459">
          <w:marLeft w:val="480"/>
          <w:marRight w:val="0"/>
          <w:marTop w:val="0"/>
          <w:marBottom w:val="0"/>
          <w:divBdr>
            <w:top w:val="none" w:sz="0" w:space="0" w:color="auto"/>
            <w:left w:val="none" w:sz="0" w:space="0" w:color="auto"/>
            <w:bottom w:val="none" w:sz="0" w:space="0" w:color="auto"/>
            <w:right w:val="none" w:sz="0" w:space="0" w:color="auto"/>
          </w:divBdr>
        </w:div>
        <w:div w:id="1034117865">
          <w:marLeft w:val="480"/>
          <w:marRight w:val="0"/>
          <w:marTop w:val="0"/>
          <w:marBottom w:val="0"/>
          <w:divBdr>
            <w:top w:val="none" w:sz="0" w:space="0" w:color="auto"/>
            <w:left w:val="none" w:sz="0" w:space="0" w:color="auto"/>
            <w:bottom w:val="none" w:sz="0" w:space="0" w:color="auto"/>
            <w:right w:val="none" w:sz="0" w:space="0" w:color="auto"/>
          </w:divBdr>
        </w:div>
        <w:div w:id="1060790992">
          <w:marLeft w:val="480"/>
          <w:marRight w:val="0"/>
          <w:marTop w:val="0"/>
          <w:marBottom w:val="0"/>
          <w:divBdr>
            <w:top w:val="none" w:sz="0" w:space="0" w:color="auto"/>
            <w:left w:val="none" w:sz="0" w:space="0" w:color="auto"/>
            <w:bottom w:val="none" w:sz="0" w:space="0" w:color="auto"/>
            <w:right w:val="none" w:sz="0" w:space="0" w:color="auto"/>
          </w:divBdr>
        </w:div>
        <w:div w:id="1066607031">
          <w:marLeft w:val="480"/>
          <w:marRight w:val="0"/>
          <w:marTop w:val="0"/>
          <w:marBottom w:val="0"/>
          <w:divBdr>
            <w:top w:val="none" w:sz="0" w:space="0" w:color="auto"/>
            <w:left w:val="none" w:sz="0" w:space="0" w:color="auto"/>
            <w:bottom w:val="none" w:sz="0" w:space="0" w:color="auto"/>
            <w:right w:val="none" w:sz="0" w:space="0" w:color="auto"/>
          </w:divBdr>
        </w:div>
        <w:div w:id="1069155881">
          <w:marLeft w:val="480"/>
          <w:marRight w:val="0"/>
          <w:marTop w:val="0"/>
          <w:marBottom w:val="0"/>
          <w:divBdr>
            <w:top w:val="none" w:sz="0" w:space="0" w:color="auto"/>
            <w:left w:val="none" w:sz="0" w:space="0" w:color="auto"/>
            <w:bottom w:val="none" w:sz="0" w:space="0" w:color="auto"/>
            <w:right w:val="none" w:sz="0" w:space="0" w:color="auto"/>
          </w:divBdr>
        </w:div>
        <w:div w:id="1080180117">
          <w:marLeft w:val="480"/>
          <w:marRight w:val="0"/>
          <w:marTop w:val="0"/>
          <w:marBottom w:val="0"/>
          <w:divBdr>
            <w:top w:val="none" w:sz="0" w:space="0" w:color="auto"/>
            <w:left w:val="none" w:sz="0" w:space="0" w:color="auto"/>
            <w:bottom w:val="none" w:sz="0" w:space="0" w:color="auto"/>
            <w:right w:val="none" w:sz="0" w:space="0" w:color="auto"/>
          </w:divBdr>
        </w:div>
        <w:div w:id="1090155336">
          <w:marLeft w:val="480"/>
          <w:marRight w:val="0"/>
          <w:marTop w:val="0"/>
          <w:marBottom w:val="0"/>
          <w:divBdr>
            <w:top w:val="none" w:sz="0" w:space="0" w:color="auto"/>
            <w:left w:val="none" w:sz="0" w:space="0" w:color="auto"/>
            <w:bottom w:val="none" w:sz="0" w:space="0" w:color="auto"/>
            <w:right w:val="none" w:sz="0" w:space="0" w:color="auto"/>
          </w:divBdr>
        </w:div>
        <w:div w:id="1098059898">
          <w:marLeft w:val="480"/>
          <w:marRight w:val="0"/>
          <w:marTop w:val="0"/>
          <w:marBottom w:val="0"/>
          <w:divBdr>
            <w:top w:val="none" w:sz="0" w:space="0" w:color="auto"/>
            <w:left w:val="none" w:sz="0" w:space="0" w:color="auto"/>
            <w:bottom w:val="none" w:sz="0" w:space="0" w:color="auto"/>
            <w:right w:val="none" w:sz="0" w:space="0" w:color="auto"/>
          </w:divBdr>
        </w:div>
        <w:div w:id="1140462678">
          <w:marLeft w:val="480"/>
          <w:marRight w:val="0"/>
          <w:marTop w:val="0"/>
          <w:marBottom w:val="0"/>
          <w:divBdr>
            <w:top w:val="none" w:sz="0" w:space="0" w:color="auto"/>
            <w:left w:val="none" w:sz="0" w:space="0" w:color="auto"/>
            <w:bottom w:val="none" w:sz="0" w:space="0" w:color="auto"/>
            <w:right w:val="none" w:sz="0" w:space="0" w:color="auto"/>
          </w:divBdr>
        </w:div>
        <w:div w:id="1204252727">
          <w:marLeft w:val="480"/>
          <w:marRight w:val="0"/>
          <w:marTop w:val="0"/>
          <w:marBottom w:val="0"/>
          <w:divBdr>
            <w:top w:val="none" w:sz="0" w:space="0" w:color="auto"/>
            <w:left w:val="none" w:sz="0" w:space="0" w:color="auto"/>
            <w:bottom w:val="none" w:sz="0" w:space="0" w:color="auto"/>
            <w:right w:val="none" w:sz="0" w:space="0" w:color="auto"/>
          </w:divBdr>
        </w:div>
        <w:div w:id="1289820438">
          <w:marLeft w:val="480"/>
          <w:marRight w:val="0"/>
          <w:marTop w:val="0"/>
          <w:marBottom w:val="0"/>
          <w:divBdr>
            <w:top w:val="none" w:sz="0" w:space="0" w:color="auto"/>
            <w:left w:val="none" w:sz="0" w:space="0" w:color="auto"/>
            <w:bottom w:val="none" w:sz="0" w:space="0" w:color="auto"/>
            <w:right w:val="none" w:sz="0" w:space="0" w:color="auto"/>
          </w:divBdr>
        </w:div>
        <w:div w:id="1293093614">
          <w:marLeft w:val="480"/>
          <w:marRight w:val="0"/>
          <w:marTop w:val="0"/>
          <w:marBottom w:val="0"/>
          <w:divBdr>
            <w:top w:val="none" w:sz="0" w:space="0" w:color="auto"/>
            <w:left w:val="none" w:sz="0" w:space="0" w:color="auto"/>
            <w:bottom w:val="none" w:sz="0" w:space="0" w:color="auto"/>
            <w:right w:val="none" w:sz="0" w:space="0" w:color="auto"/>
          </w:divBdr>
        </w:div>
        <w:div w:id="1303383376">
          <w:marLeft w:val="480"/>
          <w:marRight w:val="0"/>
          <w:marTop w:val="0"/>
          <w:marBottom w:val="0"/>
          <w:divBdr>
            <w:top w:val="none" w:sz="0" w:space="0" w:color="auto"/>
            <w:left w:val="none" w:sz="0" w:space="0" w:color="auto"/>
            <w:bottom w:val="none" w:sz="0" w:space="0" w:color="auto"/>
            <w:right w:val="none" w:sz="0" w:space="0" w:color="auto"/>
          </w:divBdr>
        </w:div>
        <w:div w:id="1334067454">
          <w:marLeft w:val="480"/>
          <w:marRight w:val="0"/>
          <w:marTop w:val="0"/>
          <w:marBottom w:val="0"/>
          <w:divBdr>
            <w:top w:val="none" w:sz="0" w:space="0" w:color="auto"/>
            <w:left w:val="none" w:sz="0" w:space="0" w:color="auto"/>
            <w:bottom w:val="none" w:sz="0" w:space="0" w:color="auto"/>
            <w:right w:val="none" w:sz="0" w:space="0" w:color="auto"/>
          </w:divBdr>
        </w:div>
        <w:div w:id="1363901277">
          <w:marLeft w:val="480"/>
          <w:marRight w:val="0"/>
          <w:marTop w:val="0"/>
          <w:marBottom w:val="0"/>
          <w:divBdr>
            <w:top w:val="none" w:sz="0" w:space="0" w:color="auto"/>
            <w:left w:val="none" w:sz="0" w:space="0" w:color="auto"/>
            <w:bottom w:val="none" w:sz="0" w:space="0" w:color="auto"/>
            <w:right w:val="none" w:sz="0" w:space="0" w:color="auto"/>
          </w:divBdr>
        </w:div>
        <w:div w:id="1409842552">
          <w:marLeft w:val="480"/>
          <w:marRight w:val="0"/>
          <w:marTop w:val="0"/>
          <w:marBottom w:val="0"/>
          <w:divBdr>
            <w:top w:val="none" w:sz="0" w:space="0" w:color="auto"/>
            <w:left w:val="none" w:sz="0" w:space="0" w:color="auto"/>
            <w:bottom w:val="none" w:sz="0" w:space="0" w:color="auto"/>
            <w:right w:val="none" w:sz="0" w:space="0" w:color="auto"/>
          </w:divBdr>
        </w:div>
        <w:div w:id="1413312658">
          <w:marLeft w:val="480"/>
          <w:marRight w:val="0"/>
          <w:marTop w:val="0"/>
          <w:marBottom w:val="0"/>
          <w:divBdr>
            <w:top w:val="none" w:sz="0" w:space="0" w:color="auto"/>
            <w:left w:val="none" w:sz="0" w:space="0" w:color="auto"/>
            <w:bottom w:val="none" w:sz="0" w:space="0" w:color="auto"/>
            <w:right w:val="none" w:sz="0" w:space="0" w:color="auto"/>
          </w:divBdr>
        </w:div>
        <w:div w:id="1414163327">
          <w:marLeft w:val="480"/>
          <w:marRight w:val="0"/>
          <w:marTop w:val="0"/>
          <w:marBottom w:val="0"/>
          <w:divBdr>
            <w:top w:val="none" w:sz="0" w:space="0" w:color="auto"/>
            <w:left w:val="none" w:sz="0" w:space="0" w:color="auto"/>
            <w:bottom w:val="none" w:sz="0" w:space="0" w:color="auto"/>
            <w:right w:val="none" w:sz="0" w:space="0" w:color="auto"/>
          </w:divBdr>
        </w:div>
        <w:div w:id="1431006259">
          <w:marLeft w:val="480"/>
          <w:marRight w:val="0"/>
          <w:marTop w:val="0"/>
          <w:marBottom w:val="0"/>
          <w:divBdr>
            <w:top w:val="none" w:sz="0" w:space="0" w:color="auto"/>
            <w:left w:val="none" w:sz="0" w:space="0" w:color="auto"/>
            <w:bottom w:val="none" w:sz="0" w:space="0" w:color="auto"/>
            <w:right w:val="none" w:sz="0" w:space="0" w:color="auto"/>
          </w:divBdr>
        </w:div>
        <w:div w:id="1445807787">
          <w:marLeft w:val="480"/>
          <w:marRight w:val="0"/>
          <w:marTop w:val="0"/>
          <w:marBottom w:val="0"/>
          <w:divBdr>
            <w:top w:val="none" w:sz="0" w:space="0" w:color="auto"/>
            <w:left w:val="none" w:sz="0" w:space="0" w:color="auto"/>
            <w:bottom w:val="none" w:sz="0" w:space="0" w:color="auto"/>
            <w:right w:val="none" w:sz="0" w:space="0" w:color="auto"/>
          </w:divBdr>
        </w:div>
        <w:div w:id="1556770811">
          <w:marLeft w:val="480"/>
          <w:marRight w:val="0"/>
          <w:marTop w:val="0"/>
          <w:marBottom w:val="0"/>
          <w:divBdr>
            <w:top w:val="none" w:sz="0" w:space="0" w:color="auto"/>
            <w:left w:val="none" w:sz="0" w:space="0" w:color="auto"/>
            <w:bottom w:val="none" w:sz="0" w:space="0" w:color="auto"/>
            <w:right w:val="none" w:sz="0" w:space="0" w:color="auto"/>
          </w:divBdr>
        </w:div>
        <w:div w:id="1639797479">
          <w:marLeft w:val="480"/>
          <w:marRight w:val="0"/>
          <w:marTop w:val="0"/>
          <w:marBottom w:val="0"/>
          <w:divBdr>
            <w:top w:val="none" w:sz="0" w:space="0" w:color="auto"/>
            <w:left w:val="none" w:sz="0" w:space="0" w:color="auto"/>
            <w:bottom w:val="none" w:sz="0" w:space="0" w:color="auto"/>
            <w:right w:val="none" w:sz="0" w:space="0" w:color="auto"/>
          </w:divBdr>
        </w:div>
        <w:div w:id="1749233060">
          <w:marLeft w:val="480"/>
          <w:marRight w:val="0"/>
          <w:marTop w:val="0"/>
          <w:marBottom w:val="0"/>
          <w:divBdr>
            <w:top w:val="none" w:sz="0" w:space="0" w:color="auto"/>
            <w:left w:val="none" w:sz="0" w:space="0" w:color="auto"/>
            <w:bottom w:val="none" w:sz="0" w:space="0" w:color="auto"/>
            <w:right w:val="none" w:sz="0" w:space="0" w:color="auto"/>
          </w:divBdr>
        </w:div>
        <w:div w:id="1766800177">
          <w:marLeft w:val="480"/>
          <w:marRight w:val="0"/>
          <w:marTop w:val="0"/>
          <w:marBottom w:val="0"/>
          <w:divBdr>
            <w:top w:val="none" w:sz="0" w:space="0" w:color="auto"/>
            <w:left w:val="none" w:sz="0" w:space="0" w:color="auto"/>
            <w:bottom w:val="none" w:sz="0" w:space="0" w:color="auto"/>
            <w:right w:val="none" w:sz="0" w:space="0" w:color="auto"/>
          </w:divBdr>
        </w:div>
        <w:div w:id="1808670352">
          <w:marLeft w:val="480"/>
          <w:marRight w:val="0"/>
          <w:marTop w:val="0"/>
          <w:marBottom w:val="0"/>
          <w:divBdr>
            <w:top w:val="none" w:sz="0" w:space="0" w:color="auto"/>
            <w:left w:val="none" w:sz="0" w:space="0" w:color="auto"/>
            <w:bottom w:val="none" w:sz="0" w:space="0" w:color="auto"/>
            <w:right w:val="none" w:sz="0" w:space="0" w:color="auto"/>
          </w:divBdr>
        </w:div>
        <w:div w:id="1819616290">
          <w:marLeft w:val="480"/>
          <w:marRight w:val="0"/>
          <w:marTop w:val="0"/>
          <w:marBottom w:val="0"/>
          <w:divBdr>
            <w:top w:val="none" w:sz="0" w:space="0" w:color="auto"/>
            <w:left w:val="none" w:sz="0" w:space="0" w:color="auto"/>
            <w:bottom w:val="none" w:sz="0" w:space="0" w:color="auto"/>
            <w:right w:val="none" w:sz="0" w:space="0" w:color="auto"/>
          </w:divBdr>
        </w:div>
        <w:div w:id="1889956435">
          <w:marLeft w:val="480"/>
          <w:marRight w:val="0"/>
          <w:marTop w:val="0"/>
          <w:marBottom w:val="0"/>
          <w:divBdr>
            <w:top w:val="none" w:sz="0" w:space="0" w:color="auto"/>
            <w:left w:val="none" w:sz="0" w:space="0" w:color="auto"/>
            <w:bottom w:val="none" w:sz="0" w:space="0" w:color="auto"/>
            <w:right w:val="none" w:sz="0" w:space="0" w:color="auto"/>
          </w:divBdr>
        </w:div>
        <w:div w:id="1900431887">
          <w:marLeft w:val="480"/>
          <w:marRight w:val="0"/>
          <w:marTop w:val="0"/>
          <w:marBottom w:val="0"/>
          <w:divBdr>
            <w:top w:val="none" w:sz="0" w:space="0" w:color="auto"/>
            <w:left w:val="none" w:sz="0" w:space="0" w:color="auto"/>
            <w:bottom w:val="none" w:sz="0" w:space="0" w:color="auto"/>
            <w:right w:val="none" w:sz="0" w:space="0" w:color="auto"/>
          </w:divBdr>
        </w:div>
        <w:div w:id="1928033118">
          <w:marLeft w:val="480"/>
          <w:marRight w:val="0"/>
          <w:marTop w:val="0"/>
          <w:marBottom w:val="0"/>
          <w:divBdr>
            <w:top w:val="none" w:sz="0" w:space="0" w:color="auto"/>
            <w:left w:val="none" w:sz="0" w:space="0" w:color="auto"/>
            <w:bottom w:val="none" w:sz="0" w:space="0" w:color="auto"/>
            <w:right w:val="none" w:sz="0" w:space="0" w:color="auto"/>
          </w:divBdr>
        </w:div>
        <w:div w:id="1933733082">
          <w:marLeft w:val="480"/>
          <w:marRight w:val="0"/>
          <w:marTop w:val="0"/>
          <w:marBottom w:val="0"/>
          <w:divBdr>
            <w:top w:val="none" w:sz="0" w:space="0" w:color="auto"/>
            <w:left w:val="none" w:sz="0" w:space="0" w:color="auto"/>
            <w:bottom w:val="none" w:sz="0" w:space="0" w:color="auto"/>
            <w:right w:val="none" w:sz="0" w:space="0" w:color="auto"/>
          </w:divBdr>
        </w:div>
        <w:div w:id="1949966894">
          <w:marLeft w:val="480"/>
          <w:marRight w:val="0"/>
          <w:marTop w:val="0"/>
          <w:marBottom w:val="0"/>
          <w:divBdr>
            <w:top w:val="none" w:sz="0" w:space="0" w:color="auto"/>
            <w:left w:val="none" w:sz="0" w:space="0" w:color="auto"/>
            <w:bottom w:val="none" w:sz="0" w:space="0" w:color="auto"/>
            <w:right w:val="none" w:sz="0" w:space="0" w:color="auto"/>
          </w:divBdr>
        </w:div>
        <w:div w:id="2030064750">
          <w:marLeft w:val="480"/>
          <w:marRight w:val="0"/>
          <w:marTop w:val="0"/>
          <w:marBottom w:val="0"/>
          <w:divBdr>
            <w:top w:val="none" w:sz="0" w:space="0" w:color="auto"/>
            <w:left w:val="none" w:sz="0" w:space="0" w:color="auto"/>
            <w:bottom w:val="none" w:sz="0" w:space="0" w:color="auto"/>
            <w:right w:val="none" w:sz="0" w:space="0" w:color="auto"/>
          </w:divBdr>
        </w:div>
        <w:div w:id="2033726230">
          <w:marLeft w:val="480"/>
          <w:marRight w:val="0"/>
          <w:marTop w:val="0"/>
          <w:marBottom w:val="0"/>
          <w:divBdr>
            <w:top w:val="none" w:sz="0" w:space="0" w:color="auto"/>
            <w:left w:val="none" w:sz="0" w:space="0" w:color="auto"/>
            <w:bottom w:val="none" w:sz="0" w:space="0" w:color="auto"/>
            <w:right w:val="none" w:sz="0" w:space="0" w:color="auto"/>
          </w:divBdr>
        </w:div>
        <w:div w:id="2092702232">
          <w:marLeft w:val="480"/>
          <w:marRight w:val="0"/>
          <w:marTop w:val="0"/>
          <w:marBottom w:val="0"/>
          <w:divBdr>
            <w:top w:val="none" w:sz="0" w:space="0" w:color="auto"/>
            <w:left w:val="none" w:sz="0" w:space="0" w:color="auto"/>
            <w:bottom w:val="none" w:sz="0" w:space="0" w:color="auto"/>
            <w:right w:val="none" w:sz="0" w:space="0" w:color="auto"/>
          </w:divBdr>
        </w:div>
        <w:div w:id="2117014467">
          <w:marLeft w:val="480"/>
          <w:marRight w:val="0"/>
          <w:marTop w:val="0"/>
          <w:marBottom w:val="0"/>
          <w:divBdr>
            <w:top w:val="none" w:sz="0" w:space="0" w:color="auto"/>
            <w:left w:val="none" w:sz="0" w:space="0" w:color="auto"/>
            <w:bottom w:val="none" w:sz="0" w:space="0" w:color="auto"/>
            <w:right w:val="none" w:sz="0" w:space="0" w:color="auto"/>
          </w:divBdr>
        </w:div>
        <w:div w:id="2125614162">
          <w:marLeft w:val="480"/>
          <w:marRight w:val="0"/>
          <w:marTop w:val="0"/>
          <w:marBottom w:val="0"/>
          <w:divBdr>
            <w:top w:val="none" w:sz="0" w:space="0" w:color="auto"/>
            <w:left w:val="none" w:sz="0" w:space="0" w:color="auto"/>
            <w:bottom w:val="none" w:sz="0" w:space="0" w:color="auto"/>
            <w:right w:val="none" w:sz="0" w:space="0" w:color="auto"/>
          </w:divBdr>
        </w:div>
      </w:divsChild>
    </w:div>
    <w:div w:id="1403865134">
      <w:bodyDiv w:val="1"/>
      <w:marLeft w:val="0"/>
      <w:marRight w:val="0"/>
      <w:marTop w:val="0"/>
      <w:marBottom w:val="0"/>
      <w:divBdr>
        <w:top w:val="none" w:sz="0" w:space="0" w:color="auto"/>
        <w:left w:val="none" w:sz="0" w:space="0" w:color="auto"/>
        <w:bottom w:val="none" w:sz="0" w:space="0" w:color="auto"/>
        <w:right w:val="none" w:sz="0" w:space="0" w:color="auto"/>
      </w:divBdr>
    </w:div>
    <w:div w:id="1405293676">
      <w:bodyDiv w:val="1"/>
      <w:marLeft w:val="0"/>
      <w:marRight w:val="0"/>
      <w:marTop w:val="0"/>
      <w:marBottom w:val="0"/>
      <w:divBdr>
        <w:top w:val="none" w:sz="0" w:space="0" w:color="auto"/>
        <w:left w:val="none" w:sz="0" w:space="0" w:color="auto"/>
        <w:bottom w:val="none" w:sz="0" w:space="0" w:color="auto"/>
        <w:right w:val="none" w:sz="0" w:space="0" w:color="auto"/>
      </w:divBdr>
    </w:div>
    <w:div w:id="1405757125">
      <w:bodyDiv w:val="1"/>
      <w:marLeft w:val="0"/>
      <w:marRight w:val="0"/>
      <w:marTop w:val="0"/>
      <w:marBottom w:val="0"/>
      <w:divBdr>
        <w:top w:val="none" w:sz="0" w:space="0" w:color="auto"/>
        <w:left w:val="none" w:sz="0" w:space="0" w:color="auto"/>
        <w:bottom w:val="none" w:sz="0" w:space="0" w:color="auto"/>
        <w:right w:val="none" w:sz="0" w:space="0" w:color="auto"/>
      </w:divBdr>
    </w:div>
    <w:div w:id="1405910949">
      <w:bodyDiv w:val="1"/>
      <w:marLeft w:val="0"/>
      <w:marRight w:val="0"/>
      <w:marTop w:val="0"/>
      <w:marBottom w:val="0"/>
      <w:divBdr>
        <w:top w:val="none" w:sz="0" w:space="0" w:color="auto"/>
        <w:left w:val="none" w:sz="0" w:space="0" w:color="auto"/>
        <w:bottom w:val="none" w:sz="0" w:space="0" w:color="auto"/>
        <w:right w:val="none" w:sz="0" w:space="0" w:color="auto"/>
      </w:divBdr>
    </w:div>
    <w:div w:id="1409114706">
      <w:bodyDiv w:val="1"/>
      <w:marLeft w:val="0"/>
      <w:marRight w:val="0"/>
      <w:marTop w:val="0"/>
      <w:marBottom w:val="0"/>
      <w:divBdr>
        <w:top w:val="none" w:sz="0" w:space="0" w:color="auto"/>
        <w:left w:val="none" w:sz="0" w:space="0" w:color="auto"/>
        <w:bottom w:val="none" w:sz="0" w:space="0" w:color="auto"/>
        <w:right w:val="none" w:sz="0" w:space="0" w:color="auto"/>
      </w:divBdr>
    </w:div>
    <w:div w:id="1415972182">
      <w:bodyDiv w:val="1"/>
      <w:marLeft w:val="0"/>
      <w:marRight w:val="0"/>
      <w:marTop w:val="0"/>
      <w:marBottom w:val="0"/>
      <w:divBdr>
        <w:top w:val="none" w:sz="0" w:space="0" w:color="auto"/>
        <w:left w:val="none" w:sz="0" w:space="0" w:color="auto"/>
        <w:bottom w:val="none" w:sz="0" w:space="0" w:color="auto"/>
        <w:right w:val="none" w:sz="0" w:space="0" w:color="auto"/>
      </w:divBdr>
    </w:div>
    <w:div w:id="1417244724">
      <w:bodyDiv w:val="1"/>
      <w:marLeft w:val="0"/>
      <w:marRight w:val="0"/>
      <w:marTop w:val="0"/>
      <w:marBottom w:val="0"/>
      <w:divBdr>
        <w:top w:val="none" w:sz="0" w:space="0" w:color="auto"/>
        <w:left w:val="none" w:sz="0" w:space="0" w:color="auto"/>
        <w:bottom w:val="none" w:sz="0" w:space="0" w:color="auto"/>
        <w:right w:val="none" w:sz="0" w:space="0" w:color="auto"/>
      </w:divBdr>
    </w:div>
    <w:div w:id="1419449914">
      <w:bodyDiv w:val="1"/>
      <w:marLeft w:val="0"/>
      <w:marRight w:val="0"/>
      <w:marTop w:val="0"/>
      <w:marBottom w:val="0"/>
      <w:divBdr>
        <w:top w:val="none" w:sz="0" w:space="0" w:color="auto"/>
        <w:left w:val="none" w:sz="0" w:space="0" w:color="auto"/>
        <w:bottom w:val="none" w:sz="0" w:space="0" w:color="auto"/>
        <w:right w:val="none" w:sz="0" w:space="0" w:color="auto"/>
      </w:divBdr>
    </w:div>
    <w:div w:id="1421562397">
      <w:bodyDiv w:val="1"/>
      <w:marLeft w:val="0"/>
      <w:marRight w:val="0"/>
      <w:marTop w:val="0"/>
      <w:marBottom w:val="0"/>
      <w:divBdr>
        <w:top w:val="none" w:sz="0" w:space="0" w:color="auto"/>
        <w:left w:val="none" w:sz="0" w:space="0" w:color="auto"/>
        <w:bottom w:val="none" w:sz="0" w:space="0" w:color="auto"/>
        <w:right w:val="none" w:sz="0" w:space="0" w:color="auto"/>
      </w:divBdr>
    </w:div>
    <w:div w:id="1421873552">
      <w:bodyDiv w:val="1"/>
      <w:marLeft w:val="0"/>
      <w:marRight w:val="0"/>
      <w:marTop w:val="0"/>
      <w:marBottom w:val="0"/>
      <w:divBdr>
        <w:top w:val="none" w:sz="0" w:space="0" w:color="auto"/>
        <w:left w:val="none" w:sz="0" w:space="0" w:color="auto"/>
        <w:bottom w:val="none" w:sz="0" w:space="0" w:color="auto"/>
        <w:right w:val="none" w:sz="0" w:space="0" w:color="auto"/>
      </w:divBdr>
    </w:div>
    <w:div w:id="1425570629">
      <w:bodyDiv w:val="1"/>
      <w:marLeft w:val="0"/>
      <w:marRight w:val="0"/>
      <w:marTop w:val="0"/>
      <w:marBottom w:val="0"/>
      <w:divBdr>
        <w:top w:val="none" w:sz="0" w:space="0" w:color="auto"/>
        <w:left w:val="none" w:sz="0" w:space="0" w:color="auto"/>
        <w:bottom w:val="none" w:sz="0" w:space="0" w:color="auto"/>
        <w:right w:val="none" w:sz="0" w:space="0" w:color="auto"/>
      </w:divBdr>
    </w:div>
    <w:div w:id="1426461161">
      <w:bodyDiv w:val="1"/>
      <w:marLeft w:val="0"/>
      <w:marRight w:val="0"/>
      <w:marTop w:val="0"/>
      <w:marBottom w:val="0"/>
      <w:divBdr>
        <w:top w:val="none" w:sz="0" w:space="0" w:color="auto"/>
        <w:left w:val="none" w:sz="0" w:space="0" w:color="auto"/>
        <w:bottom w:val="none" w:sz="0" w:space="0" w:color="auto"/>
        <w:right w:val="none" w:sz="0" w:space="0" w:color="auto"/>
      </w:divBdr>
    </w:div>
    <w:div w:id="1428577200">
      <w:bodyDiv w:val="1"/>
      <w:marLeft w:val="0"/>
      <w:marRight w:val="0"/>
      <w:marTop w:val="0"/>
      <w:marBottom w:val="0"/>
      <w:divBdr>
        <w:top w:val="none" w:sz="0" w:space="0" w:color="auto"/>
        <w:left w:val="none" w:sz="0" w:space="0" w:color="auto"/>
        <w:bottom w:val="none" w:sz="0" w:space="0" w:color="auto"/>
        <w:right w:val="none" w:sz="0" w:space="0" w:color="auto"/>
      </w:divBdr>
    </w:div>
    <w:div w:id="1428581405">
      <w:bodyDiv w:val="1"/>
      <w:marLeft w:val="0"/>
      <w:marRight w:val="0"/>
      <w:marTop w:val="0"/>
      <w:marBottom w:val="0"/>
      <w:divBdr>
        <w:top w:val="none" w:sz="0" w:space="0" w:color="auto"/>
        <w:left w:val="none" w:sz="0" w:space="0" w:color="auto"/>
        <w:bottom w:val="none" w:sz="0" w:space="0" w:color="auto"/>
        <w:right w:val="none" w:sz="0" w:space="0" w:color="auto"/>
      </w:divBdr>
    </w:div>
    <w:div w:id="1428886012">
      <w:bodyDiv w:val="1"/>
      <w:marLeft w:val="0"/>
      <w:marRight w:val="0"/>
      <w:marTop w:val="0"/>
      <w:marBottom w:val="0"/>
      <w:divBdr>
        <w:top w:val="none" w:sz="0" w:space="0" w:color="auto"/>
        <w:left w:val="none" w:sz="0" w:space="0" w:color="auto"/>
        <w:bottom w:val="none" w:sz="0" w:space="0" w:color="auto"/>
        <w:right w:val="none" w:sz="0" w:space="0" w:color="auto"/>
      </w:divBdr>
    </w:div>
    <w:div w:id="1431001840">
      <w:bodyDiv w:val="1"/>
      <w:marLeft w:val="0"/>
      <w:marRight w:val="0"/>
      <w:marTop w:val="0"/>
      <w:marBottom w:val="0"/>
      <w:divBdr>
        <w:top w:val="none" w:sz="0" w:space="0" w:color="auto"/>
        <w:left w:val="none" w:sz="0" w:space="0" w:color="auto"/>
        <w:bottom w:val="none" w:sz="0" w:space="0" w:color="auto"/>
        <w:right w:val="none" w:sz="0" w:space="0" w:color="auto"/>
      </w:divBdr>
    </w:div>
    <w:div w:id="1431588833">
      <w:bodyDiv w:val="1"/>
      <w:marLeft w:val="0"/>
      <w:marRight w:val="0"/>
      <w:marTop w:val="0"/>
      <w:marBottom w:val="0"/>
      <w:divBdr>
        <w:top w:val="none" w:sz="0" w:space="0" w:color="auto"/>
        <w:left w:val="none" w:sz="0" w:space="0" w:color="auto"/>
        <w:bottom w:val="none" w:sz="0" w:space="0" w:color="auto"/>
        <w:right w:val="none" w:sz="0" w:space="0" w:color="auto"/>
      </w:divBdr>
    </w:div>
    <w:div w:id="1431664370">
      <w:bodyDiv w:val="1"/>
      <w:marLeft w:val="0"/>
      <w:marRight w:val="0"/>
      <w:marTop w:val="0"/>
      <w:marBottom w:val="0"/>
      <w:divBdr>
        <w:top w:val="none" w:sz="0" w:space="0" w:color="auto"/>
        <w:left w:val="none" w:sz="0" w:space="0" w:color="auto"/>
        <w:bottom w:val="none" w:sz="0" w:space="0" w:color="auto"/>
        <w:right w:val="none" w:sz="0" w:space="0" w:color="auto"/>
      </w:divBdr>
    </w:div>
    <w:div w:id="1433285677">
      <w:bodyDiv w:val="1"/>
      <w:marLeft w:val="0"/>
      <w:marRight w:val="0"/>
      <w:marTop w:val="0"/>
      <w:marBottom w:val="0"/>
      <w:divBdr>
        <w:top w:val="none" w:sz="0" w:space="0" w:color="auto"/>
        <w:left w:val="none" w:sz="0" w:space="0" w:color="auto"/>
        <w:bottom w:val="none" w:sz="0" w:space="0" w:color="auto"/>
        <w:right w:val="none" w:sz="0" w:space="0" w:color="auto"/>
      </w:divBdr>
    </w:div>
    <w:div w:id="1435439961">
      <w:bodyDiv w:val="1"/>
      <w:marLeft w:val="0"/>
      <w:marRight w:val="0"/>
      <w:marTop w:val="0"/>
      <w:marBottom w:val="0"/>
      <w:divBdr>
        <w:top w:val="none" w:sz="0" w:space="0" w:color="auto"/>
        <w:left w:val="none" w:sz="0" w:space="0" w:color="auto"/>
        <w:bottom w:val="none" w:sz="0" w:space="0" w:color="auto"/>
        <w:right w:val="none" w:sz="0" w:space="0" w:color="auto"/>
      </w:divBdr>
    </w:div>
    <w:div w:id="1439643177">
      <w:bodyDiv w:val="1"/>
      <w:marLeft w:val="0"/>
      <w:marRight w:val="0"/>
      <w:marTop w:val="0"/>
      <w:marBottom w:val="0"/>
      <w:divBdr>
        <w:top w:val="none" w:sz="0" w:space="0" w:color="auto"/>
        <w:left w:val="none" w:sz="0" w:space="0" w:color="auto"/>
        <w:bottom w:val="none" w:sz="0" w:space="0" w:color="auto"/>
        <w:right w:val="none" w:sz="0" w:space="0" w:color="auto"/>
      </w:divBdr>
    </w:div>
    <w:div w:id="1443838808">
      <w:bodyDiv w:val="1"/>
      <w:marLeft w:val="0"/>
      <w:marRight w:val="0"/>
      <w:marTop w:val="0"/>
      <w:marBottom w:val="0"/>
      <w:divBdr>
        <w:top w:val="none" w:sz="0" w:space="0" w:color="auto"/>
        <w:left w:val="none" w:sz="0" w:space="0" w:color="auto"/>
        <w:bottom w:val="none" w:sz="0" w:space="0" w:color="auto"/>
        <w:right w:val="none" w:sz="0" w:space="0" w:color="auto"/>
      </w:divBdr>
    </w:div>
    <w:div w:id="1447895715">
      <w:bodyDiv w:val="1"/>
      <w:marLeft w:val="0"/>
      <w:marRight w:val="0"/>
      <w:marTop w:val="0"/>
      <w:marBottom w:val="0"/>
      <w:divBdr>
        <w:top w:val="none" w:sz="0" w:space="0" w:color="auto"/>
        <w:left w:val="none" w:sz="0" w:space="0" w:color="auto"/>
        <w:bottom w:val="none" w:sz="0" w:space="0" w:color="auto"/>
        <w:right w:val="none" w:sz="0" w:space="0" w:color="auto"/>
      </w:divBdr>
    </w:div>
    <w:div w:id="1448622696">
      <w:bodyDiv w:val="1"/>
      <w:marLeft w:val="0"/>
      <w:marRight w:val="0"/>
      <w:marTop w:val="0"/>
      <w:marBottom w:val="0"/>
      <w:divBdr>
        <w:top w:val="none" w:sz="0" w:space="0" w:color="auto"/>
        <w:left w:val="none" w:sz="0" w:space="0" w:color="auto"/>
        <w:bottom w:val="none" w:sz="0" w:space="0" w:color="auto"/>
        <w:right w:val="none" w:sz="0" w:space="0" w:color="auto"/>
      </w:divBdr>
    </w:div>
    <w:div w:id="1449199429">
      <w:bodyDiv w:val="1"/>
      <w:marLeft w:val="0"/>
      <w:marRight w:val="0"/>
      <w:marTop w:val="0"/>
      <w:marBottom w:val="0"/>
      <w:divBdr>
        <w:top w:val="none" w:sz="0" w:space="0" w:color="auto"/>
        <w:left w:val="none" w:sz="0" w:space="0" w:color="auto"/>
        <w:bottom w:val="none" w:sz="0" w:space="0" w:color="auto"/>
        <w:right w:val="none" w:sz="0" w:space="0" w:color="auto"/>
      </w:divBdr>
    </w:div>
    <w:div w:id="1454246771">
      <w:bodyDiv w:val="1"/>
      <w:marLeft w:val="0"/>
      <w:marRight w:val="0"/>
      <w:marTop w:val="0"/>
      <w:marBottom w:val="0"/>
      <w:divBdr>
        <w:top w:val="none" w:sz="0" w:space="0" w:color="auto"/>
        <w:left w:val="none" w:sz="0" w:space="0" w:color="auto"/>
        <w:bottom w:val="none" w:sz="0" w:space="0" w:color="auto"/>
        <w:right w:val="none" w:sz="0" w:space="0" w:color="auto"/>
      </w:divBdr>
    </w:div>
    <w:div w:id="1458253043">
      <w:bodyDiv w:val="1"/>
      <w:marLeft w:val="0"/>
      <w:marRight w:val="0"/>
      <w:marTop w:val="0"/>
      <w:marBottom w:val="0"/>
      <w:divBdr>
        <w:top w:val="none" w:sz="0" w:space="0" w:color="auto"/>
        <w:left w:val="none" w:sz="0" w:space="0" w:color="auto"/>
        <w:bottom w:val="none" w:sz="0" w:space="0" w:color="auto"/>
        <w:right w:val="none" w:sz="0" w:space="0" w:color="auto"/>
      </w:divBdr>
    </w:div>
    <w:div w:id="1458379261">
      <w:bodyDiv w:val="1"/>
      <w:marLeft w:val="0"/>
      <w:marRight w:val="0"/>
      <w:marTop w:val="0"/>
      <w:marBottom w:val="0"/>
      <w:divBdr>
        <w:top w:val="none" w:sz="0" w:space="0" w:color="auto"/>
        <w:left w:val="none" w:sz="0" w:space="0" w:color="auto"/>
        <w:bottom w:val="none" w:sz="0" w:space="0" w:color="auto"/>
        <w:right w:val="none" w:sz="0" w:space="0" w:color="auto"/>
      </w:divBdr>
    </w:div>
    <w:div w:id="1462261739">
      <w:bodyDiv w:val="1"/>
      <w:marLeft w:val="0"/>
      <w:marRight w:val="0"/>
      <w:marTop w:val="0"/>
      <w:marBottom w:val="0"/>
      <w:divBdr>
        <w:top w:val="none" w:sz="0" w:space="0" w:color="auto"/>
        <w:left w:val="none" w:sz="0" w:space="0" w:color="auto"/>
        <w:bottom w:val="none" w:sz="0" w:space="0" w:color="auto"/>
        <w:right w:val="none" w:sz="0" w:space="0" w:color="auto"/>
      </w:divBdr>
    </w:div>
    <w:div w:id="1462385586">
      <w:bodyDiv w:val="1"/>
      <w:marLeft w:val="0"/>
      <w:marRight w:val="0"/>
      <w:marTop w:val="0"/>
      <w:marBottom w:val="0"/>
      <w:divBdr>
        <w:top w:val="none" w:sz="0" w:space="0" w:color="auto"/>
        <w:left w:val="none" w:sz="0" w:space="0" w:color="auto"/>
        <w:bottom w:val="none" w:sz="0" w:space="0" w:color="auto"/>
        <w:right w:val="none" w:sz="0" w:space="0" w:color="auto"/>
      </w:divBdr>
    </w:div>
    <w:div w:id="1463377788">
      <w:bodyDiv w:val="1"/>
      <w:marLeft w:val="0"/>
      <w:marRight w:val="0"/>
      <w:marTop w:val="0"/>
      <w:marBottom w:val="0"/>
      <w:divBdr>
        <w:top w:val="none" w:sz="0" w:space="0" w:color="auto"/>
        <w:left w:val="none" w:sz="0" w:space="0" w:color="auto"/>
        <w:bottom w:val="none" w:sz="0" w:space="0" w:color="auto"/>
        <w:right w:val="none" w:sz="0" w:space="0" w:color="auto"/>
      </w:divBdr>
    </w:div>
    <w:div w:id="1465584101">
      <w:bodyDiv w:val="1"/>
      <w:marLeft w:val="0"/>
      <w:marRight w:val="0"/>
      <w:marTop w:val="0"/>
      <w:marBottom w:val="0"/>
      <w:divBdr>
        <w:top w:val="none" w:sz="0" w:space="0" w:color="auto"/>
        <w:left w:val="none" w:sz="0" w:space="0" w:color="auto"/>
        <w:bottom w:val="none" w:sz="0" w:space="0" w:color="auto"/>
        <w:right w:val="none" w:sz="0" w:space="0" w:color="auto"/>
      </w:divBdr>
      <w:divsChild>
        <w:div w:id="1902478">
          <w:marLeft w:val="480"/>
          <w:marRight w:val="0"/>
          <w:marTop w:val="0"/>
          <w:marBottom w:val="0"/>
          <w:divBdr>
            <w:top w:val="none" w:sz="0" w:space="0" w:color="auto"/>
            <w:left w:val="none" w:sz="0" w:space="0" w:color="auto"/>
            <w:bottom w:val="none" w:sz="0" w:space="0" w:color="auto"/>
            <w:right w:val="none" w:sz="0" w:space="0" w:color="auto"/>
          </w:divBdr>
        </w:div>
        <w:div w:id="63989915">
          <w:marLeft w:val="480"/>
          <w:marRight w:val="0"/>
          <w:marTop w:val="0"/>
          <w:marBottom w:val="0"/>
          <w:divBdr>
            <w:top w:val="none" w:sz="0" w:space="0" w:color="auto"/>
            <w:left w:val="none" w:sz="0" w:space="0" w:color="auto"/>
            <w:bottom w:val="none" w:sz="0" w:space="0" w:color="auto"/>
            <w:right w:val="none" w:sz="0" w:space="0" w:color="auto"/>
          </w:divBdr>
        </w:div>
        <w:div w:id="84036403">
          <w:marLeft w:val="480"/>
          <w:marRight w:val="0"/>
          <w:marTop w:val="0"/>
          <w:marBottom w:val="0"/>
          <w:divBdr>
            <w:top w:val="none" w:sz="0" w:space="0" w:color="auto"/>
            <w:left w:val="none" w:sz="0" w:space="0" w:color="auto"/>
            <w:bottom w:val="none" w:sz="0" w:space="0" w:color="auto"/>
            <w:right w:val="none" w:sz="0" w:space="0" w:color="auto"/>
          </w:divBdr>
        </w:div>
        <w:div w:id="105738259">
          <w:marLeft w:val="480"/>
          <w:marRight w:val="0"/>
          <w:marTop w:val="0"/>
          <w:marBottom w:val="0"/>
          <w:divBdr>
            <w:top w:val="none" w:sz="0" w:space="0" w:color="auto"/>
            <w:left w:val="none" w:sz="0" w:space="0" w:color="auto"/>
            <w:bottom w:val="none" w:sz="0" w:space="0" w:color="auto"/>
            <w:right w:val="none" w:sz="0" w:space="0" w:color="auto"/>
          </w:divBdr>
        </w:div>
        <w:div w:id="197203856">
          <w:marLeft w:val="480"/>
          <w:marRight w:val="0"/>
          <w:marTop w:val="0"/>
          <w:marBottom w:val="0"/>
          <w:divBdr>
            <w:top w:val="none" w:sz="0" w:space="0" w:color="auto"/>
            <w:left w:val="none" w:sz="0" w:space="0" w:color="auto"/>
            <w:bottom w:val="none" w:sz="0" w:space="0" w:color="auto"/>
            <w:right w:val="none" w:sz="0" w:space="0" w:color="auto"/>
          </w:divBdr>
        </w:div>
        <w:div w:id="235365239">
          <w:marLeft w:val="480"/>
          <w:marRight w:val="0"/>
          <w:marTop w:val="0"/>
          <w:marBottom w:val="0"/>
          <w:divBdr>
            <w:top w:val="none" w:sz="0" w:space="0" w:color="auto"/>
            <w:left w:val="none" w:sz="0" w:space="0" w:color="auto"/>
            <w:bottom w:val="none" w:sz="0" w:space="0" w:color="auto"/>
            <w:right w:val="none" w:sz="0" w:space="0" w:color="auto"/>
          </w:divBdr>
        </w:div>
        <w:div w:id="297612716">
          <w:marLeft w:val="480"/>
          <w:marRight w:val="0"/>
          <w:marTop w:val="0"/>
          <w:marBottom w:val="0"/>
          <w:divBdr>
            <w:top w:val="none" w:sz="0" w:space="0" w:color="auto"/>
            <w:left w:val="none" w:sz="0" w:space="0" w:color="auto"/>
            <w:bottom w:val="none" w:sz="0" w:space="0" w:color="auto"/>
            <w:right w:val="none" w:sz="0" w:space="0" w:color="auto"/>
          </w:divBdr>
        </w:div>
        <w:div w:id="332028087">
          <w:marLeft w:val="480"/>
          <w:marRight w:val="0"/>
          <w:marTop w:val="0"/>
          <w:marBottom w:val="0"/>
          <w:divBdr>
            <w:top w:val="none" w:sz="0" w:space="0" w:color="auto"/>
            <w:left w:val="none" w:sz="0" w:space="0" w:color="auto"/>
            <w:bottom w:val="none" w:sz="0" w:space="0" w:color="auto"/>
            <w:right w:val="none" w:sz="0" w:space="0" w:color="auto"/>
          </w:divBdr>
        </w:div>
        <w:div w:id="358285378">
          <w:marLeft w:val="480"/>
          <w:marRight w:val="0"/>
          <w:marTop w:val="0"/>
          <w:marBottom w:val="0"/>
          <w:divBdr>
            <w:top w:val="none" w:sz="0" w:space="0" w:color="auto"/>
            <w:left w:val="none" w:sz="0" w:space="0" w:color="auto"/>
            <w:bottom w:val="none" w:sz="0" w:space="0" w:color="auto"/>
            <w:right w:val="none" w:sz="0" w:space="0" w:color="auto"/>
          </w:divBdr>
        </w:div>
        <w:div w:id="369258153">
          <w:marLeft w:val="480"/>
          <w:marRight w:val="0"/>
          <w:marTop w:val="0"/>
          <w:marBottom w:val="0"/>
          <w:divBdr>
            <w:top w:val="none" w:sz="0" w:space="0" w:color="auto"/>
            <w:left w:val="none" w:sz="0" w:space="0" w:color="auto"/>
            <w:bottom w:val="none" w:sz="0" w:space="0" w:color="auto"/>
            <w:right w:val="none" w:sz="0" w:space="0" w:color="auto"/>
          </w:divBdr>
        </w:div>
        <w:div w:id="380518706">
          <w:marLeft w:val="480"/>
          <w:marRight w:val="0"/>
          <w:marTop w:val="0"/>
          <w:marBottom w:val="0"/>
          <w:divBdr>
            <w:top w:val="none" w:sz="0" w:space="0" w:color="auto"/>
            <w:left w:val="none" w:sz="0" w:space="0" w:color="auto"/>
            <w:bottom w:val="none" w:sz="0" w:space="0" w:color="auto"/>
            <w:right w:val="none" w:sz="0" w:space="0" w:color="auto"/>
          </w:divBdr>
        </w:div>
        <w:div w:id="412238897">
          <w:marLeft w:val="480"/>
          <w:marRight w:val="0"/>
          <w:marTop w:val="0"/>
          <w:marBottom w:val="0"/>
          <w:divBdr>
            <w:top w:val="none" w:sz="0" w:space="0" w:color="auto"/>
            <w:left w:val="none" w:sz="0" w:space="0" w:color="auto"/>
            <w:bottom w:val="none" w:sz="0" w:space="0" w:color="auto"/>
            <w:right w:val="none" w:sz="0" w:space="0" w:color="auto"/>
          </w:divBdr>
        </w:div>
        <w:div w:id="513036734">
          <w:marLeft w:val="480"/>
          <w:marRight w:val="0"/>
          <w:marTop w:val="0"/>
          <w:marBottom w:val="0"/>
          <w:divBdr>
            <w:top w:val="none" w:sz="0" w:space="0" w:color="auto"/>
            <w:left w:val="none" w:sz="0" w:space="0" w:color="auto"/>
            <w:bottom w:val="none" w:sz="0" w:space="0" w:color="auto"/>
            <w:right w:val="none" w:sz="0" w:space="0" w:color="auto"/>
          </w:divBdr>
        </w:div>
        <w:div w:id="528107117">
          <w:marLeft w:val="480"/>
          <w:marRight w:val="0"/>
          <w:marTop w:val="0"/>
          <w:marBottom w:val="0"/>
          <w:divBdr>
            <w:top w:val="none" w:sz="0" w:space="0" w:color="auto"/>
            <w:left w:val="none" w:sz="0" w:space="0" w:color="auto"/>
            <w:bottom w:val="none" w:sz="0" w:space="0" w:color="auto"/>
            <w:right w:val="none" w:sz="0" w:space="0" w:color="auto"/>
          </w:divBdr>
        </w:div>
        <w:div w:id="557667801">
          <w:marLeft w:val="480"/>
          <w:marRight w:val="0"/>
          <w:marTop w:val="0"/>
          <w:marBottom w:val="0"/>
          <w:divBdr>
            <w:top w:val="none" w:sz="0" w:space="0" w:color="auto"/>
            <w:left w:val="none" w:sz="0" w:space="0" w:color="auto"/>
            <w:bottom w:val="none" w:sz="0" w:space="0" w:color="auto"/>
            <w:right w:val="none" w:sz="0" w:space="0" w:color="auto"/>
          </w:divBdr>
        </w:div>
        <w:div w:id="576936567">
          <w:marLeft w:val="480"/>
          <w:marRight w:val="0"/>
          <w:marTop w:val="0"/>
          <w:marBottom w:val="0"/>
          <w:divBdr>
            <w:top w:val="none" w:sz="0" w:space="0" w:color="auto"/>
            <w:left w:val="none" w:sz="0" w:space="0" w:color="auto"/>
            <w:bottom w:val="none" w:sz="0" w:space="0" w:color="auto"/>
            <w:right w:val="none" w:sz="0" w:space="0" w:color="auto"/>
          </w:divBdr>
        </w:div>
        <w:div w:id="583343691">
          <w:marLeft w:val="480"/>
          <w:marRight w:val="0"/>
          <w:marTop w:val="0"/>
          <w:marBottom w:val="0"/>
          <w:divBdr>
            <w:top w:val="none" w:sz="0" w:space="0" w:color="auto"/>
            <w:left w:val="none" w:sz="0" w:space="0" w:color="auto"/>
            <w:bottom w:val="none" w:sz="0" w:space="0" w:color="auto"/>
            <w:right w:val="none" w:sz="0" w:space="0" w:color="auto"/>
          </w:divBdr>
        </w:div>
        <w:div w:id="593980963">
          <w:marLeft w:val="480"/>
          <w:marRight w:val="0"/>
          <w:marTop w:val="0"/>
          <w:marBottom w:val="0"/>
          <w:divBdr>
            <w:top w:val="none" w:sz="0" w:space="0" w:color="auto"/>
            <w:left w:val="none" w:sz="0" w:space="0" w:color="auto"/>
            <w:bottom w:val="none" w:sz="0" w:space="0" w:color="auto"/>
            <w:right w:val="none" w:sz="0" w:space="0" w:color="auto"/>
          </w:divBdr>
        </w:div>
        <w:div w:id="595484471">
          <w:marLeft w:val="480"/>
          <w:marRight w:val="0"/>
          <w:marTop w:val="0"/>
          <w:marBottom w:val="0"/>
          <w:divBdr>
            <w:top w:val="none" w:sz="0" w:space="0" w:color="auto"/>
            <w:left w:val="none" w:sz="0" w:space="0" w:color="auto"/>
            <w:bottom w:val="none" w:sz="0" w:space="0" w:color="auto"/>
            <w:right w:val="none" w:sz="0" w:space="0" w:color="auto"/>
          </w:divBdr>
        </w:div>
        <w:div w:id="636960375">
          <w:marLeft w:val="480"/>
          <w:marRight w:val="0"/>
          <w:marTop w:val="0"/>
          <w:marBottom w:val="0"/>
          <w:divBdr>
            <w:top w:val="none" w:sz="0" w:space="0" w:color="auto"/>
            <w:left w:val="none" w:sz="0" w:space="0" w:color="auto"/>
            <w:bottom w:val="none" w:sz="0" w:space="0" w:color="auto"/>
            <w:right w:val="none" w:sz="0" w:space="0" w:color="auto"/>
          </w:divBdr>
        </w:div>
        <w:div w:id="638538110">
          <w:marLeft w:val="480"/>
          <w:marRight w:val="0"/>
          <w:marTop w:val="0"/>
          <w:marBottom w:val="0"/>
          <w:divBdr>
            <w:top w:val="none" w:sz="0" w:space="0" w:color="auto"/>
            <w:left w:val="none" w:sz="0" w:space="0" w:color="auto"/>
            <w:bottom w:val="none" w:sz="0" w:space="0" w:color="auto"/>
            <w:right w:val="none" w:sz="0" w:space="0" w:color="auto"/>
          </w:divBdr>
        </w:div>
        <w:div w:id="652412350">
          <w:marLeft w:val="480"/>
          <w:marRight w:val="0"/>
          <w:marTop w:val="0"/>
          <w:marBottom w:val="0"/>
          <w:divBdr>
            <w:top w:val="none" w:sz="0" w:space="0" w:color="auto"/>
            <w:left w:val="none" w:sz="0" w:space="0" w:color="auto"/>
            <w:bottom w:val="none" w:sz="0" w:space="0" w:color="auto"/>
            <w:right w:val="none" w:sz="0" w:space="0" w:color="auto"/>
          </w:divBdr>
        </w:div>
        <w:div w:id="679967237">
          <w:marLeft w:val="480"/>
          <w:marRight w:val="0"/>
          <w:marTop w:val="0"/>
          <w:marBottom w:val="0"/>
          <w:divBdr>
            <w:top w:val="none" w:sz="0" w:space="0" w:color="auto"/>
            <w:left w:val="none" w:sz="0" w:space="0" w:color="auto"/>
            <w:bottom w:val="none" w:sz="0" w:space="0" w:color="auto"/>
            <w:right w:val="none" w:sz="0" w:space="0" w:color="auto"/>
          </w:divBdr>
        </w:div>
        <w:div w:id="681393842">
          <w:marLeft w:val="480"/>
          <w:marRight w:val="0"/>
          <w:marTop w:val="0"/>
          <w:marBottom w:val="0"/>
          <w:divBdr>
            <w:top w:val="none" w:sz="0" w:space="0" w:color="auto"/>
            <w:left w:val="none" w:sz="0" w:space="0" w:color="auto"/>
            <w:bottom w:val="none" w:sz="0" w:space="0" w:color="auto"/>
            <w:right w:val="none" w:sz="0" w:space="0" w:color="auto"/>
          </w:divBdr>
        </w:div>
        <w:div w:id="697851882">
          <w:marLeft w:val="480"/>
          <w:marRight w:val="0"/>
          <w:marTop w:val="0"/>
          <w:marBottom w:val="0"/>
          <w:divBdr>
            <w:top w:val="none" w:sz="0" w:space="0" w:color="auto"/>
            <w:left w:val="none" w:sz="0" w:space="0" w:color="auto"/>
            <w:bottom w:val="none" w:sz="0" w:space="0" w:color="auto"/>
            <w:right w:val="none" w:sz="0" w:space="0" w:color="auto"/>
          </w:divBdr>
        </w:div>
        <w:div w:id="715472451">
          <w:marLeft w:val="480"/>
          <w:marRight w:val="0"/>
          <w:marTop w:val="0"/>
          <w:marBottom w:val="0"/>
          <w:divBdr>
            <w:top w:val="none" w:sz="0" w:space="0" w:color="auto"/>
            <w:left w:val="none" w:sz="0" w:space="0" w:color="auto"/>
            <w:bottom w:val="none" w:sz="0" w:space="0" w:color="auto"/>
            <w:right w:val="none" w:sz="0" w:space="0" w:color="auto"/>
          </w:divBdr>
        </w:div>
        <w:div w:id="723798193">
          <w:marLeft w:val="480"/>
          <w:marRight w:val="0"/>
          <w:marTop w:val="0"/>
          <w:marBottom w:val="0"/>
          <w:divBdr>
            <w:top w:val="none" w:sz="0" w:space="0" w:color="auto"/>
            <w:left w:val="none" w:sz="0" w:space="0" w:color="auto"/>
            <w:bottom w:val="none" w:sz="0" w:space="0" w:color="auto"/>
            <w:right w:val="none" w:sz="0" w:space="0" w:color="auto"/>
          </w:divBdr>
        </w:div>
        <w:div w:id="801771490">
          <w:marLeft w:val="480"/>
          <w:marRight w:val="0"/>
          <w:marTop w:val="0"/>
          <w:marBottom w:val="0"/>
          <w:divBdr>
            <w:top w:val="none" w:sz="0" w:space="0" w:color="auto"/>
            <w:left w:val="none" w:sz="0" w:space="0" w:color="auto"/>
            <w:bottom w:val="none" w:sz="0" w:space="0" w:color="auto"/>
            <w:right w:val="none" w:sz="0" w:space="0" w:color="auto"/>
          </w:divBdr>
        </w:div>
        <w:div w:id="806554581">
          <w:marLeft w:val="480"/>
          <w:marRight w:val="0"/>
          <w:marTop w:val="0"/>
          <w:marBottom w:val="0"/>
          <w:divBdr>
            <w:top w:val="none" w:sz="0" w:space="0" w:color="auto"/>
            <w:left w:val="none" w:sz="0" w:space="0" w:color="auto"/>
            <w:bottom w:val="none" w:sz="0" w:space="0" w:color="auto"/>
            <w:right w:val="none" w:sz="0" w:space="0" w:color="auto"/>
          </w:divBdr>
        </w:div>
        <w:div w:id="836648427">
          <w:marLeft w:val="480"/>
          <w:marRight w:val="0"/>
          <w:marTop w:val="0"/>
          <w:marBottom w:val="0"/>
          <w:divBdr>
            <w:top w:val="none" w:sz="0" w:space="0" w:color="auto"/>
            <w:left w:val="none" w:sz="0" w:space="0" w:color="auto"/>
            <w:bottom w:val="none" w:sz="0" w:space="0" w:color="auto"/>
            <w:right w:val="none" w:sz="0" w:space="0" w:color="auto"/>
          </w:divBdr>
        </w:div>
        <w:div w:id="847409642">
          <w:marLeft w:val="480"/>
          <w:marRight w:val="0"/>
          <w:marTop w:val="0"/>
          <w:marBottom w:val="0"/>
          <w:divBdr>
            <w:top w:val="none" w:sz="0" w:space="0" w:color="auto"/>
            <w:left w:val="none" w:sz="0" w:space="0" w:color="auto"/>
            <w:bottom w:val="none" w:sz="0" w:space="0" w:color="auto"/>
            <w:right w:val="none" w:sz="0" w:space="0" w:color="auto"/>
          </w:divBdr>
        </w:div>
        <w:div w:id="921254919">
          <w:marLeft w:val="480"/>
          <w:marRight w:val="0"/>
          <w:marTop w:val="0"/>
          <w:marBottom w:val="0"/>
          <w:divBdr>
            <w:top w:val="none" w:sz="0" w:space="0" w:color="auto"/>
            <w:left w:val="none" w:sz="0" w:space="0" w:color="auto"/>
            <w:bottom w:val="none" w:sz="0" w:space="0" w:color="auto"/>
            <w:right w:val="none" w:sz="0" w:space="0" w:color="auto"/>
          </w:divBdr>
        </w:div>
        <w:div w:id="930241786">
          <w:marLeft w:val="480"/>
          <w:marRight w:val="0"/>
          <w:marTop w:val="0"/>
          <w:marBottom w:val="0"/>
          <w:divBdr>
            <w:top w:val="none" w:sz="0" w:space="0" w:color="auto"/>
            <w:left w:val="none" w:sz="0" w:space="0" w:color="auto"/>
            <w:bottom w:val="none" w:sz="0" w:space="0" w:color="auto"/>
            <w:right w:val="none" w:sz="0" w:space="0" w:color="auto"/>
          </w:divBdr>
        </w:div>
        <w:div w:id="938029236">
          <w:marLeft w:val="480"/>
          <w:marRight w:val="0"/>
          <w:marTop w:val="0"/>
          <w:marBottom w:val="0"/>
          <w:divBdr>
            <w:top w:val="none" w:sz="0" w:space="0" w:color="auto"/>
            <w:left w:val="none" w:sz="0" w:space="0" w:color="auto"/>
            <w:bottom w:val="none" w:sz="0" w:space="0" w:color="auto"/>
            <w:right w:val="none" w:sz="0" w:space="0" w:color="auto"/>
          </w:divBdr>
        </w:div>
        <w:div w:id="949704620">
          <w:marLeft w:val="480"/>
          <w:marRight w:val="0"/>
          <w:marTop w:val="0"/>
          <w:marBottom w:val="0"/>
          <w:divBdr>
            <w:top w:val="none" w:sz="0" w:space="0" w:color="auto"/>
            <w:left w:val="none" w:sz="0" w:space="0" w:color="auto"/>
            <w:bottom w:val="none" w:sz="0" w:space="0" w:color="auto"/>
            <w:right w:val="none" w:sz="0" w:space="0" w:color="auto"/>
          </w:divBdr>
        </w:div>
        <w:div w:id="951941863">
          <w:marLeft w:val="480"/>
          <w:marRight w:val="0"/>
          <w:marTop w:val="0"/>
          <w:marBottom w:val="0"/>
          <w:divBdr>
            <w:top w:val="none" w:sz="0" w:space="0" w:color="auto"/>
            <w:left w:val="none" w:sz="0" w:space="0" w:color="auto"/>
            <w:bottom w:val="none" w:sz="0" w:space="0" w:color="auto"/>
            <w:right w:val="none" w:sz="0" w:space="0" w:color="auto"/>
          </w:divBdr>
        </w:div>
        <w:div w:id="968048153">
          <w:marLeft w:val="480"/>
          <w:marRight w:val="0"/>
          <w:marTop w:val="0"/>
          <w:marBottom w:val="0"/>
          <w:divBdr>
            <w:top w:val="none" w:sz="0" w:space="0" w:color="auto"/>
            <w:left w:val="none" w:sz="0" w:space="0" w:color="auto"/>
            <w:bottom w:val="none" w:sz="0" w:space="0" w:color="auto"/>
            <w:right w:val="none" w:sz="0" w:space="0" w:color="auto"/>
          </w:divBdr>
        </w:div>
        <w:div w:id="1031298231">
          <w:marLeft w:val="480"/>
          <w:marRight w:val="0"/>
          <w:marTop w:val="0"/>
          <w:marBottom w:val="0"/>
          <w:divBdr>
            <w:top w:val="none" w:sz="0" w:space="0" w:color="auto"/>
            <w:left w:val="none" w:sz="0" w:space="0" w:color="auto"/>
            <w:bottom w:val="none" w:sz="0" w:space="0" w:color="auto"/>
            <w:right w:val="none" w:sz="0" w:space="0" w:color="auto"/>
          </w:divBdr>
        </w:div>
        <w:div w:id="1032464130">
          <w:marLeft w:val="480"/>
          <w:marRight w:val="0"/>
          <w:marTop w:val="0"/>
          <w:marBottom w:val="0"/>
          <w:divBdr>
            <w:top w:val="none" w:sz="0" w:space="0" w:color="auto"/>
            <w:left w:val="none" w:sz="0" w:space="0" w:color="auto"/>
            <w:bottom w:val="none" w:sz="0" w:space="0" w:color="auto"/>
            <w:right w:val="none" w:sz="0" w:space="0" w:color="auto"/>
          </w:divBdr>
        </w:div>
        <w:div w:id="1060249969">
          <w:marLeft w:val="480"/>
          <w:marRight w:val="0"/>
          <w:marTop w:val="0"/>
          <w:marBottom w:val="0"/>
          <w:divBdr>
            <w:top w:val="none" w:sz="0" w:space="0" w:color="auto"/>
            <w:left w:val="none" w:sz="0" w:space="0" w:color="auto"/>
            <w:bottom w:val="none" w:sz="0" w:space="0" w:color="auto"/>
            <w:right w:val="none" w:sz="0" w:space="0" w:color="auto"/>
          </w:divBdr>
        </w:div>
        <w:div w:id="1112480063">
          <w:marLeft w:val="480"/>
          <w:marRight w:val="0"/>
          <w:marTop w:val="0"/>
          <w:marBottom w:val="0"/>
          <w:divBdr>
            <w:top w:val="none" w:sz="0" w:space="0" w:color="auto"/>
            <w:left w:val="none" w:sz="0" w:space="0" w:color="auto"/>
            <w:bottom w:val="none" w:sz="0" w:space="0" w:color="auto"/>
            <w:right w:val="none" w:sz="0" w:space="0" w:color="auto"/>
          </w:divBdr>
        </w:div>
        <w:div w:id="1120493540">
          <w:marLeft w:val="480"/>
          <w:marRight w:val="0"/>
          <w:marTop w:val="0"/>
          <w:marBottom w:val="0"/>
          <w:divBdr>
            <w:top w:val="none" w:sz="0" w:space="0" w:color="auto"/>
            <w:left w:val="none" w:sz="0" w:space="0" w:color="auto"/>
            <w:bottom w:val="none" w:sz="0" w:space="0" w:color="auto"/>
            <w:right w:val="none" w:sz="0" w:space="0" w:color="auto"/>
          </w:divBdr>
        </w:div>
        <w:div w:id="1148977720">
          <w:marLeft w:val="480"/>
          <w:marRight w:val="0"/>
          <w:marTop w:val="0"/>
          <w:marBottom w:val="0"/>
          <w:divBdr>
            <w:top w:val="none" w:sz="0" w:space="0" w:color="auto"/>
            <w:left w:val="none" w:sz="0" w:space="0" w:color="auto"/>
            <w:bottom w:val="none" w:sz="0" w:space="0" w:color="auto"/>
            <w:right w:val="none" w:sz="0" w:space="0" w:color="auto"/>
          </w:divBdr>
        </w:div>
        <w:div w:id="1197081967">
          <w:marLeft w:val="480"/>
          <w:marRight w:val="0"/>
          <w:marTop w:val="0"/>
          <w:marBottom w:val="0"/>
          <w:divBdr>
            <w:top w:val="none" w:sz="0" w:space="0" w:color="auto"/>
            <w:left w:val="none" w:sz="0" w:space="0" w:color="auto"/>
            <w:bottom w:val="none" w:sz="0" w:space="0" w:color="auto"/>
            <w:right w:val="none" w:sz="0" w:space="0" w:color="auto"/>
          </w:divBdr>
        </w:div>
        <w:div w:id="1230655462">
          <w:marLeft w:val="480"/>
          <w:marRight w:val="0"/>
          <w:marTop w:val="0"/>
          <w:marBottom w:val="0"/>
          <w:divBdr>
            <w:top w:val="none" w:sz="0" w:space="0" w:color="auto"/>
            <w:left w:val="none" w:sz="0" w:space="0" w:color="auto"/>
            <w:bottom w:val="none" w:sz="0" w:space="0" w:color="auto"/>
            <w:right w:val="none" w:sz="0" w:space="0" w:color="auto"/>
          </w:divBdr>
        </w:div>
        <w:div w:id="1262643619">
          <w:marLeft w:val="480"/>
          <w:marRight w:val="0"/>
          <w:marTop w:val="0"/>
          <w:marBottom w:val="0"/>
          <w:divBdr>
            <w:top w:val="none" w:sz="0" w:space="0" w:color="auto"/>
            <w:left w:val="none" w:sz="0" w:space="0" w:color="auto"/>
            <w:bottom w:val="none" w:sz="0" w:space="0" w:color="auto"/>
            <w:right w:val="none" w:sz="0" w:space="0" w:color="auto"/>
          </w:divBdr>
        </w:div>
        <w:div w:id="1346666015">
          <w:marLeft w:val="480"/>
          <w:marRight w:val="0"/>
          <w:marTop w:val="0"/>
          <w:marBottom w:val="0"/>
          <w:divBdr>
            <w:top w:val="none" w:sz="0" w:space="0" w:color="auto"/>
            <w:left w:val="none" w:sz="0" w:space="0" w:color="auto"/>
            <w:bottom w:val="none" w:sz="0" w:space="0" w:color="auto"/>
            <w:right w:val="none" w:sz="0" w:space="0" w:color="auto"/>
          </w:divBdr>
        </w:div>
        <w:div w:id="1424885389">
          <w:marLeft w:val="480"/>
          <w:marRight w:val="0"/>
          <w:marTop w:val="0"/>
          <w:marBottom w:val="0"/>
          <w:divBdr>
            <w:top w:val="none" w:sz="0" w:space="0" w:color="auto"/>
            <w:left w:val="none" w:sz="0" w:space="0" w:color="auto"/>
            <w:bottom w:val="none" w:sz="0" w:space="0" w:color="auto"/>
            <w:right w:val="none" w:sz="0" w:space="0" w:color="auto"/>
          </w:divBdr>
        </w:div>
        <w:div w:id="1425764005">
          <w:marLeft w:val="480"/>
          <w:marRight w:val="0"/>
          <w:marTop w:val="0"/>
          <w:marBottom w:val="0"/>
          <w:divBdr>
            <w:top w:val="none" w:sz="0" w:space="0" w:color="auto"/>
            <w:left w:val="none" w:sz="0" w:space="0" w:color="auto"/>
            <w:bottom w:val="none" w:sz="0" w:space="0" w:color="auto"/>
            <w:right w:val="none" w:sz="0" w:space="0" w:color="auto"/>
          </w:divBdr>
        </w:div>
        <w:div w:id="1459294451">
          <w:marLeft w:val="480"/>
          <w:marRight w:val="0"/>
          <w:marTop w:val="0"/>
          <w:marBottom w:val="0"/>
          <w:divBdr>
            <w:top w:val="none" w:sz="0" w:space="0" w:color="auto"/>
            <w:left w:val="none" w:sz="0" w:space="0" w:color="auto"/>
            <w:bottom w:val="none" w:sz="0" w:space="0" w:color="auto"/>
            <w:right w:val="none" w:sz="0" w:space="0" w:color="auto"/>
          </w:divBdr>
        </w:div>
        <w:div w:id="1537961242">
          <w:marLeft w:val="480"/>
          <w:marRight w:val="0"/>
          <w:marTop w:val="0"/>
          <w:marBottom w:val="0"/>
          <w:divBdr>
            <w:top w:val="none" w:sz="0" w:space="0" w:color="auto"/>
            <w:left w:val="none" w:sz="0" w:space="0" w:color="auto"/>
            <w:bottom w:val="none" w:sz="0" w:space="0" w:color="auto"/>
            <w:right w:val="none" w:sz="0" w:space="0" w:color="auto"/>
          </w:divBdr>
        </w:div>
        <w:div w:id="1570384044">
          <w:marLeft w:val="480"/>
          <w:marRight w:val="0"/>
          <w:marTop w:val="0"/>
          <w:marBottom w:val="0"/>
          <w:divBdr>
            <w:top w:val="none" w:sz="0" w:space="0" w:color="auto"/>
            <w:left w:val="none" w:sz="0" w:space="0" w:color="auto"/>
            <w:bottom w:val="none" w:sz="0" w:space="0" w:color="auto"/>
            <w:right w:val="none" w:sz="0" w:space="0" w:color="auto"/>
          </w:divBdr>
        </w:div>
        <w:div w:id="1675643921">
          <w:marLeft w:val="480"/>
          <w:marRight w:val="0"/>
          <w:marTop w:val="0"/>
          <w:marBottom w:val="0"/>
          <w:divBdr>
            <w:top w:val="none" w:sz="0" w:space="0" w:color="auto"/>
            <w:left w:val="none" w:sz="0" w:space="0" w:color="auto"/>
            <w:bottom w:val="none" w:sz="0" w:space="0" w:color="auto"/>
            <w:right w:val="none" w:sz="0" w:space="0" w:color="auto"/>
          </w:divBdr>
        </w:div>
        <w:div w:id="1740396276">
          <w:marLeft w:val="480"/>
          <w:marRight w:val="0"/>
          <w:marTop w:val="0"/>
          <w:marBottom w:val="0"/>
          <w:divBdr>
            <w:top w:val="none" w:sz="0" w:space="0" w:color="auto"/>
            <w:left w:val="none" w:sz="0" w:space="0" w:color="auto"/>
            <w:bottom w:val="none" w:sz="0" w:space="0" w:color="auto"/>
            <w:right w:val="none" w:sz="0" w:space="0" w:color="auto"/>
          </w:divBdr>
        </w:div>
        <w:div w:id="1742563561">
          <w:marLeft w:val="480"/>
          <w:marRight w:val="0"/>
          <w:marTop w:val="0"/>
          <w:marBottom w:val="0"/>
          <w:divBdr>
            <w:top w:val="none" w:sz="0" w:space="0" w:color="auto"/>
            <w:left w:val="none" w:sz="0" w:space="0" w:color="auto"/>
            <w:bottom w:val="none" w:sz="0" w:space="0" w:color="auto"/>
            <w:right w:val="none" w:sz="0" w:space="0" w:color="auto"/>
          </w:divBdr>
        </w:div>
        <w:div w:id="1813862761">
          <w:marLeft w:val="480"/>
          <w:marRight w:val="0"/>
          <w:marTop w:val="0"/>
          <w:marBottom w:val="0"/>
          <w:divBdr>
            <w:top w:val="none" w:sz="0" w:space="0" w:color="auto"/>
            <w:left w:val="none" w:sz="0" w:space="0" w:color="auto"/>
            <w:bottom w:val="none" w:sz="0" w:space="0" w:color="auto"/>
            <w:right w:val="none" w:sz="0" w:space="0" w:color="auto"/>
          </w:divBdr>
        </w:div>
        <w:div w:id="1862353318">
          <w:marLeft w:val="480"/>
          <w:marRight w:val="0"/>
          <w:marTop w:val="0"/>
          <w:marBottom w:val="0"/>
          <w:divBdr>
            <w:top w:val="none" w:sz="0" w:space="0" w:color="auto"/>
            <w:left w:val="none" w:sz="0" w:space="0" w:color="auto"/>
            <w:bottom w:val="none" w:sz="0" w:space="0" w:color="auto"/>
            <w:right w:val="none" w:sz="0" w:space="0" w:color="auto"/>
          </w:divBdr>
        </w:div>
        <w:div w:id="1901088481">
          <w:marLeft w:val="480"/>
          <w:marRight w:val="0"/>
          <w:marTop w:val="0"/>
          <w:marBottom w:val="0"/>
          <w:divBdr>
            <w:top w:val="none" w:sz="0" w:space="0" w:color="auto"/>
            <w:left w:val="none" w:sz="0" w:space="0" w:color="auto"/>
            <w:bottom w:val="none" w:sz="0" w:space="0" w:color="auto"/>
            <w:right w:val="none" w:sz="0" w:space="0" w:color="auto"/>
          </w:divBdr>
        </w:div>
        <w:div w:id="1916284400">
          <w:marLeft w:val="480"/>
          <w:marRight w:val="0"/>
          <w:marTop w:val="0"/>
          <w:marBottom w:val="0"/>
          <w:divBdr>
            <w:top w:val="none" w:sz="0" w:space="0" w:color="auto"/>
            <w:left w:val="none" w:sz="0" w:space="0" w:color="auto"/>
            <w:bottom w:val="none" w:sz="0" w:space="0" w:color="auto"/>
            <w:right w:val="none" w:sz="0" w:space="0" w:color="auto"/>
          </w:divBdr>
        </w:div>
        <w:div w:id="1977683099">
          <w:marLeft w:val="480"/>
          <w:marRight w:val="0"/>
          <w:marTop w:val="0"/>
          <w:marBottom w:val="0"/>
          <w:divBdr>
            <w:top w:val="none" w:sz="0" w:space="0" w:color="auto"/>
            <w:left w:val="none" w:sz="0" w:space="0" w:color="auto"/>
            <w:bottom w:val="none" w:sz="0" w:space="0" w:color="auto"/>
            <w:right w:val="none" w:sz="0" w:space="0" w:color="auto"/>
          </w:divBdr>
        </w:div>
        <w:div w:id="1977953319">
          <w:marLeft w:val="480"/>
          <w:marRight w:val="0"/>
          <w:marTop w:val="0"/>
          <w:marBottom w:val="0"/>
          <w:divBdr>
            <w:top w:val="none" w:sz="0" w:space="0" w:color="auto"/>
            <w:left w:val="none" w:sz="0" w:space="0" w:color="auto"/>
            <w:bottom w:val="none" w:sz="0" w:space="0" w:color="auto"/>
            <w:right w:val="none" w:sz="0" w:space="0" w:color="auto"/>
          </w:divBdr>
        </w:div>
        <w:div w:id="1982995630">
          <w:marLeft w:val="480"/>
          <w:marRight w:val="0"/>
          <w:marTop w:val="0"/>
          <w:marBottom w:val="0"/>
          <w:divBdr>
            <w:top w:val="none" w:sz="0" w:space="0" w:color="auto"/>
            <w:left w:val="none" w:sz="0" w:space="0" w:color="auto"/>
            <w:bottom w:val="none" w:sz="0" w:space="0" w:color="auto"/>
            <w:right w:val="none" w:sz="0" w:space="0" w:color="auto"/>
          </w:divBdr>
        </w:div>
        <w:div w:id="1998612585">
          <w:marLeft w:val="480"/>
          <w:marRight w:val="0"/>
          <w:marTop w:val="0"/>
          <w:marBottom w:val="0"/>
          <w:divBdr>
            <w:top w:val="none" w:sz="0" w:space="0" w:color="auto"/>
            <w:left w:val="none" w:sz="0" w:space="0" w:color="auto"/>
            <w:bottom w:val="none" w:sz="0" w:space="0" w:color="auto"/>
            <w:right w:val="none" w:sz="0" w:space="0" w:color="auto"/>
          </w:divBdr>
        </w:div>
        <w:div w:id="2040423970">
          <w:marLeft w:val="480"/>
          <w:marRight w:val="0"/>
          <w:marTop w:val="0"/>
          <w:marBottom w:val="0"/>
          <w:divBdr>
            <w:top w:val="none" w:sz="0" w:space="0" w:color="auto"/>
            <w:left w:val="none" w:sz="0" w:space="0" w:color="auto"/>
            <w:bottom w:val="none" w:sz="0" w:space="0" w:color="auto"/>
            <w:right w:val="none" w:sz="0" w:space="0" w:color="auto"/>
          </w:divBdr>
        </w:div>
        <w:div w:id="2115976257">
          <w:marLeft w:val="480"/>
          <w:marRight w:val="0"/>
          <w:marTop w:val="0"/>
          <w:marBottom w:val="0"/>
          <w:divBdr>
            <w:top w:val="none" w:sz="0" w:space="0" w:color="auto"/>
            <w:left w:val="none" w:sz="0" w:space="0" w:color="auto"/>
            <w:bottom w:val="none" w:sz="0" w:space="0" w:color="auto"/>
            <w:right w:val="none" w:sz="0" w:space="0" w:color="auto"/>
          </w:divBdr>
        </w:div>
      </w:divsChild>
    </w:div>
    <w:div w:id="1470779085">
      <w:bodyDiv w:val="1"/>
      <w:marLeft w:val="0"/>
      <w:marRight w:val="0"/>
      <w:marTop w:val="0"/>
      <w:marBottom w:val="0"/>
      <w:divBdr>
        <w:top w:val="none" w:sz="0" w:space="0" w:color="auto"/>
        <w:left w:val="none" w:sz="0" w:space="0" w:color="auto"/>
        <w:bottom w:val="none" w:sz="0" w:space="0" w:color="auto"/>
        <w:right w:val="none" w:sz="0" w:space="0" w:color="auto"/>
      </w:divBdr>
    </w:div>
    <w:div w:id="1471483137">
      <w:bodyDiv w:val="1"/>
      <w:marLeft w:val="0"/>
      <w:marRight w:val="0"/>
      <w:marTop w:val="0"/>
      <w:marBottom w:val="0"/>
      <w:divBdr>
        <w:top w:val="none" w:sz="0" w:space="0" w:color="auto"/>
        <w:left w:val="none" w:sz="0" w:space="0" w:color="auto"/>
        <w:bottom w:val="none" w:sz="0" w:space="0" w:color="auto"/>
        <w:right w:val="none" w:sz="0" w:space="0" w:color="auto"/>
      </w:divBdr>
    </w:div>
    <w:div w:id="1472361428">
      <w:bodyDiv w:val="1"/>
      <w:marLeft w:val="0"/>
      <w:marRight w:val="0"/>
      <w:marTop w:val="0"/>
      <w:marBottom w:val="0"/>
      <w:divBdr>
        <w:top w:val="none" w:sz="0" w:space="0" w:color="auto"/>
        <w:left w:val="none" w:sz="0" w:space="0" w:color="auto"/>
        <w:bottom w:val="none" w:sz="0" w:space="0" w:color="auto"/>
        <w:right w:val="none" w:sz="0" w:space="0" w:color="auto"/>
      </w:divBdr>
    </w:div>
    <w:div w:id="1481187036">
      <w:bodyDiv w:val="1"/>
      <w:marLeft w:val="0"/>
      <w:marRight w:val="0"/>
      <w:marTop w:val="0"/>
      <w:marBottom w:val="0"/>
      <w:divBdr>
        <w:top w:val="none" w:sz="0" w:space="0" w:color="auto"/>
        <w:left w:val="none" w:sz="0" w:space="0" w:color="auto"/>
        <w:bottom w:val="none" w:sz="0" w:space="0" w:color="auto"/>
        <w:right w:val="none" w:sz="0" w:space="0" w:color="auto"/>
      </w:divBdr>
    </w:div>
    <w:div w:id="1481267112">
      <w:bodyDiv w:val="1"/>
      <w:marLeft w:val="0"/>
      <w:marRight w:val="0"/>
      <w:marTop w:val="0"/>
      <w:marBottom w:val="0"/>
      <w:divBdr>
        <w:top w:val="none" w:sz="0" w:space="0" w:color="auto"/>
        <w:left w:val="none" w:sz="0" w:space="0" w:color="auto"/>
        <w:bottom w:val="none" w:sz="0" w:space="0" w:color="auto"/>
        <w:right w:val="none" w:sz="0" w:space="0" w:color="auto"/>
      </w:divBdr>
    </w:div>
    <w:div w:id="1485124014">
      <w:bodyDiv w:val="1"/>
      <w:marLeft w:val="0"/>
      <w:marRight w:val="0"/>
      <w:marTop w:val="0"/>
      <w:marBottom w:val="0"/>
      <w:divBdr>
        <w:top w:val="none" w:sz="0" w:space="0" w:color="auto"/>
        <w:left w:val="none" w:sz="0" w:space="0" w:color="auto"/>
        <w:bottom w:val="none" w:sz="0" w:space="0" w:color="auto"/>
        <w:right w:val="none" w:sz="0" w:space="0" w:color="auto"/>
      </w:divBdr>
    </w:div>
    <w:div w:id="1486819609">
      <w:bodyDiv w:val="1"/>
      <w:marLeft w:val="0"/>
      <w:marRight w:val="0"/>
      <w:marTop w:val="0"/>
      <w:marBottom w:val="0"/>
      <w:divBdr>
        <w:top w:val="none" w:sz="0" w:space="0" w:color="auto"/>
        <w:left w:val="none" w:sz="0" w:space="0" w:color="auto"/>
        <w:bottom w:val="none" w:sz="0" w:space="0" w:color="auto"/>
        <w:right w:val="none" w:sz="0" w:space="0" w:color="auto"/>
      </w:divBdr>
    </w:div>
    <w:div w:id="1489324445">
      <w:bodyDiv w:val="1"/>
      <w:marLeft w:val="0"/>
      <w:marRight w:val="0"/>
      <w:marTop w:val="0"/>
      <w:marBottom w:val="0"/>
      <w:divBdr>
        <w:top w:val="none" w:sz="0" w:space="0" w:color="auto"/>
        <w:left w:val="none" w:sz="0" w:space="0" w:color="auto"/>
        <w:bottom w:val="none" w:sz="0" w:space="0" w:color="auto"/>
        <w:right w:val="none" w:sz="0" w:space="0" w:color="auto"/>
      </w:divBdr>
    </w:div>
    <w:div w:id="1489858640">
      <w:bodyDiv w:val="1"/>
      <w:marLeft w:val="0"/>
      <w:marRight w:val="0"/>
      <w:marTop w:val="0"/>
      <w:marBottom w:val="0"/>
      <w:divBdr>
        <w:top w:val="none" w:sz="0" w:space="0" w:color="auto"/>
        <w:left w:val="none" w:sz="0" w:space="0" w:color="auto"/>
        <w:bottom w:val="none" w:sz="0" w:space="0" w:color="auto"/>
        <w:right w:val="none" w:sz="0" w:space="0" w:color="auto"/>
      </w:divBdr>
    </w:div>
    <w:div w:id="1491941930">
      <w:bodyDiv w:val="1"/>
      <w:marLeft w:val="0"/>
      <w:marRight w:val="0"/>
      <w:marTop w:val="0"/>
      <w:marBottom w:val="0"/>
      <w:divBdr>
        <w:top w:val="none" w:sz="0" w:space="0" w:color="auto"/>
        <w:left w:val="none" w:sz="0" w:space="0" w:color="auto"/>
        <w:bottom w:val="none" w:sz="0" w:space="0" w:color="auto"/>
        <w:right w:val="none" w:sz="0" w:space="0" w:color="auto"/>
      </w:divBdr>
    </w:div>
    <w:div w:id="1493137198">
      <w:bodyDiv w:val="1"/>
      <w:marLeft w:val="0"/>
      <w:marRight w:val="0"/>
      <w:marTop w:val="0"/>
      <w:marBottom w:val="0"/>
      <w:divBdr>
        <w:top w:val="none" w:sz="0" w:space="0" w:color="auto"/>
        <w:left w:val="none" w:sz="0" w:space="0" w:color="auto"/>
        <w:bottom w:val="none" w:sz="0" w:space="0" w:color="auto"/>
        <w:right w:val="none" w:sz="0" w:space="0" w:color="auto"/>
      </w:divBdr>
    </w:div>
    <w:div w:id="1494301889">
      <w:bodyDiv w:val="1"/>
      <w:marLeft w:val="0"/>
      <w:marRight w:val="0"/>
      <w:marTop w:val="0"/>
      <w:marBottom w:val="0"/>
      <w:divBdr>
        <w:top w:val="none" w:sz="0" w:space="0" w:color="auto"/>
        <w:left w:val="none" w:sz="0" w:space="0" w:color="auto"/>
        <w:bottom w:val="none" w:sz="0" w:space="0" w:color="auto"/>
        <w:right w:val="none" w:sz="0" w:space="0" w:color="auto"/>
      </w:divBdr>
    </w:div>
    <w:div w:id="1501462145">
      <w:bodyDiv w:val="1"/>
      <w:marLeft w:val="0"/>
      <w:marRight w:val="0"/>
      <w:marTop w:val="0"/>
      <w:marBottom w:val="0"/>
      <w:divBdr>
        <w:top w:val="none" w:sz="0" w:space="0" w:color="auto"/>
        <w:left w:val="none" w:sz="0" w:space="0" w:color="auto"/>
        <w:bottom w:val="none" w:sz="0" w:space="0" w:color="auto"/>
        <w:right w:val="none" w:sz="0" w:space="0" w:color="auto"/>
      </w:divBdr>
    </w:div>
    <w:div w:id="1502356902">
      <w:bodyDiv w:val="1"/>
      <w:marLeft w:val="0"/>
      <w:marRight w:val="0"/>
      <w:marTop w:val="0"/>
      <w:marBottom w:val="0"/>
      <w:divBdr>
        <w:top w:val="none" w:sz="0" w:space="0" w:color="auto"/>
        <w:left w:val="none" w:sz="0" w:space="0" w:color="auto"/>
        <w:bottom w:val="none" w:sz="0" w:space="0" w:color="auto"/>
        <w:right w:val="none" w:sz="0" w:space="0" w:color="auto"/>
      </w:divBdr>
    </w:div>
    <w:div w:id="1503662853">
      <w:bodyDiv w:val="1"/>
      <w:marLeft w:val="0"/>
      <w:marRight w:val="0"/>
      <w:marTop w:val="0"/>
      <w:marBottom w:val="0"/>
      <w:divBdr>
        <w:top w:val="none" w:sz="0" w:space="0" w:color="auto"/>
        <w:left w:val="none" w:sz="0" w:space="0" w:color="auto"/>
        <w:bottom w:val="none" w:sz="0" w:space="0" w:color="auto"/>
        <w:right w:val="none" w:sz="0" w:space="0" w:color="auto"/>
      </w:divBdr>
    </w:div>
    <w:div w:id="1506436714">
      <w:bodyDiv w:val="1"/>
      <w:marLeft w:val="0"/>
      <w:marRight w:val="0"/>
      <w:marTop w:val="0"/>
      <w:marBottom w:val="0"/>
      <w:divBdr>
        <w:top w:val="none" w:sz="0" w:space="0" w:color="auto"/>
        <w:left w:val="none" w:sz="0" w:space="0" w:color="auto"/>
        <w:bottom w:val="none" w:sz="0" w:space="0" w:color="auto"/>
        <w:right w:val="none" w:sz="0" w:space="0" w:color="auto"/>
      </w:divBdr>
    </w:div>
    <w:div w:id="1507016044">
      <w:bodyDiv w:val="1"/>
      <w:marLeft w:val="0"/>
      <w:marRight w:val="0"/>
      <w:marTop w:val="0"/>
      <w:marBottom w:val="0"/>
      <w:divBdr>
        <w:top w:val="none" w:sz="0" w:space="0" w:color="auto"/>
        <w:left w:val="none" w:sz="0" w:space="0" w:color="auto"/>
        <w:bottom w:val="none" w:sz="0" w:space="0" w:color="auto"/>
        <w:right w:val="none" w:sz="0" w:space="0" w:color="auto"/>
      </w:divBdr>
    </w:div>
    <w:div w:id="1511602176">
      <w:bodyDiv w:val="1"/>
      <w:marLeft w:val="0"/>
      <w:marRight w:val="0"/>
      <w:marTop w:val="0"/>
      <w:marBottom w:val="0"/>
      <w:divBdr>
        <w:top w:val="none" w:sz="0" w:space="0" w:color="auto"/>
        <w:left w:val="none" w:sz="0" w:space="0" w:color="auto"/>
        <w:bottom w:val="none" w:sz="0" w:space="0" w:color="auto"/>
        <w:right w:val="none" w:sz="0" w:space="0" w:color="auto"/>
      </w:divBdr>
    </w:div>
    <w:div w:id="1511751410">
      <w:bodyDiv w:val="1"/>
      <w:marLeft w:val="0"/>
      <w:marRight w:val="0"/>
      <w:marTop w:val="0"/>
      <w:marBottom w:val="0"/>
      <w:divBdr>
        <w:top w:val="none" w:sz="0" w:space="0" w:color="auto"/>
        <w:left w:val="none" w:sz="0" w:space="0" w:color="auto"/>
        <w:bottom w:val="none" w:sz="0" w:space="0" w:color="auto"/>
        <w:right w:val="none" w:sz="0" w:space="0" w:color="auto"/>
      </w:divBdr>
    </w:div>
    <w:div w:id="1516111420">
      <w:bodyDiv w:val="1"/>
      <w:marLeft w:val="0"/>
      <w:marRight w:val="0"/>
      <w:marTop w:val="0"/>
      <w:marBottom w:val="0"/>
      <w:divBdr>
        <w:top w:val="none" w:sz="0" w:space="0" w:color="auto"/>
        <w:left w:val="none" w:sz="0" w:space="0" w:color="auto"/>
        <w:bottom w:val="none" w:sz="0" w:space="0" w:color="auto"/>
        <w:right w:val="none" w:sz="0" w:space="0" w:color="auto"/>
      </w:divBdr>
    </w:div>
    <w:div w:id="1517648367">
      <w:bodyDiv w:val="1"/>
      <w:marLeft w:val="0"/>
      <w:marRight w:val="0"/>
      <w:marTop w:val="0"/>
      <w:marBottom w:val="0"/>
      <w:divBdr>
        <w:top w:val="none" w:sz="0" w:space="0" w:color="auto"/>
        <w:left w:val="none" w:sz="0" w:space="0" w:color="auto"/>
        <w:bottom w:val="none" w:sz="0" w:space="0" w:color="auto"/>
        <w:right w:val="none" w:sz="0" w:space="0" w:color="auto"/>
      </w:divBdr>
    </w:div>
    <w:div w:id="1519347875">
      <w:bodyDiv w:val="1"/>
      <w:marLeft w:val="0"/>
      <w:marRight w:val="0"/>
      <w:marTop w:val="0"/>
      <w:marBottom w:val="0"/>
      <w:divBdr>
        <w:top w:val="none" w:sz="0" w:space="0" w:color="auto"/>
        <w:left w:val="none" w:sz="0" w:space="0" w:color="auto"/>
        <w:bottom w:val="none" w:sz="0" w:space="0" w:color="auto"/>
        <w:right w:val="none" w:sz="0" w:space="0" w:color="auto"/>
      </w:divBdr>
    </w:div>
    <w:div w:id="1519612843">
      <w:bodyDiv w:val="1"/>
      <w:marLeft w:val="0"/>
      <w:marRight w:val="0"/>
      <w:marTop w:val="0"/>
      <w:marBottom w:val="0"/>
      <w:divBdr>
        <w:top w:val="none" w:sz="0" w:space="0" w:color="auto"/>
        <w:left w:val="none" w:sz="0" w:space="0" w:color="auto"/>
        <w:bottom w:val="none" w:sz="0" w:space="0" w:color="auto"/>
        <w:right w:val="none" w:sz="0" w:space="0" w:color="auto"/>
      </w:divBdr>
    </w:div>
    <w:div w:id="1520312245">
      <w:bodyDiv w:val="1"/>
      <w:marLeft w:val="0"/>
      <w:marRight w:val="0"/>
      <w:marTop w:val="0"/>
      <w:marBottom w:val="0"/>
      <w:divBdr>
        <w:top w:val="none" w:sz="0" w:space="0" w:color="auto"/>
        <w:left w:val="none" w:sz="0" w:space="0" w:color="auto"/>
        <w:bottom w:val="none" w:sz="0" w:space="0" w:color="auto"/>
        <w:right w:val="none" w:sz="0" w:space="0" w:color="auto"/>
      </w:divBdr>
    </w:div>
    <w:div w:id="1523975040">
      <w:bodyDiv w:val="1"/>
      <w:marLeft w:val="0"/>
      <w:marRight w:val="0"/>
      <w:marTop w:val="0"/>
      <w:marBottom w:val="0"/>
      <w:divBdr>
        <w:top w:val="none" w:sz="0" w:space="0" w:color="auto"/>
        <w:left w:val="none" w:sz="0" w:space="0" w:color="auto"/>
        <w:bottom w:val="none" w:sz="0" w:space="0" w:color="auto"/>
        <w:right w:val="none" w:sz="0" w:space="0" w:color="auto"/>
      </w:divBdr>
    </w:div>
    <w:div w:id="1525752890">
      <w:bodyDiv w:val="1"/>
      <w:marLeft w:val="0"/>
      <w:marRight w:val="0"/>
      <w:marTop w:val="0"/>
      <w:marBottom w:val="0"/>
      <w:divBdr>
        <w:top w:val="none" w:sz="0" w:space="0" w:color="auto"/>
        <w:left w:val="none" w:sz="0" w:space="0" w:color="auto"/>
        <w:bottom w:val="none" w:sz="0" w:space="0" w:color="auto"/>
        <w:right w:val="none" w:sz="0" w:space="0" w:color="auto"/>
      </w:divBdr>
    </w:div>
    <w:div w:id="1527674929">
      <w:bodyDiv w:val="1"/>
      <w:marLeft w:val="0"/>
      <w:marRight w:val="0"/>
      <w:marTop w:val="0"/>
      <w:marBottom w:val="0"/>
      <w:divBdr>
        <w:top w:val="none" w:sz="0" w:space="0" w:color="auto"/>
        <w:left w:val="none" w:sz="0" w:space="0" w:color="auto"/>
        <w:bottom w:val="none" w:sz="0" w:space="0" w:color="auto"/>
        <w:right w:val="none" w:sz="0" w:space="0" w:color="auto"/>
      </w:divBdr>
    </w:div>
    <w:div w:id="1527720708">
      <w:bodyDiv w:val="1"/>
      <w:marLeft w:val="0"/>
      <w:marRight w:val="0"/>
      <w:marTop w:val="0"/>
      <w:marBottom w:val="0"/>
      <w:divBdr>
        <w:top w:val="none" w:sz="0" w:space="0" w:color="auto"/>
        <w:left w:val="none" w:sz="0" w:space="0" w:color="auto"/>
        <w:bottom w:val="none" w:sz="0" w:space="0" w:color="auto"/>
        <w:right w:val="none" w:sz="0" w:space="0" w:color="auto"/>
      </w:divBdr>
    </w:div>
    <w:div w:id="1529833940">
      <w:bodyDiv w:val="1"/>
      <w:marLeft w:val="0"/>
      <w:marRight w:val="0"/>
      <w:marTop w:val="0"/>
      <w:marBottom w:val="0"/>
      <w:divBdr>
        <w:top w:val="none" w:sz="0" w:space="0" w:color="auto"/>
        <w:left w:val="none" w:sz="0" w:space="0" w:color="auto"/>
        <w:bottom w:val="none" w:sz="0" w:space="0" w:color="auto"/>
        <w:right w:val="none" w:sz="0" w:space="0" w:color="auto"/>
      </w:divBdr>
    </w:div>
    <w:div w:id="1532448626">
      <w:bodyDiv w:val="1"/>
      <w:marLeft w:val="0"/>
      <w:marRight w:val="0"/>
      <w:marTop w:val="0"/>
      <w:marBottom w:val="0"/>
      <w:divBdr>
        <w:top w:val="none" w:sz="0" w:space="0" w:color="auto"/>
        <w:left w:val="none" w:sz="0" w:space="0" w:color="auto"/>
        <w:bottom w:val="none" w:sz="0" w:space="0" w:color="auto"/>
        <w:right w:val="none" w:sz="0" w:space="0" w:color="auto"/>
      </w:divBdr>
    </w:div>
    <w:div w:id="1534885474">
      <w:bodyDiv w:val="1"/>
      <w:marLeft w:val="0"/>
      <w:marRight w:val="0"/>
      <w:marTop w:val="0"/>
      <w:marBottom w:val="0"/>
      <w:divBdr>
        <w:top w:val="none" w:sz="0" w:space="0" w:color="auto"/>
        <w:left w:val="none" w:sz="0" w:space="0" w:color="auto"/>
        <w:bottom w:val="none" w:sz="0" w:space="0" w:color="auto"/>
        <w:right w:val="none" w:sz="0" w:space="0" w:color="auto"/>
      </w:divBdr>
    </w:div>
    <w:div w:id="1537889964">
      <w:bodyDiv w:val="1"/>
      <w:marLeft w:val="0"/>
      <w:marRight w:val="0"/>
      <w:marTop w:val="0"/>
      <w:marBottom w:val="0"/>
      <w:divBdr>
        <w:top w:val="none" w:sz="0" w:space="0" w:color="auto"/>
        <w:left w:val="none" w:sz="0" w:space="0" w:color="auto"/>
        <w:bottom w:val="none" w:sz="0" w:space="0" w:color="auto"/>
        <w:right w:val="none" w:sz="0" w:space="0" w:color="auto"/>
      </w:divBdr>
    </w:div>
    <w:div w:id="1539312661">
      <w:bodyDiv w:val="1"/>
      <w:marLeft w:val="0"/>
      <w:marRight w:val="0"/>
      <w:marTop w:val="0"/>
      <w:marBottom w:val="0"/>
      <w:divBdr>
        <w:top w:val="none" w:sz="0" w:space="0" w:color="auto"/>
        <w:left w:val="none" w:sz="0" w:space="0" w:color="auto"/>
        <w:bottom w:val="none" w:sz="0" w:space="0" w:color="auto"/>
        <w:right w:val="none" w:sz="0" w:space="0" w:color="auto"/>
      </w:divBdr>
    </w:div>
    <w:div w:id="1540628446">
      <w:bodyDiv w:val="1"/>
      <w:marLeft w:val="0"/>
      <w:marRight w:val="0"/>
      <w:marTop w:val="0"/>
      <w:marBottom w:val="0"/>
      <w:divBdr>
        <w:top w:val="none" w:sz="0" w:space="0" w:color="auto"/>
        <w:left w:val="none" w:sz="0" w:space="0" w:color="auto"/>
        <w:bottom w:val="none" w:sz="0" w:space="0" w:color="auto"/>
        <w:right w:val="none" w:sz="0" w:space="0" w:color="auto"/>
      </w:divBdr>
    </w:div>
    <w:div w:id="1542860093">
      <w:bodyDiv w:val="1"/>
      <w:marLeft w:val="0"/>
      <w:marRight w:val="0"/>
      <w:marTop w:val="0"/>
      <w:marBottom w:val="0"/>
      <w:divBdr>
        <w:top w:val="none" w:sz="0" w:space="0" w:color="auto"/>
        <w:left w:val="none" w:sz="0" w:space="0" w:color="auto"/>
        <w:bottom w:val="none" w:sz="0" w:space="0" w:color="auto"/>
        <w:right w:val="none" w:sz="0" w:space="0" w:color="auto"/>
      </w:divBdr>
    </w:div>
    <w:div w:id="1543859073">
      <w:bodyDiv w:val="1"/>
      <w:marLeft w:val="0"/>
      <w:marRight w:val="0"/>
      <w:marTop w:val="0"/>
      <w:marBottom w:val="0"/>
      <w:divBdr>
        <w:top w:val="none" w:sz="0" w:space="0" w:color="auto"/>
        <w:left w:val="none" w:sz="0" w:space="0" w:color="auto"/>
        <w:bottom w:val="none" w:sz="0" w:space="0" w:color="auto"/>
        <w:right w:val="none" w:sz="0" w:space="0" w:color="auto"/>
      </w:divBdr>
    </w:div>
    <w:div w:id="1544251377">
      <w:bodyDiv w:val="1"/>
      <w:marLeft w:val="0"/>
      <w:marRight w:val="0"/>
      <w:marTop w:val="0"/>
      <w:marBottom w:val="0"/>
      <w:divBdr>
        <w:top w:val="none" w:sz="0" w:space="0" w:color="auto"/>
        <w:left w:val="none" w:sz="0" w:space="0" w:color="auto"/>
        <w:bottom w:val="none" w:sz="0" w:space="0" w:color="auto"/>
        <w:right w:val="none" w:sz="0" w:space="0" w:color="auto"/>
      </w:divBdr>
    </w:div>
    <w:div w:id="1545174123">
      <w:bodyDiv w:val="1"/>
      <w:marLeft w:val="0"/>
      <w:marRight w:val="0"/>
      <w:marTop w:val="0"/>
      <w:marBottom w:val="0"/>
      <w:divBdr>
        <w:top w:val="none" w:sz="0" w:space="0" w:color="auto"/>
        <w:left w:val="none" w:sz="0" w:space="0" w:color="auto"/>
        <w:bottom w:val="none" w:sz="0" w:space="0" w:color="auto"/>
        <w:right w:val="none" w:sz="0" w:space="0" w:color="auto"/>
      </w:divBdr>
    </w:div>
    <w:div w:id="1545481266">
      <w:bodyDiv w:val="1"/>
      <w:marLeft w:val="0"/>
      <w:marRight w:val="0"/>
      <w:marTop w:val="0"/>
      <w:marBottom w:val="0"/>
      <w:divBdr>
        <w:top w:val="none" w:sz="0" w:space="0" w:color="auto"/>
        <w:left w:val="none" w:sz="0" w:space="0" w:color="auto"/>
        <w:bottom w:val="none" w:sz="0" w:space="0" w:color="auto"/>
        <w:right w:val="none" w:sz="0" w:space="0" w:color="auto"/>
      </w:divBdr>
    </w:div>
    <w:div w:id="1547451485">
      <w:bodyDiv w:val="1"/>
      <w:marLeft w:val="0"/>
      <w:marRight w:val="0"/>
      <w:marTop w:val="0"/>
      <w:marBottom w:val="0"/>
      <w:divBdr>
        <w:top w:val="none" w:sz="0" w:space="0" w:color="auto"/>
        <w:left w:val="none" w:sz="0" w:space="0" w:color="auto"/>
        <w:bottom w:val="none" w:sz="0" w:space="0" w:color="auto"/>
        <w:right w:val="none" w:sz="0" w:space="0" w:color="auto"/>
      </w:divBdr>
    </w:div>
    <w:div w:id="1556159956">
      <w:bodyDiv w:val="1"/>
      <w:marLeft w:val="0"/>
      <w:marRight w:val="0"/>
      <w:marTop w:val="0"/>
      <w:marBottom w:val="0"/>
      <w:divBdr>
        <w:top w:val="none" w:sz="0" w:space="0" w:color="auto"/>
        <w:left w:val="none" w:sz="0" w:space="0" w:color="auto"/>
        <w:bottom w:val="none" w:sz="0" w:space="0" w:color="auto"/>
        <w:right w:val="none" w:sz="0" w:space="0" w:color="auto"/>
      </w:divBdr>
    </w:div>
    <w:div w:id="1558006133">
      <w:bodyDiv w:val="1"/>
      <w:marLeft w:val="0"/>
      <w:marRight w:val="0"/>
      <w:marTop w:val="0"/>
      <w:marBottom w:val="0"/>
      <w:divBdr>
        <w:top w:val="none" w:sz="0" w:space="0" w:color="auto"/>
        <w:left w:val="none" w:sz="0" w:space="0" w:color="auto"/>
        <w:bottom w:val="none" w:sz="0" w:space="0" w:color="auto"/>
        <w:right w:val="none" w:sz="0" w:space="0" w:color="auto"/>
      </w:divBdr>
    </w:div>
    <w:div w:id="1560746191">
      <w:bodyDiv w:val="1"/>
      <w:marLeft w:val="0"/>
      <w:marRight w:val="0"/>
      <w:marTop w:val="0"/>
      <w:marBottom w:val="0"/>
      <w:divBdr>
        <w:top w:val="none" w:sz="0" w:space="0" w:color="auto"/>
        <w:left w:val="none" w:sz="0" w:space="0" w:color="auto"/>
        <w:bottom w:val="none" w:sz="0" w:space="0" w:color="auto"/>
        <w:right w:val="none" w:sz="0" w:space="0" w:color="auto"/>
      </w:divBdr>
    </w:div>
    <w:div w:id="1560822081">
      <w:bodyDiv w:val="1"/>
      <w:marLeft w:val="0"/>
      <w:marRight w:val="0"/>
      <w:marTop w:val="0"/>
      <w:marBottom w:val="0"/>
      <w:divBdr>
        <w:top w:val="none" w:sz="0" w:space="0" w:color="auto"/>
        <w:left w:val="none" w:sz="0" w:space="0" w:color="auto"/>
        <w:bottom w:val="none" w:sz="0" w:space="0" w:color="auto"/>
        <w:right w:val="none" w:sz="0" w:space="0" w:color="auto"/>
      </w:divBdr>
    </w:div>
    <w:div w:id="1565752836">
      <w:bodyDiv w:val="1"/>
      <w:marLeft w:val="0"/>
      <w:marRight w:val="0"/>
      <w:marTop w:val="0"/>
      <w:marBottom w:val="0"/>
      <w:divBdr>
        <w:top w:val="none" w:sz="0" w:space="0" w:color="auto"/>
        <w:left w:val="none" w:sz="0" w:space="0" w:color="auto"/>
        <w:bottom w:val="none" w:sz="0" w:space="0" w:color="auto"/>
        <w:right w:val="none" w:sz="0" w:space="0" w:color="auto"/>
      </w:divBdr>
    </w:div>
    <w:div w:id="1566069685">
      <w:bodyDiv w:val="1"/>
      <w:marLeft w:val="0"/>
      <w:marRight w:val="0"/>
      <w:marTop w:val="0"/>
      <w:marBottom w:val="0"/>
      <w:divBdr>
        <w:top w:val="none" w:sz="0" w:space="0" w:color="auto"/>
        <w:left w:val="none" w:sz="0" w:space="0" w:color="auto"/>
        <w:bottom w:val="none" w:sz="0" w:space="0" w:color="auto"/>
        <w:right w:val="none" w:sz="0" w:space="0" w:color="auto"/>
      </w:divBdr>
    </w:div>
    <w:div w:id="1569027848">
      <w:bodyDiv w:val="1"/>
      <w:marLeft w:val="0"/>
      <w:marRight w:val="0"/>
      <w:marTop w:val="0"/>
      <w:marBottom w:val="0"/>
      <w:divBdr>
        <w:top w:val="none" w:sz="0" w:space="0" w:color="auto"/>
        <w:left w:val="none" w:sz="0" w:space="0" w:color="auto"/>
        <w:bottom w:val="none" w:sz="0" w:space="0" w:color="auto"/>
        <w:right w:val="none" w:sz="0" w:space="0" w:color="auto"/>
      </w:divBdr>
    </w:div>
    <w:div w:id="1570966317">
      <w:bodyDiv w:val="1"/>
      <w:marLeft w:val="0"/>
      <w:marRight w:val="0"/>
      <w:marTop w:val="0"/>
      <w:marBottom w:val="0"/>
      <w:divBdr>
        <w:top w:val="none" w:sz="0" w:space="0" w:color="auto"/>
        <w:left w:val="none" w:sz="0" w:space="0" w:color="auto"/>
        <w:bottom w:val="none" w:sz="0" w:space="0" w:color="auto"/>
        <w:right w:val="none" w:sz="0" w:space="0" w:color="auto"/>
      </w:divBdr>
    </w:div>
    <w:div w:id="1573350164">
      <w:bodyDiv w:val="1"/>
      <w:marLeft w:val="0"/>
      <w:marRight w:val="0"/>
      <w:marTop w:val="0"/>
      <w:marBottom w:val="0"/>
      <w:divBdr>
        <w:top w:val="none" w:sz="0" w:space="0" w:color="auto"/>
        <w:left w:val="none" w:sz="0" w:space="0" w:color="auto"/>
        <w:bottom w:val="none" w:sz="0" w:space="0" w:color="auto"/>
        <w:right w:val="none" w:sz="0" w:space="0" w:color="auto"/>
      </w:divBdr>
    </w:div>
    <w:div w:id="1577932273">
      <w:bodyDiv w:val="1"/>
      <w:marLeft w:val="0"/>
      <w:marRight w:val="0"/>
      <w:marTop w:val="0"/>
      <w:marBottom w:val="0"/>
      <w:divBdr>
        <w:top w:val="none" w:sz="0" w:space="0" w:color="auto"/>
        <w:left w:val="none" w:sz="0" w:space="0" w:color="auto"/>
        <w:bottom w:val="none" w:sz="0" w:space="0" w:color="auto"/>
        <w:right w:val="none" w:sz="0" w:space="0" w:color="auto"/>
      </w:divBdr>
    </w:div>
    <w:div w:id="1579750504">
      <w:bodyDiv w:val="1"/>
      <w:marLeft w:val="0"/>
      <w:marRight w:val="0"/>
      <w:marTop w:val="0"/>
      <w:marBottom w:val="0"/>
      <w:divBdr>
        <w:top w:val="none" w:sz="0" w:space="0" w:color="auto"/>
        <w:left w:val="none" w:sz="0" w:space="0" w:color="auto"/>
        <w:bottom w:val="none" w:sz="0" w:space="0" w:color="auto"/>
        <w:right w:val="none" w:sz="0" w:space="0" w:color="auto"/>
      </w:divBdr>
    </w:div>
    <w:div w:id="1581599772">
      <w:bodyDiv w:val="1"/>
      <w:marLeft w:val="0"/>
      <w:marRight w:val="0"/>
      <w:marTop w:val="0"/>
      <w:marBottom w:val="0"/>
      <w:divBdr>
        <w:top w:val="none" w:sz="0" w:space="0" w:color="auto"/>
        <w:left w:val="none" w:sz="0" w:space="0" w:color="auto"/>
        <w:bottom w:val="none" w:sz="0" w:space="0" w:color="auto"/>
        <w:right w:val="none" w:sz="0" w:space="0" w:color="auto"/>
      </w:divBdr>
    </w:div>
    <w:div w:id="1583492818">
      <w:bodyDiv w:val="1"/>
      <w:marLeft w:val="0"/>
      <w:marRight w:val="0"/>
      <w:marTop w:val="0"/>
      <w:marBottom w:val="0"/>
      <w:divBdr>
        <w:top w:val="none" w:sz="0" w:space="0" w:color="auto"/>
        <w:left w:val="none" w:sz="0" w:space="0" w:color="auto"/>
        <w:bottom w:val="none" w:sz="0" w:space="0" w:color="auto"/>
        <w:right w:val="none" w:sz="0" w:space="0" w:color="auto"/>
      </w:divBdr>
    </w:div>
    <w:div w:id="1586837157">
      <w:bodyDiv w:val="1"/>
      <w:marLeft w:val="0"/>
      <w:marRight w:val="0"/>
      <w:marTop w:val="0"/>
      <w:marBottom w:val="0"/>
      <w:divBdr>
        <w:top w:val="none" w:sz="0" w:space="0" w:color="auto"/>
        <w:left w:val="none" w:sz="0" w:space="0" w:color="auto"/>
        <w:bottom w:val="none" w:sz="0" w:space="0" w:color="auto"/>
        <w:right w:val="none" w:sz="0" w:space="0" w:color="auto"/>
      </w:divBdr>
    </w:div>
    <w:div w:id="1588231092">
      <w:bodyDiv w:val="1"/>
      <w:marLeft w:val="0"/>
      <w:marRight w:val="0"/>
      <w:marTop w:val="0"/>
      <w:marBottom w:val="0"/>
      <w:divBdr>
        <w:top w:val="none" w:sz="0" w:space="0" w:color="auto"/>
        <w:left w:val="none" w:sz="0" w:space="0" w:color="auto"/>
        <w:bottom w:val="none" w:sz="0" w:space="0" w:color="auto"/>
        <w:right w:val="none" w:sz="0" w:space="0" w:color="auto"/>
      </w:divBdr>
    </w:div>
    <w:div w:id="1591891342">
      <w:bodyDiv w:val="1"/>
      <w:marLeft w:val="0"/>
      <w:marRight w:val="0"/>
      <w:marTop w:val="0"/>
      <w:marBottom w:val="0"/>
      <w:divBdr>
        <w:top w:val="none" w:sz="0" w:space="0" w:color="auto"/>
        <w:left w:val="none" w:sz="0" w:space="0" w:color="auto"/>
        <w:bottom w:val="none" w:sz="0" w:space="0" w:color="auto"/>
        <w:right w:val="none" w:sz="0" w:space="0" w:color="auto"/>
      </w:divBdr>
    </w:div>
    <w:div w:id="1593396809">
      <w:bodyDiv w:val="1"/>
      <w:marLeft w:val="0"/>
      <w:marRight w:val="0"/>
      <w:marTop w:val="0"/>
      <w:marBottom w:val="0"/>
      <w:divBdr>
        <w:top w:val="none" w:sz="0" w:space="0" w:color="auto"/>
        <w:left w:val="none" w:sz="0" w:space="0" w:color="auto"/>
        <w:bottom w:val="none" w:sz="0" w:space="0" w:color="auto"/>
        <w:right w:val="none" w:sz="0" w:space="0" w:color="auto"/>
      </w:divBdr>
    </w:div>
    <w:div w:id="1598055800">
      <w:bodyDiv w:val="1"/>
      <w:marLeft w:val="0"/>
      <w:marRight w:val="0"/>
      <w:marTop w:val="0"/>
      <w:marBottom w:val="0"/>
      <w:divBdr>
        <w:top w:val="none" w:sz="0" w:space="0" w:color="auto"/>
        <w:left w:val="none" w:sz="0" w:space="0" w:color="auto"/>
        <w:bottom w:val="none" w:sz="0" w:space="0" w:color="auto"/>
        <w:right w:val="none" w:sz="0" w:space="0" w:color="auto"/>
      </w:divBdr>
    </w:div>
    <w:div w:id="1601790057">
      <w:bodyDiv w:val="1"/>
      <w:marLeft w:val="0"/>
      <w:marRight w:val="0"/>
      <w:marTop w:val="0"/>
      <w:marBottom w:val="0"/>
      <w:divBdr>
        <w:top w:val="none" w:sz="0" w:space="0" w:color="auto"/>
        <w:left w:val="none" w:sz="0" w:space="0" w:color="auto"/>
        <w:bottom w:val="none" w:sz="0" w:space="0" w:color="auto"/>
        <w:right w:val="none" w:sz="0" w:space="0" w:color="auto"/>
      </w:divBdr>
    </w:div>
    <w:div w:id="1605259372">
      <w:bodyDiv w:val="1"/>
      <w:marLeft w:val="0"/>
      <w:marRight w:val="0"/>
      <w:marTop w:val="0"/>
      <w:marBottom w:val="0"/>
      <w:divBdr>
        <w:top w:val="none" w:sz="0" w:space="0" w:color="auto"/>
        <w:left w:val="none" w:sz="0" w:space="0" w:color="auto"/>
        <w:bottom w:val="none" w:sz="0" w:space="0" w:color="auto"/>
        <w:right w:val="none" w:sz="0" w:space="0" w:color="auto"/>
      </w:divBdr>
    </w:div>
    <w:div w:id="1605726815">
      <w:bodyDiv w:val="1"/>
      <w:marLeft w:val="0"/>
      <w:marRight w:val="0"/>
      <w:marTop w:val="0"/>
      <w:marBottom w:val="0"/>
      <w:divBdr>
        <w:top w:val="none" w:sz="0" w:space="0" w:color="auto"/>
        <w:left w:val="none" w:sz="0" w:space="0" w:color="auto"/>
        <w:bottom w:val="none" w:sz="0" w:space="0" w:color="auto"/>
        <w:right w:val="none" w:sz="0" w:space="0" w:color="auto"/>
      </w:divBdr>
    </w:div>
    <w:div w:id="1606763049">
      <w:bodyDiv w:val="1"/>
      <w:marLeft w:val="0"/>
      <w:marRight w:val="0"/>
      <w:marTop w:val="0"/>
      <w:marBottom w:val="0"/>
      <w:divBdr>
        <w:top w:val="none" w:sz="0" w:space="0" w:color="auto"/>
        <w:left w:val="none" w:sz="0" w:space="0" w:color="auto"/>
        <w:bottom w:val="none" w:sz="0" w:space="0" w:color="auto"/>
        <w:right w:val="none" w:sz="0" w:space="0" w:color="auto"/>
      </w:divBdr>
    </w:div>
    <w:div w:id="1612710648">
      <w:bodyDiv w:val="1"/>
      <w:marLeft w:val="0"/>
      <w:marRight w:val="0"/>
      <w:marTop w:val="0"/>
      <w:marBottom w:val="0"/>
      <w:divBdr>
        <w:top w:val="none" w:sz="0" w:space="0" w:color="auto"/>
        <w:left w:val="none" w:sz="0" w:space="0" w:color="auto"/>
        <w:bottom w:val="none" w:sz="0" w:space="0" w:color="auto"/>
        <w:right w:val="none" w:sz="0" w:space="0" w:color="auto"/>
      </w:divBdr>
    </w:div>
    <w:div w:id="1612930278">
      <w:bodyDiv w:val="1"/>
      <w:marLeft w:val="0"/>
      <w:marRight w:val="0"/>
      <w:marTop w:val="0"/>
      <w:marBottom w:val="0"/>
      <w:divBdr>
        <w:top w:val="none" w:sz="0" w:space="0" w:color="auto"/>
        <w:left w:val="none" w:sz="0" w:space="0" w:color="auto"/>
        <w:bottom w:val="none" w:sz="0" w:space="0" w:color="auto"/>
        <w:right w:val="none" w:sz="0" w:space="0" w:color="auto"/>
      </w:divBdr>
    </w:div>
    <w:div w:id="1615136937">
      <w:bodyDiv w:val="1"/>
      <w:marLeft w:val="0"/>
      <w:marRight w:val="0"/>
      <w:marTop w:val="0"/>
      <w:marBottom w:val="0"/>
      <w:divBdr>
        <w:top w:val="none" w:sz="0" w:space="0" w:color="auto"/>
        <w:left w:val="none" w:sz="0" w:space="0" w:color="auto"/>
        <w:bottom w:val="none" w:sz="0" w:space="0" w:color="auto"/>
        <w:right w:val="none" w:sz="0" w:space="0" w:color="auto"/>
      </w:divBdr>
    </w:div>
    <w:div w:id="1617909662">
      <w:bodyDiv w:val="1"/>
      <w:marLeft w:val="0"/>
      <w:marRight w:val="0"/>
      <w:marTop w:val="0"/>
      <w:marBottom w:val="0"/>
      <w:divBdr>
        <w:top w:val="none" w:sz="0" w:space="0" w:color="auto"/>
        <w:left w:val="none" w:sz="0" w:space="0" w:color="auto"/>
        <w:bottom w:val="none" w:sz="0" w:space="0" w:color="auto"/>
        <w:right w:val="none" w:sz="0" w:space="0" w:color="auto"/>
      </w:divBdr>
    </w:div>
    <w:div w:id="1623074748">
      <w:bodyDiv w:val="1"/>
      <w:marLeft w:val="0"/>
      <w:marRight w:val="0"/>
      <w:marTop w:val="0"/>
      <w:marBottom w:val="0"/>
      <w:divBdr>
        <w:top w:val="none" w:sz="0" w:space="0" w:color="auto"/>
        <w:left w:val="none" w:sz="0" w:space="0" w:color="auto"/>
        <w:bottom w:val="none" w:sz="0" w:space="0" w:color="auto"/>
        <w:right w:val="none" w:sz="0" w:space="0" w:color="auto"/>
      </w:divBdr>
    </w:div>
    <w:div w:id="1626689658">
      <w:bodyDiv w:val="1"/>
      <w:marLeft w:val="0"/>
      <w:marRight w:val="0"/>
      <w:marTop w:val="0"/>
      <w:marBottom w:val="0"/>
      <w:divBdr>
        <w:top w:val="none" w:sz="0" w:space="0" w:color="auto"/>
        <w:left w:val="none" w:sz="0" w:space="0" w:color="auto"/>
        <w:bottom w:val="none" w:sz="0" w:space="0" w:color="auto"/>
        <w:right w:val="none" w:sz="0" w:space="0" w:color="auto"/>
      </w:divBdr>
    </w:div>
    <w:div w:id="1630669365">
      <w:bodyDiv w:val="1"/>
      <w:marLeft w:val="0"/>
      <w:marRight w:val="0"/>
      <w:marTop w:val="0"/>
      <w:marBottom w:val="0"/>
      <w:divBdr>
        <w:top w:val="none" w:sz="0" w:space="0" w:color="auto"/>
        <w:left w:val="none" w:sz="0" w:space="0" w:color="auto"/>
        <w:bottom w:val="none" w:sz="0" w:space="0" w:color="auto"/>
        <w:right w:val="none" w:sz="0" w:space="0" w:color="auto"/>
      </w:divBdr>
    </w:div>
    <w:div w:id="1634168827">
      <w:bodyDiv w:val="1"/>
      <w:marLeft w:val="0"/>
      <w:marRight w:val="0"/>
      <w:marTop w:val="0"/>
      <w:marBottom w:val="0"/>
      <w:divBdr>
        <w:top w:val="none" w:sz="0" w:space="0" w:color="auto"/>
        <w:left w:val="none" w:sz="0" w:space="0" w:color="auto"/>
        <w:bottom w:val="none" w:sz="0" w:space="0" w:color="auto"/>
        <w:right w:val="none" w:sz="0" w:space="0" w:color="auto"/>
      </w:divBdr>
    </w:div>
    <w:div w:id="1634170121">
      <w:bodyDiv w:val="1"/>
      <w:marLeft w:val="0"/>
      <w:marRight w:val="0"/>
      <w:marTop w:val="0"/>
      <w:marBottom w:val="0"/>
      <w:divBdr>
        <w:top w:val="none" w:sz="0" w:space="0" w:color="auto"/>
        <w:left w:val="none" w:sz="0" w:space="0" w:color="auto"/>
        <w:bottom w:val="none" w:sz="0" w:space="0" w:color="auto"/>
        <w:right w:val="none" w:sz="0" w:space="0" w:color="auto"/>
      </w:divBdr>
    </w:div>
    <w:div w:id="1645622578">
      <w:bodyDiv w:val="1"/>
      <w:marLeft w:val="0"/>
      <w:marRight w:val="0"/>
      <w:marTop w:val="0"/>
      <w:marBottom w:val="0"/>
      <w:divBdr>
        <w:top w:val="none" w:sz="0" w:space="0" w:color="auto"/>
        <w:left w:val="none" w:sz="0" w:space="0" w:color="auto"/>
        <w:bottom w:val="none" w:sz="0" w:space="0" w:color="auto"/>
        <w:right w:val="none" w:sz="0" w:space="0" w:color="auto"/>
      </w:divBdr>
    </w:div>
    <w:div w:id="1646738324">
      <w:bodyDiv w:val="1"/>
      <w:marLeft w:val="0"/>
      <w:marRight w:val="0"/>
      <w:marTop w:val="0"/>
      <w:marBottom w:val="0"/>
      <w:divBdr>
        <w:top w:val="none" w:sz="0" w:space="0" w:color="auto"/>
        <w:left w:val="none" w:sz="0" w:space="0" w:color="auto"/>
        <w:bottom w:val="none" w:sz="0" w:space="0" w:color="auto"/>
        <w:right w:val="none" w:sz="0" w:space="0" w:color="auto"/>
      </w:divBdr>
    </w:div>
    <w:div w:id="1649549221">
      <w:bodyDiv w:val="1"/>
      <w:marLeft w:val="0"/>
      <w:marRight w:val="0"/>
      <w:marTop w:val="0"/>
      <w:marBottom w:val="0"/>
      <w:divBdr>
        <w:top w:val="none" w:sz="0" w:space="0" w:color="auto"/>
        <w:left w:val="none" w:sz="0" w:space="0" w:color="auto"/>
        <w:bottom w:val="none" w:sz="0" w:space="0" w:color="auto"/>
        <w:right w:val="none" w:sz="0" w:space="0" w:color="auto"/>
      </w:divBdr>
    </w:div>
    <w:div w:id="1650285105">
      <w:bodyDiv w:val="1"/>
      <w:marLeft w:val="0"/>
      <w:marRight w:val="0"/>
      <w:marTop w:val="0"/>
      <w:marBottom w:val="0"/>
      <w:divBdr>
        <w:top w:val="none" w:sz="0" w:space="0" w:color="auto"/>
        <w:left w:val="none" w:sz="0" w:space="0" w:color="auto"/>
        <w:bottom w:val="none" w:sz="0" w:space="0" w:color="auto"/>
        <w:right w:val="none" w:sz="0" w:space="0" w:color="auto"/>
      </w:divBdr>
    </w:div>
    <w:div w:id="1654137981">
      <w:bodyDiv w:val="1"/>
      <w:marLeft w:val="0"/>
      <w:marRight w:val="0"/>
      <w:marTop w:val="0"/>
      <w:marBottom w:val="0"/>
      <w:divBdr>
        <w:top w:val="none" w:sz="0" w:space="0" w:color="auto"/>
        <w:left w:val="none" w:sz="0" w:space="0" w:color="auto"/>
        <w:bottom w:val="none" w:sz="0" w:space="0" w:color="auto"/>
        <w:right w:val="none" w:sz="0" w:space="0" w:color="auto"/>
      </w:divBdr>
    </w:div>
    <w:div w:id="1658916367">
      <w:bodyDiv w:val="1"/>
      <w:marLeft w:val="0"/>
      <w:marRight w:val="0"/>
      <w:marTop w:val="0"/>
      <w:marBottom w:val="0"/>
      <w:divBdr>
        <w:top w:val="none" w:sz="0" w:space="0" w:color="auto"/>
        <w:left w:val="none" w:sz="0" w:space="0" w:color="auto"/>
        <w:bottom w:val="none" w:sz="0" w:space="0" w:color="auto"/>
        <w:right w:val="none" w:sz="0" w:space="0" w:color="auto"/>
      </w:divBdr>
    </w:div>
    <w:div w:id="1659771404">
      <w:bodyDiv w:val="1"/>
      <w:marLeft w:val="0"/>
      <w:marRight w:val="0"/>
      <w:marTop w:val="0"/>
      <w:marBottom w:val="0"/>
      <w:divBdr>
        <w:top w:val="none" w:sz="0" w:space="0" w:color="auto"/>
        <w:left w:val="none" w:sz="0" w:space="0" w:color="auto"/>
        <w:bottom w:val="none" w:sz="0" w:space="0" w:color="auto"/>
        <w:right w:val="none" w:sz="0" w:space="0" w:color="auto"/>
      </w:divBdr>
    </w:div>
    <w:div w:id="1659922915">
      <w:bodyDiv w:val="1"/>
      <w:marLeft w:val="0"/>
      <w:marRight w:val="0"/>
      <w:marTop w:val="0"/>
      <w:marBottom w:val="0"/>
      <w:divBdr>
        <w:top w:val="none" w:sz="0" w:space="0" w:color="auto"/>
        <w:left w:val="none" w:sz="0" w:space="0" w:color="auto"/>
        <w:bottom w:val="none" w:sz="0" w:space="0" w:color="auto"/>
        <w:right w:val="none" w:sz="0" w:space="0" w:color="auto"/>
      </w:divBdr>
    </w:div>
    <w:div w:id="1661613923">
      <w:bodyDiv w:val="1"/>
      <w:marLeft w:val="0"/>
      <w:marRight w:val="0"/>
      <w:marTop w:val="0"/>
      <w:marBottom w:val="0"/>
      <w:divBdr>
        <w:top w:val="none" w:sz="0" w:space="0" w:color="auto"/>
        <w:left w:val="none" w:sz="0" w:space="0" w:color="auto"/>
        <w:bottom w:val="none" w:sz="0" w:space="0" w:color="auto"/>
        <w:right w:val="none" w:sz="0" w:space="0" w:color="auto"/>
      </w:divBdr>
    </w:div>
    <w:div w:id="1661957027">
      <w:bodyDiv w:val="1"/>
      <w:marLeft w:val="0"/>
      <w:marRight w:val="0"/>
      <w:marTop w:val="0"/>
      <w:marBottom w:val="0"/>
      <w:divBdr>
        <w:top w:val="none" w:sz="0" w:space="0" w:color="auto"/>
        <w:left w:val="none" w:sz="0" w:space="0" w:color="auto"/>
        <w:bottom w:val="none" w:sz="0" w:space="0" w:color="auto"/>
        <w:right w:val="none" w:sz="0" w:space="0" w:color="auto"/>
      </w:divBdr>
    </w:div>
    <w:div w:id="1662464520">
      <w:bodyDiv w:val="1"/>
      <w:marLeft w:val="0"/>
      <w:marRight w:val="0"/>
      <w:marTop w:val="0"/>
      <w:marBottom w:val="0"/>
      <w:divBdr>
        <w:top w:val="none" w:sz="0" w:space="0" w:color="auto"/>
        <w:left w:val="none" w:sz="0" w:space="0" w:color="auto"/>
        <w:bottom w:val="none" w:sz="0" w:space="0" w:color="auto"/>
        <w:right w:val="none" w:sz="0" w:space="0" w:color="auto"/>
      </w:divBdr>
    </w:div>
    <w:div w:id="1662611641">
      <w:bodyDiv w:val="1"/>
      <w:marLeft w:val="0"/>
      <w:marRight w:val="0"/>
      <w:marTop w:val="0"/>
      <w:marBottom w:val="0"/>
      <w:divBdr>
        <w:top w:val="none" w:sz="0" w:space="0" w:color="auto"/>
        <w:left w:val="none" w:sz="0" w:space="0" w:color="auto"/>
        <w:bottom w:val="none" w:sz="0" w:space="0" w:color="auto"/>
        <w:right w:val="none" w:sz="0" w:space="0" w:color="auto"/>
      </w:divBdr>
    </w:div>
    <w:div w:id="1662656575">
      <w:bodyDiv w:val="1"/>
      <w:marLeft w:val="0"/>
      <w:marRight w:val="0"/>
      <w:marTop w:val="0"/>
      <w:marBottom w:val="0"/>
      <w:divBdr>
        <w:top w:val="none" w:sz="0" w:space="0" w:color="auto"/>
        <w:left w:val="none" w:sz="0" w:space="0" w:color="auto"/>
        <w:bottom w:val="none" w:sz="0" w:space="0" w:color="auto"/>
        <w:right w:val="none" w:sz="0" w:space="0" w:color="auto"/>
      </w:divBdr>
    </w:div>
    <w:div w:id="1666516036">
      <w:bodyDiv w:val="1"/>
      <w:marLeft w:val="0"/>
      <w:marRight w:val="0"/>
      <w:marTop w:val="0"/>
      <w:marBottom w:val="0"/>
      <w:divBdr>
        <w:top w:val="none" w:sz="0" w:space="0" w:color="auto"/>
        <w:left w:val="none" w:sz="0" w:space="0" w:color="auto"/>
        <w:bottom w:val="none" w:sz="0" w:space="0" w:color="auto"/>
        <w:right w:val="none" w:sz="0" w:space="0" w:color="auto"/>
      </w:divBdr>
    </w:div>
    <w:div w:id="1668240557">
      <w:bodyDiv w:val="1"/>
      <w:marLeft w:val="0"/>
      <w:marRight w:val="0"/>
      <w:marTop w:val="0"/>
      <w:marBottom w:val="0"/>
      <w:divBdr>
        <w:top w:val="none" w:sz="0" w:space="0" w:color="auto"/>
        <w:left w:val="none" w:sz="0" w:space="0" w:color="auto"/>
        <w:bottom w:val="none" w:sz="0" w:space="0" w:color="auto"/>
        <w:right w:val="none" w:sz="0" w:space="0" w:color="auto"/>
      </w:divBdr>
    </w:div>
    <w:div w:id="1669016756">
      <w:bodyDiv w:val="1"/>
      <w:marLeft w:val="0"/>
      <w:marRight w:val="0"/>
      <w:marTop w:val="0"/>
      <w:marBottom w:val="0"/>
      <w:divBdr>
        <w:top w:val="none" w:sz="0" w:space="0" w:color="auto"/>
        <w:left w:val="none" w:sz="0" w:space="0" w:color="auto"/>
        <w:bottom w:val="none" w:sz="0" w:space="0" w:color="auto"/>
        <w:right w:val="none" w:sz="0" w:space="0" w:color="auto"/>
      </w:divBdr>
    </w:div>
    <w:div w:id="1669400339">
      <w:bodyDiv w:val="1"/>
      <w:marLeft w:val="0"/>
      <w:marRight w:val="0"/>
      <w:marTop w:val="0"/>
      <w:marBottom w:val="0"/>
      <w:divBdr>
        <w:top w:val="none" w:sz="0" w:space="0" w:color="auto"/>
        <w:left w:val="none" w:sz="0" w:space="0" w:color="auto"/>
        <w:bottom w:val="none" w:sz="0" w:space="0" w:color="auto"/>
        <w:right w:val="none" w:sz="0" w:space="0" w:color="auto"/>
      </w:divBdr>
    </w:div>
    <w:div w:id="1670861205">
      <w:bodyDiv w:val="1"/>
      <w:marLeft w:val="0"/>
      <w:marRight w:val="0"/>
      <w:marTop w:val="0"/>
      <w:marBottom w:val="0"/>
      <w:divBdr>
        <w:top w:val="none" w:sz="0" w:space="0" w:color="auto"/>
        <w:left w:val="none" w:sz="0" w:space="0" w:color="auto"/>
        <w:bottom w:val="none" w:sz="0" w:space="0" w:color="auto"/>
        <w:right w:val="none" w:sz="0" w:space="0" w:color="auto"/>
      </w:divBdr>
    </w:div>
    <w:div w:id="1671758586">
      <w:bodyDiv w:val="1"/>
      <w:marLeft w:val="0"/>
      <w:marRight w:val="0"/>
      <w:marTop w:val="0"/>
      <w:marBottom w:val="0"/>
      <w:divBdr>
        <w:top w:val="none" w:sz="0" w:space="0" w:color="auto"/>
        <w:left w:val="none" w:sz="0" w:space="0" w:color="auto"/>
        <w:bottom w:val="none" w:sz="0" w:space="0" w:color="auto"/>
        <w:right w:val="none" w:sz="0" w:space="0" w:color="auto"/>
      </w:divBdr>
    </w:div>
    <w:div w:id="1673147374">
      <w:bodyDiv w:val="1"/>
      <w:marLeft w:val="0"/>
      <w:marRight w:val="0"/>
      <w:marTop w:val="0"/>
      <w:marBottom w:val="0"/>
      <w:divBdr>
        <w:top w:val="none" w:sz="0" w:space="0" w:color="auto"/>
        <w:left w:val="none" w:sz="0" w:space="0" w:color="auto"/>
        <w:bottom w:val="none" w:sz="0" w:space="0" w:color="auto"/>
        <w:right w:val="none" w:sz="0" w:space="0" w:color="auto"/>
      </w:divBdr>
    </w:div>
    <w:div w:id="1673337758">
      <w:bodyDiv w:val="1"/>
      <w:marLeft w:val="0"/>
      <w:marRight w:val="0"/>
      <w:marTop w:val="0"/>
      <w:marBottom w:val="0"/>
      <w:divBdr>
        <w:top w:val="none" w:sz="0" w:space="0" w:color="auto"/>
        <w:left w:val="none" w:sz="0" w:space="0" w:color="auto"/>
        <w:bottom w:val="none" w:sz="0" w:space="0" w:color="auto"/>
        <w:right w:val="none" w:sz="0" w:space="0" w:color="auto"/>
      </w:divBdr>
    </w:div>
    <w:div w:id="1680037067">
      <w:bodyDiv w:val="1"/>
      <w:marLeft w:val="0"/>
      <w:marRight w:val="0"/>
      <w:marTop w:val="0"/>
      <w:marBottom w:val="0"/>
      <w:divBdr>
        <w:top w:val="none" w:sz="0" w:space="0" w:color="auto"/>
        <w:left w:val="none" w:sz="0" w:space="0" w:color="auto"/>
        <w:bottom w:val="none" w:sz="0" w:space="0" w:color="auto"/>
        <w:right w:val="none" w:sz="0" w:space="0" w:color="auto"/>
      </w:divBdr>
    </w:div>
    <w:div w:id="1681158559">
      <w:bodyDiv w:val="1"/>
      <w:marLeft w:val="0"/>
      <w:marRight w:val="0"/>
      <w:marTop w:val="0"/>
      <w:marBottom w:val="0"/>
      <w:divBdr>
        <w:top w:val="none" w:sz="0" w:space="0" w:color="auto"/>
        <w:left w:val="none" w:sz="0" w:space="0" w:color="auto"/>
        <w:bottom w:val="none" w:sz="0" w:space="0" w:color="auto"/>
        <w:right w:val="none" w:sz="0" w:space="0" w:color="auto"/>
      </w:divBdr>
    </w:div>
    <w:div w:id="1681159386">
      <w:bodyDiv w:val="1"/>
      <w:marLeft w:val="0"/>
      <w:marRight w:val="0"/>
      <w:marTop w:val="0"/>
      <w:marBottom w:val="0"/>
      <w:divBdr>
        <w:top w:val="none" w:sz="0" w:space="0" w:color="auto"/>
        <w:left w:val="none" w:sz="0" w:space="0" w:color="auto"/>
        <w:bottom w:val="none" w:sz="0" w:space="0" w:color="auto"/>
        <w:right w:val="none" w:sz="0" w:space="0" w:color="auto"/>
      </w:divBdr>
    </w:div>
    <w:div w:id="1681733852">
      <w:bodyDiv w:val="1"/>
      <w:marLeft w:val="0"/>
      <w:marRight w:val="0"/>
      <w:marTop w:val="0"/>
      <w:marBottom w:val="0"/>
      <w:divBdr>
        <w:top w:val="none" w:sz="0" w:space="0" w:color="auto"/>
        <w:left w:val="none" w:sz="0" w:space="0" w:color="auto"/>
        <w:bottom w:val="none" w:sz="0" w:space="0" w:color="auto"/>
        <w:right w:val="none" w:sz="0" w:space="0" w:color="auto"/>
      </w:divBdr>
    </w:div>
    <w:div w:id="1682393611">
      <w:bodyDiv w:val="1"/>
      <w:marLeft w:val="0"/>
      <w:marRight w:val="0"/>
      <w:marTop w:val="0"/>
      <w:marBottom w:val="0"/>
      <w:divBdr>
        <w:top w:val="none" w:sz="0" w:space="0" w:color="auto"/>
        <w:left w:val="none" w:sz="0" w:space="0" w:color="auto"/>
        <w:bottom w:val="none" w:sz="0" w:space="0" w:color="auto"/>
        <w:right w:val="none" w:sz="0" w:space="0" w:color="auto"/>
      </w:divBdr>
    </w:div>
    <w:div w:id="1682971283">
      <w:bodyDiv w:val="1"/>
      <w:marLeft w:val="0"/>
      <w:marRight w:val="0"/>
      <w:marTop w:val="0"/>
      <w:marBottom w:val="0"/>
      <w:divBdr>
        <w:top w:val="none" w:sz="0" w:space="0" w:color="auto"/>
        <w:left w:val="none" w:sz="0" w:space="0" w:color="auto"/>
        <w:bottom w:val="none" w:sz="0" w:space="0" w:color="auto"/>
        <w:right w:val="none" w:sz="0" w:space="0" w:color="auto"/>
      </w:divBdr>
    </w:div>
    <w:div w:id="1683236675">
      <w:bodyDiv w:val="1"/>
      <w:marLeft w:val="0"/>
      <w:marRight w:val="0"/>
      <w:marTop w:val="0"/>
      <w:marBottom w:val="0"/>
      <w:divBdr>
        <w:top w:val="none" w:sz="0" w:space="0" w:color="auto"/>
        <w:left w:val="none" w:sz="0" w:space="0" w:color="auto"/>
        <w:bottom w:val="none" w:sz="0" w:space="0" w:color="auto"/>
        <w:right w:val="none" w:sz="0" w:space="0" w:color="auto"/>
      </w:divBdr>
    </w:div>
    <w:div w:id="1683780030">
      <w:bodyDiv w:val="1"/>
      <w:marLeft w:val="0"/>
      <w:marRight w:val="0"/>
      <w:marTop w:val="0"/>
      <w:marBottom w:val="0"/>
      <w:divBdr>
        <w:top w:val="none" w:sz="0" w:space="0" w:color="auto"/>
        <w:left w:val="none" w:sz="0" w:space="0" w:color="auto"/>
        <w:bottom w:val="none" w:sz="0" w:space="0" w:color="auto"/>
        <w:right w:val="none" w:sz="0" w:space="0" w:color="auto"/>
      </w:divBdr>
    </w:div>
    <w:div w:id="1684169195">
      <w:bodyDiv w:val="1"/>
      <w:marLeft w:val="0"/>
      <w:marRight w:val="0"/>
      <w:marTop w:val="0"/>
      <w:marBottom w:val="0"/>
      <w:divBdr>
        <w:top w:val="none" w:sz="0" w:space="0" w:color="auto"/>
        <w:left w:val="none" w:sz="0" w:space="0" w:color="auto"/>
        <w:bottom w:val="none" w:sz="0" w:space="0" w:color="auto"/>
        <w:right w:val="none" w:sz="0" w:space="0" w:color="auto"/>
      </w:divBdr>
    </w:div>
    <w:div w:id="1685471950">
      <w:bodyDiv w:val="1"/>
      <w:marLeft w:val="0"/>
      <w:marRight w:val="0"/>
      <w:marTop w:val="0"/>
      <w:marBottom w:val="0"/>
      <w:divBdr>
        <w:top w:val="none" w:sz="0" w:space="0" w:color="auto"/>
        <w:left w:val="none" w:sz="0" w:space="0" w:color="auto"/>
        <w:bottom w:val="none" w:sz="0" w:space="0" w:color="auto"/>
        <w:right w:val="none" w:sz="0" w:space="0" w:color="auto"/>
      </w:divBdr>
    </w:div>
    <w:div w:id="1686321812">
      <w:bodyDiv w:val="1"/>
      <w:marLeft w:val="0"/>
      <w:marRight w:val="0"/>
      <w:marTop w:val="0"/>
      <w:marBottom w:val="0"/>
      <w:divBdr>
        <w:top w:val="none" w:sz="0" w:space="0" w:color="auto"/>
        <w:left w:val="none" w:sz="0" w:space="0" w:color="auto"/>
        <w:bottom w:val="none" w:sz="0" w:space="0" w:color="auto"/>
        <w:right w:val="none" w:sz="0" w:space="0" w:color="auto"/>
      </w:divBdr>
    </w:div>
    <w:div w:id="1689795583">
      <w:bodyDiv w:val="1"/>
      <w:marLeft w:val="0"/>
      <w:marRight w:val="0"/>
      <w:marTop w:val="0"/>
      <w:marBottom w:val="0"/>
      <w:divBdr>
        <w:top w:val="none" w:sz="0" w:space="0" w:color="auto"/>
        <w:left w:val="none" w:sz="0" w:space="0" w:color="auto"/>
        <w:bottom w:val="none" w:sz="0" w:space="0" w:color="auto"/>
        <w:right w:val="none" w:sz="0" w:space="0" w:color="auto"/>
      </w:divBdr>
    </w:div>
    <w:div w:id="1691375763">
      <w:bodyDiv w:val="1"/>
      <w:marLeft w:val="0"/>
      <w:marRight w:val="0"/>
      <w:marTop w:val="0"/>
      <w:marBottom w:val="0"/>
      <w:divBdr>
        <w:top w:val="none" w:sz="0" w:space="0" w:color="auto"/>
        <w:left w:val="none" w:sz="0" w:space="0" w:color="auto"/>
        <w:bottom w:val="none" w:sz="0" w:space="0" w:color="auto"/>
        <w:right w:val="none" w:sz="0" w:space="0" w:color="auto"/>
      </w:divBdr>
    </w:div>
    <w:div w:id="1694767607">
      <w:bodyDiv w:val="1"/>
      <w:marLeft w:val="0"/>
      <w:marRight w:val="0"/>
      <w:marTop w:val="0"/>
      <w:marBottom w:val="0"/>
      <w:divBdr>
        <w:top w:val="none" w:sz="0" w:space="0" w:color="auto"/>
        <w:left w:val="none" w:sz="0" w:space="0" w:color="auto"/>
        <w:bottom w:val="none" w:sz="0" w:space="0" w:color="auto"/>
        <w:right w:val="none" w:sz="0" w:space="0" w:color="auto"/>
      </w:divBdr>
    </w:div>
    <w:div w:id="1694918710">
      <w:bodyDiv w:val="1"/>
      <w:marLeft w:val="0"/>
      <w:marRight w:val="0"/>
      <w:marTop w:val="0"/>
      <w:marBottom w:val="0"/>
      <w:divBdr>
        <w:top w:val="none" w:sz="0" w:space="0" w:color="auto"/>
        <w:left w:val="none" w:sz="0" w:space="0" w:color="auto"/>
        <w:bottom w:val="none" w:sz="0" w:space="0" w:color="auto"/>
        <w:right w:val="none" w:sz="0" w:space="0" w:color="auto"/>
      </w:divBdr>
    </w:div>
    <w:div w:id="1696493483">
      <w:bodyDiv w:val="1"/>
      <w:marLeft w:val="0"/>
      <w:marRight w:val="0"/>
      <w:marTop w:val="0"/>
      <w:marBottom w:val="0"/>
      <w:divBdr>
        <w:top w:val="none" w:sz="0" w:space="0" w:color="auto"/>
        <w:left w:val="none" w:sz="0" w:space="0" w:color="auto"/>
        <w:bottom w:val="none" w:sz="0" w:space="0" w:color="auto"/>
        <w:right w:val="none" w:sz="0" w:space="0" w:color="auto"/>
      </w:divBdr>
    </w:div>
    <w:div w:id="1696882601">
      <w:bodyDiv w:val="1"/>
      <w:marLeft w:val="0"/>
      <w:marRight w:val="0"/>
      <w:marTop w:val="0"/>
      <w:marBottom w:val="0"/>
      <w:divBdr>
        <w:top w:val="none" w:sz="0" w:space="0" w:color="auto"/>
        <w:left w:val="none" w:sz="0" w:space="0" w:color="auto"/>
        <w:bottom w:val="none" w:sz="0" w:space="0" w:color="auto"/>
        <w:right w:val="none" w:sz="0" w:space="0" w:color="auto"/>
      </w:divBdr>
    </w:div>
    <w:div w:id="1700469413">
      <w:bodyDiv w:val="1"/>
      <w:marLeft w:val="0"/>
      <w:marRight w:val="0"/>
      <w:marTop w:val="0"/>
      <w:marBottom w:val="0"/>
      <w:divBdr>
        <w:top w:val="none" w:sz="0" w:space="0" w:color="auto"/>
        <w:left w:val="none" w:sz="0" w:space="0" w:color="auto"/>
        <w:bottom w:val="none" w:sz="0" w:space="0" w:color="auto"/>
        <w:right w:val="none" w:sz="0" w:space="0" w:color="auto"/>
      </w:divBdr>
    </w:div>
    <w:div w:id="1702854155">
      <w:bodyDiv w:val="1"/>
      <w:marLeft w:val="0"/>
      <w:marRight w:val="0"/>
      <w:marTop w:val="0"/>
      <w:marBottom w:val="0"/>
      <w:divBdr>
        <w:top w:val="none" w:sz="0" w:space="0" w:color="auto"/>
        <w:left w:val="none" w:sz="0" w:space="0" w:color="auto"/>
        <w:bottom w:val="none" w:sz="0" w:space="0" w:color="auto"/>
        <w:right w:val="none" w:sz="0" w:space="0" w:color="auto"/>
      </w:divBdr>
    </w:div>
    <w:div w:id="1703241212">
      <w:bodyDiv w:val="1"/>
      <w:marLeft w:val="0"/>
      <w:marRight w:val="0"/>
      <w:marTop w:val="0"/>
      <w:marBottom w:val="0"/>
      <w:divBdr>
        <w:top w:val="none" w:sz="0" w:space="0" w:color="auto"/>
        <w:left w:val="none" w:sz="0" w:space="0" w:color="auto"/>
        <w:bottom w:val="none" w:sz="0" w:space="0" w:color="auto"/>
        <w:right w:val="none" w:sz="0" w:space="0" w:color="auto"/>
      </w:divBdr>
    </w:div>
    <w:div w:id="1704402510">
      <w:bodyDiv w:val="1"/>
      <w:marLeft w:val="0"/>
      <w:marRight w:val="0"/>
      <w:marTop w:val="0"/>
      <w:marBottom w:val="0"/>
      <w:divBdr>
        <w:top w:val="none" w:sz="0" w:space="0" w:color="auto"/>
        <w:left w:val="none" w:sz="0" w:space="0" w:color="auto"/>
        <w:bottom w:val="none" w:sz="0" w:space="0" w:color="auto"/>
        <w:right w:val="none" w:sz="0" w:space="0" w:color="auto"/>
      </w:divBdr>
    </w:div>
    <w:div w:id="1704672922">
      <w:bodyDiv w:val="1"/>
      <w:marLeft w:val="0"/>
      <w:marRight w:val="0"/>
      <w:marTop w:val="0"/>
      <w:marBottom w:val="0"/>
      <w:divBdr>
        <w:top w:val="none" w:sz="0" w:space="0" w:color="auto"/>
        <w:left w:val="none" w:sz="0" w:space="0" w:color="auto"/>
        <w:bottom w:val="none" w:sz="0" w:space="0" w:color="auto"/>
        <w:right w:val="none" w:sz="0" w:space="0" w:color="auto"/>
      </w:divBdr>
    </w:div>
    <w:div w:id="1708682396">
      <w:bodyDiv w:val="1"/>
      <w:marLeft w:val="0"/>
      <w:marRight w:val="0"/>
      <w:marTop w:val="0"/>
      <w:marBottom w:val="0"/>
      <w:divBdr>
        <w:top w:val="none" w:sz="0" w:space="0" w:color="auto"/>
        <w:left w:val="none" w:sz="0" w:space="0" w:color="auto"/>
        <w:bottom w:val="none" w:sz="0" w:space="0" w:color="auto"/>
        <w:right w:val="none" w:sz="0" w:space="0" w:color="auto"/>
      </w:divBdr>
    </w:div>
    <w:div w:id="1710687194">
      <w:bodyDiv w:val="1"/>
      <w:marLeft w:val="0"/>
      <w:marRight w:val="0"/>
      <w:marTop w:val="0"/>
      <w:marBottom w:val="0"/>
      <w:divBdr>
        <w:top w:val="none" w:sz="0" w:space="0" w:color="auto"/>
        <w:left w:val="none" w:sz="0" w:space="0" w:color="auto"/>
        <w:bottom w:val="none" w:sz="0" w:space="0" w:color="auto"/>
        <w:right w:val="none" w:sz="0" w:space="0" w:color="auto"/>
      </w:divBdr>
    </w:div>
    <w:div w:id="1711766086">
      <w:bodyDiv w:val="1"/>
      <w:marLeft w:val="0"/>
      <w:marRight w:val="0"/>
      <w:marTop w:val="0"/>
      <w:marBottom w:val="0"/>
      <w:divBdr>
        <w:top w:val="none" w:sz="0" w:space="0" w:color="auto"/>
        <w:left w:val="none" w:sz="0" w:space="0" w:color="auto"/>
        <w:bottom w:val="none" w:sz="0" w:space="0" w:color="auto"/>
        <w:right w:val="none" w:sz="0" w:space="0" w:color="auto"/>
      </w:divBdr>
    </w:div>
    <w:div w:id="1713268901">
      <w:bodyDiv w:val="1"/>
      <w:marLeft w:val="0"/>
      <w:marRight w:val="0"/>
      <w:marTop w:val="0"/>
      <w:marBottom w:val="0"/>
      <w:divBdr>
        <w:top w:val="none" w:sz="0" w:space="0" w:color="auto"/>
        <w:left w:val="none" w:sz="0" w:space="0" w:color="auto"/>
        <w:bottom w:val="none" w:sz="0" w:space="0" w:color="auto"/>
        <w:right w:val="none" w:sz="0" w:space="0" w:color="auto"/>
      </w:divBdr>
    </w:div>
    <w:div w:id="1723140606">
      <w:bodyDiv w:val="1"/>
      <w:marLeft w:val="0"/>
      <w:marRight w:val="0"/>
      <w:marTop w:val="0"/>
      <w:marBottom w:val="0"/>
      <w:divBdr>
        <w:top w:val="none" w:sz="0" w:space="0" w:color="auto"/>
        <w:left w:val="none" w:sz="0" w:space="0" w:color="auto"/>
        <w:bottom w:val="none" w:sz="0" w:space="0" w:color="auto"/>
        <w:right w:val="none" w:sz="0" w:space="0" w:color="auto"/>
      </w:divBdr>
    </w:div>
    <w:div w:id="1724252999">
      <w:bodyDiv w:val="1"/>
      <w:marLeft w:val="0"/>
      <w:marRight w:val="0"/>
      <w:marTop w:val="0"/>
      <w:marBottom w:val="0"/>
      <w:divBdr>
        <w:top w:val="none" w:sz="0" w:space="0" w:color="auto"/>
        <w:left w:val="none" w:sz="0" w:space="0" w:color="auto"/>
        <w:bottom w:val="none" w:sz="0" w:space="0" w:color="auto"/>
        <w:right w:val="none" w:sz="0" w:space="0" w:color="auto"/>
      </w:divBdr>
    </w:div>
    <w:div w:id="1733120262">
      <w:bodyDiv w:val="1"/>
      <w:marLeft w:val="0"/>
      <w:marRight w:val="0"/>
      <w:marTop w:val="0"/>
      <w:marBottom w:val="0"/>
      <w:divBdr>
        <w:top w:val="none" w:sz="0" w:space="0" w:color="auto"/>
        <w:left w:val="none" w:sz="0" w:space="0" w:color="auto"/>
        <w:bottom w:val="none" w:sz="0" w:space="0" w:color="auto"/>
        <w:right w:val="none" w:sz="0" w:space="0" w:color="auto"/>
      </w:divBdr>
    </w:div>
    <w:div w:id="1733312939">
      <w:bodyDiv w:val="1"/>
      <w:marLeft w:val="0"/>
      <w:marRight w:val="0"/>
      <w:marTop w:val="0"/>
      <w:marBottom w:val="0"/>
      <w:divBdr>
        <w:top w:val="none" w:sz="0" w:space="0" w:color="auto"/>
        <w:left w:val="none" w:sz="0" w:space="0" w:color="auto"/>
        <w:bottom w:val="none" w:sz="0" w:space="0" w:color="auto"/>
        <w:right w:val="none" w:sz="0" w:space="0" w:color="auto"/>
      </w:divBdr>
    </w:div>
    <w:div w:id="1738280859">
      <w:bodyDiv w:val="1"/>
      <w:marLeft w:val="0"/>
      <w:marRight w:val="0"/>
      <w:marTop w:val="0"/>
      <w:marBottom w:val="0"/>
      <w:divBdr>
        <w:top w:val="none" w:sz="0" w:space="0" w:color="auto"/>
        <w:left w:val="none" w:sz="0" w:space="0" w:color="auto"/>
        <w:bottom w:val="none" w:sz="0" w:space="0" w:color="auto"/>
        <w:right w:val="none" w:sz="0" w:space="0" w:color="auto"/>
      </w:divBdr>
    </w:div>
    <w:div w:id="1738935586">
      <w:bodyDiv w:val="1"/>
      <w:marLeft w:val="0"/>
      <w:marRight w:val="0"/>
      <w:marTop w:val="0"/>
      <w:marBottom w:val="0"/>
      <w:divBdr>
        <w:top w:val="none" w:sz="0" w:space="0" w:color="auto"/>
        <w:left w:val="none" w:sz="0" w:space="0" w:color="auto"/>
        <w:bottom w:val="none" w:sz="0" w:space="0" w:color="auto"/>
        <w:right w:val="none" w:sz="0" w:space="0" w:color="auto"/>
      </w:divBdr>
      <w:divsChild>
        <w:div w:id="15281180">
          <w:marLeft w:val="480"/>
          <w:marRight w:val="0"/>
          <w:marTop w:val="0"/>
          <w:marBottom w:val="0"/>
          <w:divBdr>
            <w:top w:val="none" w:sz="0" w:space="0" w:color="auto"/>
            <w:left w:val="none" w:sz="0" w:space="0" w:color="auto"/>
            <w:bottom w:val="none" w:sz="0" w:space="0" w:color="auto"/>
            <w:right w:val="none" w:sz="0" w:space="0" w:color="auto"/>
          </w:divBdr>
        </w:div>
        <w:div w:id="18968555">
          <w:marLeft w:val="480"/>
          <w:marRight w:val="0"/>
          <w:marTop w:val="0"/>
          <w:marBottom w:val="0"/>
          <w:divBdr>
            <w:top w:val="none" w:sz="0" w:space="0" w:color="auto"/>
            <w:left w:val="none" w:sz="0" w:space="0" w:color="auto"/>
            <w:bottom w:val="none" w:sz="0" w:space="0" w:color="auto"/>
            <w:right w:val="none" w:sz="0" w:space="0" w:color="auto"/>
          </w:divBdr>
        </w:div>
        <w:div w:id="34087101">
          <w:marLeft w:val="480"/>
          <w:marRight w:val="0"/>
          <w:marTop w:val="0"/>
          <w:marBottom w:val="0"/>
          <w:divBdr>
            <w:top w:val="none" w:sz="0" w:space="0" w:color="auto"/>
            <w:left w:val="none" w:sz="0" w:space="0" w:color="auto"/>
            <w:bottom w:val="none" w:sz="0" w:space="0" w:color="auto"/>
            <w:right w:val="none" w:sz="0" w:space="0" w:color="auto"/>
          </w:divBdr>
        </w:div>
        <w:div w:id="35398339">
          <w:marLeft w:val="480"/>
          <w:marRight w:val="0"/>
          <w:marTop w:val="0"/>
          <w:marBottom w:val="0"/>
          <w:divBdr>
            <w:top w:val="none" w:sz="0" w:space="0" w:color="auto"/>
            <w:left w:val="none" w:sz="0" w:space="0" w:color="auto"/>
            <w:bottom w:val="none" w:sz="0" w:space="0" w:color="auto"/>
            <w:right w:val="none" w:sz="0" w:space="0" w:color="auto"/>
          </w:divBdr>
        </w:div>
        <w:div w:id="39785464">
          <w:marLeft w:val="480"/>
          <w:marRight w:val="0"/>
          <w:marTop w:val="0"/>
          <w:marBottom w:val="0"/>
          <w:divBdr>
            <w:top w:val="none" w:sz="0" w:space="0" w:color="auto"/>
            <w:left w:val="none" w:sz="0" w:space="0" w:color="auto"/>
            <w:bottom w:val="none" w:sz="0" w:space="0" w:color="auto"/>
            <w:right w:val="none" w:sz="0" w:space="0" w:color="auto"/>
          </w:divBdr>
        </w:div>
        <w:div w:id="169148693">
          <w:marLeft w:val="480"/>
          <w:marRight w:val="0"/>
          <w:marTop w:val="0"/>
          <w:marBottom w:val="0"/>
          <w:divBdr>
            <w:top w:val="none" w:sz="0" w:space="0" w:color="auto"/>
            <w:left w:val="none" w:sz="0" w:space="0" w:color="auto"/>
            <w:bottom w:val="none" w:sz="0" w:space="0" w:color="auto"/>
            <w:right w:val="none" w:sz="0" w:space="0" w:color="auto"/>
          </w:divBdr>
        </w:div>
        <w:div w:id="259728270">
          <w:marLeft w:val="480"/>
          <w:marRight w:val="0"/>
          <w:marTop w:val="0"/>
          <w:marBottom w:val="0"/>
          <w:divBdr>
            <w:top w:val="none" w:sz="0" w:space="0" w:color="auto"/>
            <w:left w:val="none" w:sz="0" w:space="0" w:color="auto"/>
            <w:bottom w:val="none" w:sz="0" w:space="0" w:color="auto"/>
            <w:right w:val="none" w:sz="0" w:space="0" w:color="auto"/>
          </w:divBdr>
        </w:div>
        <w:div w:id="294410663">
          <w:marLeft w:val="480"/>
          <w:marRight w:val="0"/>
          <w:marTop w:val="0"/>
          <w:marBottom w:val="0"/>
          <w:divBdr>
            <w:top w:val="none" w:sz="0" w:space="0" w:color="auto"/>
            <w:left w:val="none" w:sz="0" w:space="0" w:color="auto"/>
            <w:bottom w:val="none" w:sz="0" w:space="0" w:color="auto"/>
            <w:right w:val="none" w:sz="0" w:space="0" w:color="auto"/>
          </w:divBdr>
        </w:div>
        <w:div w:id="345249008">
          <w:marLeft w:val="480"/>
          <w:marRight w:val="0"/>
          <w:marTop w:val="0"/>
          <w:marBottom w:val="0"/>
          <w:divBdr>
            <w:top w:val="none" w:sz="0" w:space="0" w:color="auto"/>
            <w:left w:val="none" w:sz="0" w:space="0" w:color="auto"/>
            <w:bottom w:val="none" w:sz="0" w:space="0" w:color="auto"/>
            <w:right w:val="none" w:sz="0" w:space="0" w:color="auto"/>
          </w:divBdr>
        </w:div>
        <w:div w:id="348605569">
          <w:marLeft w:val="480"/>
          <w:marRight w:val="0"/>
          <w:marTop w:val="0"/>
          <w:marBottom w:val="0"/>
          <w:divBdr>
            <w:top w:val="none" w:sz="0" w:space="0" w:color="auto"/>
            <w:left w:val="none" w:sz="0" w:space="0" w:color="auto"/>
            <w:bottom w:val="none" w:sz="0" w:space="0" w:color="auto"/>
            <w:right w:val="none" w:sz="0" w:space="0" w:color="auto"/>
          </w:divBdr>
        </w:div>
        <w:div w:id="392697478">
          <w:marLeft w:val="480"/>
          <w:marRight w:val="0"/>
          <w:marTop w:val="0"/>
          <w:marBottom w:val="0"/>
          <w:divBdr>
            <w:top w:val="none" w:sz="0" w:space="0" w:color="auto"/>
            <w:left w:val="none" w:sz="0" w:space="0" w:color="auto"/>
            <w:bottom w:val="none" w:sz="0" w:space="0" w:color="auto"/>
            <w:right w:val="none" w:sz="0" w:space="0" w:color="auto"/>
          </w:divBdr>
        </w:div>
        <w:div w:id="411436248">
          <w:marLeft w:val="480"/>
          <w:marRight w:val="0"/>
          <w:marTop w:val="0"/>
          <w:marBottom w:val="0"/>
          <w:divBdr>
            <w:top w:val="none" w:sz="0" w:space="0" w:color="auto"/>
            <w:left w:val="none" w:sz="0" w:space="0" w:color="auto"/>
            <w:bottom w:val="none" w:sz="0" w:space="0" w:color="auto"/>
            <w:right w:val="none" w:sz="0" w:space="0" w:color="auto"/>
          </w:divBdr>
        </w:div>
        <w:div w:id="443810904">
          <w:marLeft w:val="480"/>
          <w:marRight w:val="0"/>
          <w:marTop w:val="0"/>
          <w:marBottom w:val="0"/>
          <w:divBdr>
            <w:top w:val="none" w:sz="0" w:space="0" w:color="auto"/>
            <w:left w:val="none" w:sz="0" w:space="0" w:color="auto"/>
            <w:bottom w:val="none" w:sz="0" w:space="0" w:color="auto"/>
            <w:right w:val="none" w:sz="0" w:space="0" w:color="auto"/>
          </w:divBdr>
        </w:div>
        <w:div w:id="487408294">
          <w:marLeft w:val="480"/>
          <w:marRight w:val="0"/>
          <w:marTop w:val="0"/>
          <w:marBottom w:val="0"/>
          <w:divBdr>
            <w:top w:val="none" w:sz="0" w:space="0" w:color="auto"/>
            <w:left w:val="none" w:sz="0" w:space="0" w:color="auto"/>
            <w:bottom w:val="none" w:sz="0" w:space="0" w:color="auto"/>
            <w:right w:val="none" w:sz="0" w:space="0" w:color="auto"/>
          </w:divBdr>
        </w:div>
        <w:div w:id="499350999">
          <w:marLeft w:val="480"/>
          <w:marRight w:val="0"/>
          <w:marTop w:val="0"/>
          <w:marBottom w:val="0"/>
          <w:divBdr>
            <w:top w:val="none" w:sz="0" w:space="0" w:color="auto"/>
            <w:left w:val="none" w:sz="0" w:space="0" w:color="auto"/>
            <w:bottom w:val="none" w:sz="0" w:space="0" w:color="auto"/>
            <w:right w:val="none" w:sz="0" w:space="0" w:color="auto"/>
          </w:divBdr>
        </w:div>
        <w:div w:id="521280121">
          <w:marLeft w:val="480"/>
          <w:marRight w:val="0"/>
          <w:marTop w:val="0"/>
          <w:marBottom w:val="0"/>
          <w:divBdr>
            <w:top w:val="none" w:sz="0" w:space="0" w:color="auto"/>
            <w:left w:val="none" w:sz="0" w:space="0" w:color="auto"/>
            <w:bottom w:val="none" w:sz="0" w:space="0" w:color="auto"/>
            <w:right w:val="none" w:sz="0" w:space="0" w:color="auto"/>
          </w:divBdr>
        </w:div>
        <w:div w:id="550961388">
          <w:marLeft w:val="480"/>
          <w:marRight w:val="0"/>
          <w:marTop w:val="0"/>
          <w:marBottom w:val="0"/>
          <w:divBdr>
            <w:top w:val="none" w:sz="0" w:space="0" w:color="auto"/>
            <w:left w:val="none" w:sz="0" w:space="0" w:color="auto"/>
            <w:bottom w:val="none" w:sz="0" w:space="0" w:color="auto"/>
            <w:right w:val="none" w:sz="0" w:space="0" w:color="auto"/>
          </w:divBdr>
        </w:div>
        <w:div w:id="569075785">
          <w:marLeft w:val="480"/>
          <w:marRight w:val="0"/>
          <w:marTop w:val="0"/>
          <w:marBottom w:val="0"/>
          <w:divBdr>
            <w:top w:val="none" w:sz="0" w:space="0" w:color="auto"/>
            <w:left w:val="none" w:sz="0" w:space="0" w:color="auto"/>
            <w:bottom w:val="none" w:sz="0" w:space="0" w:color="auto"/>
            <w:right w:val="none" w:sz="0" w:space="0" w:color="auto"/>
          </w:divBdr>
        </w:div>
        <w:div w:id="584143527">
          <w:marLeft w:val="480"/>
          <w:marRight w:val="0"/>
          <w:marTop w:val="0"/>
          <w:marBottom w:val="0"/>
          <w:divBdr>
            <w:top w:val="none" w:sz="0" w:space="0" w:color="auto"/>
            <w:left w:val="none" w:sz="0" w:space="0" w:color="auto"/>
            <w:bottom w:val="none" w:sz="0" w:space="0" w:color="auto"/>
            <w:right w:val="none" w:sz="0" w:space="0" w:color="auto"/>
          </w:divBdr>
        </w:div>
        <w:div w:id="623586415">
          <w:marLeft w:val="480"/>
          <w:marRight w:val="0"/>
          <w:marTop w:val="0"/>
          <w:marBottom w:val="0"/>
          <w:divBdr>
            <w:top w:val="none" w:sz="0" w:space="0" w:color="auto"/>
            <w:left w:val="none" w:sz="0" w:space="0" w:color="auto"/>
            <w:bottom w:val="none" w:sz="0" w:space="0" w:color="auto"/>
            <w:right w:val="none" w:sz="0" w:space="0" w:color="auto"/>
          </w:divBdr>
        </w:div>
        <w:div w:id="670569862">
          <w:marLeft w:val="480"/>
          <w:marRight w:val="0"/>
          <w:marTop w:val="0"/>
          <w:marBottom w:val="0"/>
          <w:divBdr>
            <w:top w:val="none" w:sz="0" w:space="0" w:color="auto"/>
            <w:left w:val="none" w:sz="0" w:space="0" w:color="auto"/>
            <w:bottom w:val="none" w:sz="0" w:space="0" w:color="auto"/>
            <w:right w:val="none" w:sz="0" w:space="0" w:color="auto"/>
          </w:divBdr>
        </w:div>
        <w:div w:id="749352335">
          <w:marLeft w:val="480"/>
          <w:marRight w:val="0"/>
          <w:marTop w:val="0"/>
          <w:marBottom w:val="0"/>
          <w:divBdr>
            <w:top w:val="none" w:sz="0" w:space="0" w:color="auto"/>
            <w:left w:val="none" w:sz="0" w:space="0" w:color="auto"/>
            <w:bottom w:val="none" w:sz="0" w:space="0" w:color="auto"/>
            <w:right w:val="none" w:sz="0" w:space="0" w:color="auto"/>
          </w:divBdr>
        </w:div>
        <w:div w:id="777944309">
          <w:marLeft w:val="480"/>
          <w:marRight w:val="0"/>
          <w:marTop w:val="0"/>
          <w:marBottom w:val="0"/>
          <w:divBdr>
            <w:top w:val="none" w:sz="0" w:space="0" w:color="auto"/>
            <w:left w:val="none" w:sz="0" w:space="0" w:color="auto"/>
            <w:bottom w:val="none" w:sz="0" w:space="0" w:color="auto"/>
            <w:right w:val="none" w:sz="0" w:space="0" w:color="auto"/>
          </w:divBdr>
        </w:div>
        <w:div w:id="824934212">
          <w:marLeft w:val="480"/>
          <w:marRight w:val="0"/>
          <w:marTop w:val="0"/>
          <w:marBottom w:val="0"/>
          <w:divBdr>
            <w:top w:val="none" w:sz="0" w:space="0" w:color="auto"/>
            <w:left w:val="none" w:sz="0" w:space="0" w:color="auto"/>
            <w:bottom w:val="none" w:sz="0" w:space="0" w:color="auto"/>
            <w:right w:val="none" w:sz="0" w:space="0" w:color="auto"/>
          </w:divBdr>
        </w:div>
        <w:div w:id="835730568">
          <w:marLeft w:val="480"/>
          <w:marRight w:val="0"/>
          <w:marTop w:val="0"/>
          <w:marBottom w:val="0"/>
          <w:divBdr>
            <w:top w:val="none" w:sz="0" w:space="0" w:color="auto"/>
            <w:left w:val="none" w:sz="0" w:space="0" w:color="auto"/>
            <w:bottom w:val="none" w:sz="0" w:space="0" w:color="auto"/>
            <w:right w:val="none" w:sz="0" w:space="0" w:color="auto"/>
          </w:divBdr>
        </w:div>
        <w:div w:id="844903490">
          <w:marLeft w:val="480"/>
          <w:marRight w:val="0"/>
          <w:marTop w:val="0"/>
          <w:marBottom w:val="0"/>
          <w:divBdr>
            <w:top w:val="none" w:sz="0" w:space="0" w:color="auto"/>
            <w:left w:val="none" w:sz="0" w:space="0" w:color="auto"/>
            <w:bottom w:val="none" w:sz="0" w:space="0" w:color="auto"/>
            <w:right w:val="none" w:sz="0" w:space="0" w:color="auto"/>
          </w:divBdr>
        </w:div>
        <w:div w:id="962541981">
          <w:marLeft w:val="480"/>
          <w:marRight w:val="0"/>
          <w:marTop w:val="0"/>
          <w:marBottom w:val="0"/>
          <w:divBdr>
            <w:top w:val="none" w:sz="0" w:space="0" w:color="auto"/>
            <w:left w:val="none" w:sz="0" w:space="0" w:color="auto"/>
            <w:bottom w:val="none" w:sz="0" w:space="0" w:color="auto"/>
            <w:right w:val="none" w:sz="0" w:space="0" w:color="auto"/>
          </w:divBdr>
        </w:div>
        <w:div w:id="962660351">
          <w:marLeft w:val="480"/>
          <w:marRight w:val="0"/>
          <w:marTop w:val="0"/>
          <w:marBottom w:val="0"/>
          <w:divBdr>
            <w:top w:val="none" w:sz="0" w:space="0" w:color="auto"/>
            <w:left w:val="none" w:sz="0" w:space="0" w:color="auto"/>
            <w:bottom w:val="none" w:sz="0" w:space="0" w:color="auto"/>
            <w:right w:val="none" w:sz="0" w:space="0" w:color="auto"/>
          </w:divBdr>
        </w:div>
        <w:div w:id="975182080">
          <w:marLeft w:val="480"/>
          <w:marRight w:val="0"/>
          <w:marTop w:val="0"/>
          <w:marBottom w:val="0"/>
          <w:divBdr>
            <w:top w:val="none" w:sz="0" w:space="0" w:color="auto"/>
            <w:left w:val="none" w:sz="0" w:space="0" w:color="auto"/>
            <w:bottom w:val="none" w:sz="0" w:space="0" w:color="auto"/>
            <w:right w:val="none" w:sz="0" w:space="0" w:color="auto"/>
          </w:divBdr>
        </w:div>
        <w:div w:id="988244267">
          <w:marLeft w:val="480"/>
          <w:marRight w:val="0"/>
          <w:marTop w:val="0"/>
          <w:marBottom w:val="0"/>
          <w:divBdr>
            <w:top w:val="none" w:sz="0" w:space="0" w:color="auto"/>
            <w:left w:val="none" w:sz="0" w:space="0" w:color="auto"/>
            <w:bottom w:val="none" w:sz="0" w:space="0" w:color="auto"/>
            <w:right w:val="none" w:sz="0" w:space="0" w:color="auto"/>
          </w:divBdr>
        </w:div>
        <w:div w:id="1025449003">
          <w:marLeft w:val="480"/>
          <w:marRight w:val="0"/>
          <w:marTop w:val="0"/>
          <w:marBottom w:val="0"/>
          <w:divBdr>
            <w:top w:val="none" w:sz="0" w:space="0" w:color="auto"/>
            <w:left w:val="none" w:sz="0" w:space="0" w:color="auto"/>
            <w:bottom w:val="none" w:sz="0" w:space="0" w:color="auto"/>
            <w:right w:val="none" w:sz="0" w:space="0" w:color="auto"/>
          </w:divBdr>
        </w:div>
        <w:div w:id="1047024753">
          <w:marLeft w:val="480"/>
          <w:marRight w:val="0"/>
          <w:marTop w:val="0"/>
          <w:marBottom w:val="0"/>
          <w:divBdr>
            <w:top w:val="none" w:sz="0" w:space="0" w:color="auto"/>
            <w:left w:val="none" w:sz="0" w:space="0" w:color="auto"/>
            <w:bottom w:val="none" w:sz="0" w:space="0" w:color="auto"/>
            <w:right w:val="none" w:sz="0" w:space="0" w:color="auto"/>
          </w:divBdr>
        </w:div>
        <w:div w:id="1104885616">
          <w:marLeft w:val="480"/>
          <w:marRight w:val="0"/>
          <w:marTop w:val="0"/>
          <w:marBottom w:val="0"/>
          <w:divBdr>
            <w:top w:val="none" w:sz="0" w:space="0" w:color="auto"/>
            <w:left w:val="none" w:sz="0" w:space="0" w:color="auto"/>
            <w:bottom w:val="none" w:sz="0" w:space="0" w:color="auto"/>
            <w:right w:val="none" w:sz="0" w:space="0" w:color="auto"/>
          </w:divBdr>
        </w:div>
        <w:div w:id="1110975568">
          <w:marLeft w:val="480"/>
          <w:marRight w:val="0"/>
          <w:marTop w:val="0"/>
          <w:marBottom w:val="0"/>
          <w:divBdr>
            <w:top w:val="none" w:sz="0" w:space="0" w:color="auto"/>
            <w:left w:val="none" w:sz="0" w:space="0" w:color="auto"/>
            <w:bottom w:val="none" w:sz="0" w:space="0" w:color="auto"/>
            <w:right w:val="none" w:sz="0" w:space="0" w:color="auto"/>
          </w:divBdr>
        </w:div>
        <w:div w:id="1115712094">
          <w:marLeft w:val="480"/>
          <w:marRight w:val="0"/>
          <w:marTop w:val="0"/>
          <w:marBottom w:val="0"/>
          <w:divBdr>
            <w:top w:val="none" w:sz="0" w:space="0" w:color="auto"/>
            <w:left w:val="none" w:sz="0" w:space="0" w:color="auto"/>
            <w:bottom w:val="none" w:sz="0" w:space="0" w:color="auto"/>
            <w:right w:val="none" w:sz="0" w:space="0" w:color="auto"/>
          </w:divBdr>
        </w:div>
        <w:div w:id="1125080732">
          <w:marLeft w:val="480"/>
          <w:marRight w:val="0"/>
          <w:marTop w:val="0"/>
          <w:marBottom w:val="0"/>
          <w:divBdr>
            <w:top w:val="none" w:sz="0" w:space="0" w:color="auto"/>
            <w:left w:val="none" w:sz="0" w:space="0" w:color="auto"/>
            <w:bottom w:val="none" w:sz="0" w:space="0" w:color="auto"/>
            <w:right w:val="none" w:sz="0" w:space="0" w:color="auto"/>
          </w:divBdr>
        </w:div>
        <w:div w:id="1132601393">
          <w:marLeft w:val="480"/>
          <w:marRight w:val="0"/>
          <w:marTop w:val="0"/>
          <w:marBottom w:val="0"/>
          <w:divBdr>
            <w:top w:val="none" w:sz="0" w:space="0" w:color="auto"/>
            <w:left w:val="none" w:sz="0" w:space="0" w:color="auto"/>
            <w:bottom w:val="none" w:sz="0" w:space="0" w:color="auto"/>
            <w:right w:val="none" w:sz="0" w:space="0" w:color="auto"/>
          </w:divBdr>
        </w:div>
        <w:div w:id="1183402105">
          <w:marLeft w:val="480"/>
          <w:marRight w:val="0"/>
          <w:marTop w:val="0"/>
          <w:marBottom w:val="0"/>
          <w:divBdr>
            <w:top w:val="none" w:sz="0" w:space="0" w:color="auto"/>
            <w:left w:val="none" w:sz="0" w:space="0" w:color="auto"/>
            <w:bottom w:val="none" w:sz="0" w:space="0" w:color="auto"/>
            <w:right w:val="none" w:sz="0" w:space="0" w:color="auto"/>
          </w:divBdr>
        </w:div>
        <w:div w:id="1228418788">
          <w:marLeft w:val="480"/>
          <w:marRight w:val="0"/>
          <w:marTop w:val="0"/>
          <w:marBottom w:val="0"/>
          <w:divBdr>
            <w:top w:val="none" w:sz="0" w:space="0" w:color="auto"/>
            <w:left w:val="none" w:sz="0" w:space="0" w:color="auto"/>
            <w:bottom w:val="none" w:sz="0" w:space="0" w:color="auto"/>
            <w:right w:val="none" w:sz="0" w:space="0" w:color="auto"/>
          </w:divBdr>
        </w:div>
        <w:div w:id="1253319595">
          <w:marLeft w:val="480"/>
          <w:marRight w:val="0"/>
          <w:marTop w:val="0"/>
          <w:marBottom w:val="0"/>
          <w:divBdr>
            <w:top w:val="none" w:sz="0" w:space="0" w:color="auto"/>
            <w:left w:val="none" w:sz="0" w:space="0" w:color="auto"/>
            <w:bottom w:val="none" w:sz="0" w:space="0" w:color="auto"/>
            <w:right w:val="none" w:sz="0" w:space="0" w:color="auto"/>
          </w:divBdr>
        </w:div>
        <w:div w:id="1308826321">
          <w:marLeft w:val="480"/>
          <w:marRight w:val="0"/>
          <w:marTop w:val="0"/>
          <w:marBottom w:val="0"/>
          <w:divBdr>
            <w:top w:val="none" w:sz="0" w:space="0" w:color="auto"/>
            <w:left w:val="none" w:sz="0" w:space="0" w:color="auto"/>
            <w:bottom w:val="none" w:sz="0" w:space="0" w:color="auto"/>
            <w:right w:val="none" w:sz="0" w:space="0" w:color="auto"/>
          </w:divBdr>
        </w:div>
        <w:div w:id="1309365081">
          <w:marLeft w:val="480"/>
          <w:marRight w:val="0"/>
          <w:marTop w:val="0"/>
          <w:marBottom w:val="0"/>
          <w:divBdr>
            <w:top w:val="none" w:sz="0" w:space="0" w:color="auto"/>
            <w:left w:val="none" w:sz="0" w:space="0" w:color="auto"/>
            <w:bottom w:val="none" w:sz="0" w:space="0" w:color="auto"/>
            <w:right w:val="none" w:sz="0" w:space="0" w:color="auto"/>
          </w:divBdr>
        </w:div>
        <w:div w:id="1353796707">
          <w:marLeft w:val="480"/>
          <w:marRight w:val="0"/>
          <w:marTop w:val="0"/>
          <w:marBottom w:val="0"/>
          <w:divBdr>
            <w:top w:val="none" w:sz="0" w:space="0" w:color="auto"/>
            <w:left w:val="none" w:sz="0" w:space="0" w:color="auto"/>
            <w:bottom w:val="none" w:sz="0" w:space="0" w:color="auto"/>
            <w:right w:val="none" w:sz="0" w:space="0" w:color="auto"/>
          </w:divBdr>
        </w:div>
        <w:div w:id="1409616115">
          <w:marLeft w:val="480"/>
          <w:marRight w:val="0"/>
          <w:marTop w:val="0"/>
          <w:marBottom w:val="0"/>
          <w:divBdr>
            <w:top w:val="none" w:sz="0" w:space="0" w:color="auto"/>
            <w:left w:val="none" w:sz="0" w:space="0" w:color="auto"/>
            <w:bottom w:val="none" w:sz="0" w:space="0" w:color="auto"/>
            <w:right w:val="none" w:sz="0" w:space="0" w:color="auto"/>
          </w:divBdr>
        </w:div>
        <w:div w:id="1421486705">
          <w:marLeft w:val="480"/>
          <w:marRight w:val="0"/>
          <w:marTop w:val="0"/>
          <w:marBottom w:val="0"/>
          <w:divBdr>
            <w:top w:val="none" w:sz="0" w:space="0" w:color="auto"/>
            <w:left w:val="none" w:sz="0" w:space="0" w:color="auto"/>
            <w:bottom w:val="none" w:sz="0" w:space="0" w:color="auto"/>
            <w:right w:val="none" w:sz="0" w:space="0" w:color="auto"/>
          </w:divBdr>
        </w:div>
        <w:div w:id="1442799442">
          <w:marLeft w:val="480"/>
          <w:marRight w:val="0"/>
          <w:marTop w:val="0"/>
          <w:marBottom w:val="0"/>
          <w:divBdr>
            <w:top w:val="none" w:sz="0" w:space="0" w:color="auto"/>
            <w:left w:val="none" w:sz="0" w:space="0" w:color="auto"/>
            <w:bottom w:val="none" w:sz="0" w:space="0" w:color="auto"/>
            <w:right w:val="none" w:sz="0" w:space="0" w:color="auto"/>
          </w:divBdr>
        </w:div>
        <w:div w:id="1462575682">
          <w:marLeft w:val="480"/>
          <w:marRight w:val="0"/>
          <w:marTop w:val="0"/>
          <w:marBottom w:val="0"/>
          <w:divBdr>
            <w:top w:val="none" w:sz="0" w:space="0" w:color="auto"/>
            <w:left w:val="none" w:sz="0" w:space="0" w:color="auto"/>
            <w:bottom w:val="none" w:sz="0" w:space="0" w:color="auto"/>
            <w:right w:val="none" w:sz="0" w:space="0" w:color="auto"/>
          </w:divBdr>
        </w:div>
        <w:div w:id="1519658851">
          <w:marLeft w:val="480"/>
          <w:marRight w:val="0"/>
          <w:marTop w:val="0"/>
          <w:marBottom w:val="0"/>
          <w:divBdr>
            <w:top w:val="none" w:sz="0" w:space="0" w:color="auto"/>
            <w:left w:val="none" w:sz="0" w:space="0" w:color="auto"/>
            <w:bottom w:val="none" w:sz="0" w:space="0" w:color="auto"/>
            <w:right w:val="none" w:sz="0" w:space="0" w:color="auto"/>
          </w:divBdr>
        </w:div>
        <w:div w:id="1548882208">
          <w:marLeft w:val="480"/>
          <w:marRight w:val="0"/>
          <w:marTop w:val="0"/>
          <w:marBottom w:val="0"/>
          <w:divBdr>
            <w:top w:val="none" w:sz="0" w:space="0" w:color="auto"/>
            <w:left w:val="none" w:sz="0" w:space="0" w:color="auto"/>
            <w:bottom w:val="none" w:sz="0" w:space="0" w:color="auto"/>
            <w:right w:val="none" w:sz="0" w:space="0" w:color="auto"/>
          </w:divBdr>
        </w:div>
        <w:div w:id="1549800500">
          <w:marLeft w:val="480"/>
          <w:marRight w:val="0"/>
          <w:marTop w:val="0"/>
          <w:marBottom w:val="0"/>
          <w:divBdr>
            <w:top w:val="none" w:sz="0" w:space="0" w:color="auto"/>
            <w:left w:val="none" w:sz="0" w:space="0" w:color="auto"/>
            <w:bottom w:val="none" w:sz="0" w:space="0" w:color="auto"/>
            <w:right w:val="none" w:sz="0" w:space="0" w:color="auto"/>
          </w:divBdr>
        </w:div>
        <w:div w:id="1552303445">
          <w:marLeft w:val="480"/>
          <w:marRight w:val="0"/>
          <w:marTop w:val="0"/>
          <w:marBottom w:val="0"/>
          <w:divBdr>
            <w:top w:val="none" w:sz="0" w:space="0" w:color="auto"/>
            <w:left w:val="none" w:sz="0" w:space="0" w:color="auto"/>
            <w:bottom w:val="none" w:sz="0" w:space="0" w:color="auto"/>
            <w:right w:val="none" w:sz="0" w:space="0" w:color="auto"/>
          </w:divBdr>
        </w:div>
        <w:div w:id="1576816573">
          <w:marLeft w:val="480"/>
          <w:marRight w:val="0"/>
          <w:marTop w:val="0"/>
          <w:marBottom w:val="0"/>
          <w:divBdr>
            <w:top w:val="none" w:sz="0" w:space="0" w:color="auto"/>
            <w:left w:val="none" w:sz="0" w:space="0" w:color="auto"/>
            <w:bottom w:val="none" w:sz="0" w:space="0" w:color="auto"/>
            <w:right w:val="none" w:sz="0" w:space="0" w:color="auto"/>
          </w:divBdr>
        </w:div>
        <w:div w:id="1616013350">
          <w:marLeft w:val="480"/>
          <w:marRight w:val="0"/>
          <w:marTop w:val="0"/>
          <w:marBottom w:val="0"/>
          <w:divBdr>
            <w:top w:val="none" w:sz="0" w:space="0" w:color="auto"/>
            <w:left w:val="none" w:sz="0" w:space="0" w:color="auto"/>
            <w:bottom w:val="none" w:sz="0" w:space="0" w:color="auto"/>
            <w:right w:val="none" w:sz="0" w:space="0" w:color="auto"/>
          </w:divBdr>
        </w:div>
        <w:div w:id="1645164570">
          <w:marLeft w:val="480"/>
          <w:marRight w:val="0"/>
          <w:marTop w:val="0"/>
          <w:marBottom w:val="0"/>
          <w:divBdr>
            <w:top w:val="none" w:sz="0" w:space="0" w:color="auto"/>
            <w:left w:val="none" w:sz="0" w:space="0" w:color="auto"/>
            <w:bottom w:val="none" w:sz="0" w:space="0" w:color="auto"/>
            <w:right w:val="none" w:sz="0" w:space="0" w:color="auto"/>
          </w:divBdr>
        </w:div>
        <w:div w:id="1680690385">
          <w:marLeft w:val="480"/>
          <w:marRight w:val="0"/>
          <w:marTop w:val="0"/>
          <w:marBottom w:val="0"/>
          <w:divBdr>
            <w:top w:val="none" w:sz="0" w:space="0" w:color="auto"/>
            <w:left w:val="none" w:sz="0" w:space="0" w:color="auto"/>
            <w:bottom w:val="none" w:sz="0" w:space="0" w:color="auto"/>
            <w:right w:val="none" w:sz="0" w:space="0" w:color="auto"/>
          </w:divBdr>
        </w:div>
        <w:div w:id="1709338291">
          <w:marLeft w:val="480"/>
          <w:marRight w:val="0"/>
          <w:marTop w:val="0"/>
          <w:marBottom w:val="0"/>
          <w:divBdr>
            <w:top w:val="none" w:sz="0" w:space="0" w:color="auto"/>
            <w:left w:val="none" w:sz="0" w:space="0" w:color="auto"/>
            <w:bottom w:val="none" w:sz="0" w:space="0" w:color="auto"/>
            <w:right w:val="none" w:sz="0" w:space="0" w:color="auto"/>
          </w:divBdr>
        </w:div>
        <w:div w:id="1763381445">
          <w:marLeft w:val="480"/>
          <w:marRight w:val="0"/>
          <w:marTop w:val="0"/>
          <w:marBottom w:val="0"/>
          <w:divBdr>
            <w:top w:val="none" w:sz="0" w:space="0" w:color="auto"/>
            <w:left w:val="none" w:sz="0" w:space="0" w:color="auto"/>
            <w:bottom w:val="none" w:sz="0" w:space="0" w:color="auto"/>
            <w:right w:val="none" w:sz="0" w:space="0" w:color="auto"/>
          </w:divBdr>
        </w:div>
        <w:div w:id="1777947441">
          <w:marLeft w:val="480"/>
          <w:marRight w:val="0"/>
          <w:marTop w:val="0"/>
          <w:marBottom w:val="0"/>
          <w:divBdr>
            <w:top w:val="none" w:sz="0" w:space="0" w:color="auto"/>
            <w:left w:val="none" w:sz="0" w:space="0" w:color="auto"/>
            <w:bottom w:val="none" w:sz="0" w:space="0" w:color="auto"/>
            <w:right w:val="none" w:sz="0" w:space="0" w:color="auto"/>
          </w:divBdr>
        </w:div>
        <w:div w:id="1784225710">
          <w:marLeft w:val="480"/>
          <w:marRight w:val="0"/>
          <w:marTop w:val="0"/>
          <w:marBottom w:val="0"/>
          <w:divBdr>
            <w:top w:val="none" w:sz="0" w:space="0" w:color="auto"/>
            <w:left w:val="none" w:sz="0" w:space="0" w:color="auto"/>
            <w:bottom w:val="none" w:sz="0" w:space="0" w:color="auto"/>
            <w:right w:val="none" w:sz="0" w:space="0" w:color="auto"/>
          </w:divBdr>
        </w:div>
        <w:div w:id="1813405691">
          <w:marLeft w:val="480"/>
          <w:marRight w:val="0"/>
          <w:marTop w:val="0"/>
          <w:marBottom w:val="0"/>
          <w:divBdr>
            <w:top w:val="none" w:sz="0" w:space="0" w:color="auto"/>
            <w:left w:val="none" w:sz="0" w:space="0" w:color="auto"/>
            <w:bottom w:val="none" w:sz="0" w:space="0" w:color="auto"/>
            <w:right w:val="none" w:sz="0" w:space="0" w:color="auto"/>
          </w:divBdr>
        </w:div>
        <w:div w:id="1874882238">
          <w:marLeft w:val="480"/>
          <w:marRight w:val="0"/>
          <w:marTop w:val="0"/>
          <w:marBottom w:val="0"/>
          <w:divBdr>
            <w:top w:val="none" w:sz="0" w:space="0" w:color="auto"/>
            <w:left w:val="none" w:sz="0" w:space="0" w:color="auto"/>
            <w:bottom w:val="none" w:sz="0" w:space="0" w:color="auto"/>
            <w:right w:val="none" w:sz="0" w:space="0" w:color="auto"/>
          </w:divBdr>
        </w:div>
        <w:div w:id="1975477368">
          <w:marLeft w:val="480"/>
          <w:marRight w:val="0"/>
          <w:marTop w:val="0"/>
          <w:marBottom w:val="0"/>
          <w:divBdr>
            <w:top w:val="none" w:sz="0" w:space="0" w:color="auto"/>
            <w:left w:val="none" w:sz="0" w:space="0" w:color="auto"/>
            <w:bottom w:val="none" w:sz="0" w:space="0" w:color="auto"/>
            <w:right w:val="none" w:sz="0" w:space="0" w:color="auto"/>
          </w:divBdr>
        </w:div>
        <w:div w:id="1987010760">
          <w:marLeft w:val="480"/>
          <w:marRight w:val="0"/>
          <w:marTop w:val="0"/>
          <w:marBottom w:val="0"/>
          <w:divBdr>
            <w:top w:val="none" w:sz="0" w:space="0" w:color="auto"/>
            <w:left w:val="none" w:sz="0" w:space="0" w:color="auto"/>
            <w:bottom w:val="none" w:sz="0" w:space="0" w:color="auto"/>
            <w:right w:val="none" w:sz="0" w:space="0" w:color="auto"/>
          </w:divBdr>
        </w:div>
        <w:div w:id="1988239325">
          <w:marLeft w:val="480"/>
          <w:marRight w:val="0"/>
          <w:marTop w:val="0"/>
          <w:marBottom w:val="0"/>
          <w:divBdr>
            <w:top w:val="none" w:sz="0" w:space="0" w:color="auto"/>
            <w:left w:val="none" w:sz="0" w:space="0" w:color="auto"/>
            <w:bottom w:val="none" w:sz="0" w:space="0" w:color="auto"/>
            <w:right w:val="none" w:sz="0" w:space="0" w:color="auto"/>
          </w:divBdr>
        </w:div>
        <w:div w:id="2039508610">
          <w:marLeft w:val="480"/>
          <w:marRight w:val="0"/>
          <w:marTop w:val="0"/>
          <w:marBottom w:val="0"/>
          <w:divBdr>
            <w:top w:val="none" w:sz="0" w:space="0" w:color="auto"/>
            <w:left w:val="none" w:sz="0" w:space="0" w:color="auto"/>
            <w:bottom w:val="none" w:sz="0" w:space="0" w:color="auto"/>
            <w:right w:val="none" w:sz="0" w:space="0" w:color="auto"/>
          </w:divBdr>
        </w:div>
        <w:div w:id="2094816418">
          <w:marLeft w:val="480"/>
          <w:marRight w:val="0"/>
          <w:marTop w:val="0"/>
          <w:marBottom w:val="0"/>
          <w:divBdr>
            <w:top w:val="none" w:sz="0" w:space="0" w:color="auto"/>
            <w:left w:val="none" w:sz="0" w:space="0" w:color="auto"/>
            <w:bottom w:val="none" w:sz="0" w:space="0" w:color="auto"/>
            <w:right w:val="none" w:sz="0" w:space="0" w:color="auto"/>
          </w:divBdr>
        </w:div>
        <w:div w:id="2127189188">
          <w:marLeft w:val="480"/>
          <w:marRight w:val="0"/>
          <w:marTop w:val="0"/>
          <w:marBottom w:val="0"/>
          <w:divBdr>
            <w:top w:val="none" w:sz="0" w:space="0" w:color="auto"/>
            <w:left w:val="none" w:sz="0" w:space="0" w:color="auto"/>
            <w:bottom w:val="none" w:sz="0" w:space="0" w:color="auto"/>
            <w:right w:val="none" w:sz="0" w:space="0" w:color="auto"/>
          </w:divBdr>
        </w:div>
        <w:div w:id="2141878125">
          <w:marLeft w:val="480"/>
          <w:marRight w:val="0"/>
          <w:marTop w:val="0"/>
          <w:marBottom w:val="0"/>
          <w:divBdr>
            <w:top w:val="none" w:sz="0" w:space="0" w:color="auto"/>
            <w:left w:val="none" w:sz="0" w:space="0" w:color="auto"/>
            <w:bottom w:val="none" w:sz="0" w:space="0" w:color="auto"/>
            <w:right w:val="none" w:sz="0" w:space="0" w:color="auto"/>
          </w:divBdr>
        </w:div>
      </w:divsChild>
    </w:div>
    <w:div w:id="1740329140">
      <w:bodyDiv w:val="1"/>
      <w:marLeft w:val="0"/>
      <w:marRight w:val="0"/>
      <w:marTop w:val="0"/>
      <w:marBottom w:val="0"/>
      <w:divBdr>
        <w:top w:val="none" w:sz="0" w:space="0" w:color="auto"/>
        <w:left w:val="none" w:sz="0" w:space="0" w:color="auto"/>
        <w:bottom w:val="none" w:sz="0" w:space="0" w:color="auto"/>
        <w:right w:val="none" w:sz="0" w:space="0" w:color="auto"/>
      </w:divBdr>
    </w:div>
    <w:div w:id="1740402305">
      <w:bodyDiv w:val="1"/>
      <w:marLeft w:val="0"/>
      <w:marRight w:val="0"/>
      <w:marTop w:val="0"/>
      <w:marBottom w:val="0"/>
      <w:divBdr>
        <w:top w:val="none" w:sz="0" w:space="0" w:color="auto"/>
        <w:left w:val="none" w:sz="0" w:space="0" w:color="auto"/>
        <w:bottom w:val="none" w:sz="0" w:space="0" w:color="auto"/>
        <w:right w:val="none" w:sz="0" w:space="0" w:color="auto"/>
      </w:divBdr>
    </w:div>
    <w:div w:id="1741244985">
      <w:bodyDiv w:val="1"/>
      <w:marLeft w:val="0"/>
      <w:marRight w:val="0"/>
      <w:marTop w:val="0"/>
      <w:marBottom w:val="0"/>
      <w:divBdr>
        <w:top w:val="none" w:sz="0" w:space="0" w:color="auto"/>
        <w:left w:val="none" w:sz="0" w:space="0" w:color="auto"/>
        <w:bottom w:val="none" w:sz="0" w:space="0" w:color="auto"/>
        <w:right w:val="none" w:sz="0" w:space="0" w:color="auto"/>
      </w:divBdr>
    </w:div>
    <w:div w:id="1741978868">
      <w:bodyDiv w:val="1"/>
      <w:marLeft w:val="0"/>
      <w:marRight w:val="0"/>
      <w:marTop w:val="0"/>
      <w:marBottom w:val="0"/>
      <w:divBdr>
        <w:top w:val="none" w:sz="0" w:space="0" w:color="auto"/>
        <w:left w:val="none" w:sz="0" w:space="0" w:color="auto"/>
        <w:bottom w:val="none" w:sz="0" w:space="0" w:color="auto"/>
        <w:right w:val="none" w:sz="0" w:space="0" w:color="auto"/>
      </w:divBdr>
    </w:div>
    <w:div w:id="1743914658">
      <w:bodyDiv w:val="1"/>
      <w:marLeft w:val="0"/>
      <w:marRight w:val="0"/>
      <w:marTop w:val="0"/>
      <w:marBottom w:val="0"/>
      <w:divBdr>
        <w:top w:val="none" w:sz="0" w:space="0" w:color="auto"/>
        <w:left w:val="none" w:sz="0" w:space="0" w:color="auto"/>
        <w:bottom w:val="none" w:sz="0" w:space="0" w:color="auto"/>
        <w:right w:val="none" w:sz="0" w:space="0" w:color="auto"/>
      </w:divBdr>
    </w:div>
    <w:div w:id="1747725338">
      <w:bodyDiv w:val="1"/>
      <w:marLeft w:val="0"/>
      <w:marRight w:val="0"/>
      <w:marTop w:val="0"/>
      <w:marBottom w:val="0"/>
      <w:divBdr>
        <w:top w:val="none" w:sz="0" w:space="0" w:color="auto"/>
        <w:left w:val="none" w:sz="0" w:space="0" w:color="auto"/>
        <w:bottom w:val="none" w:sz="0" w:space="0" w:color="auto"/>
        <w:right w:val="none" w:sz="0" w:space="0" w:color="auto"/>
      </w:divBdr>
    </w:div>
    <w:div w:id="1748191066">
      <w:bodyDiv w:val="1"/>
      <w:marLeft w:val="0"/>
      <w:marRight w:val="0"/>
      <w:marTop w:val="0"/>
      <w:marBottom w:val="0"/>
      <w:divBdr>
        <w:top w:val="none" w:sz="0" w:space="0" w:color="auto"/>
        <w:left w:val="none" w:sz="0" w:space="0" w:color="auto"/>
        <w:bottom w:val="none" w:sz="0" w:space="0" w:color="auto"/>
        <w:right w:val="none" w:sz="0" w:space="0" w:color="auto"/>
      </w:divBdr>
    </w:div>
    <w:div w:id="1754353365">
      <w:bodyDiv w:val="1"/>
      <w:marLeft w:val="0"/>
      <w:marRight w:val="0"/>
      <w:marTop w:val="0"/>
      <w:marBottom w:val="0"/>
      <w:divBdr>
        <w:top w:val="none" w:sz="0" w:space="0" w:color="auto"/>
        <w:left w:val="none" w:sz="0" w:space="0" w:color="auto"/>
        <w:bottom w:val="none" w:sz="0" w:space="0" w:color="auto"/>
        <w:right w:val="none" w:sz="0" w:space="0" w:color="auto"/>
      </w:divBdr>
    </w:div>
    <w:div w:id="1755084735">
      <w:bodyDiv w:val="1"/>
      <w:marLeft w:val="0"/>
      <w:marRight w:val="0"/>
      <w:marTop w:val="0"/>
      <w:marBottom w:val="0"/>
      <w:divBdr>
        <w:top w:val="none" w:sz="0" w:space="0" w:color="auto"/>
        <w:left w:val="none" w:sz="0" w:space="0" w:color="auto"/>
        <w:bottom w:val="none" w:sz="0" w:space="0" w:color="auto"/>
        <w:right w:val="none" w:sz="0" w:space="0" w:color="auto"/>
      </w:divBdr>
    </w:div>
    <w:div w:id="1755397972">
      <w:bodyDiv w:val="1"/>
      <w:marLeft w:val="0"/>
      <w:marRight w:val="0"/>
      <w:marTop w:val="0"/>
      <w:marBottom w:val="0"/>
      <w:divBdr>
        <w:top w:val="none" w:sz="0" w:space="0" w:color="auto"/>
        <w:left w:val="none" w:sz="0" w:space="0" w:color="auto"/>
        <w:bottom w:val="none" w:sz="0" w:space="0" w:color="auto"/>
        <w:right w:val="none" w:sz="0" w:space="0" w:color="auto"/>
      </w:divBdr>
    </w:div>
    <w:div w:id="1759012963">
      <w:bodyDiv w:val="1"/>
      <w:marLeft w:val="0"/>
      <w:marRight w:val="0"/>
      <w:marTop w:val="0"/>
      <w:marBottom w:val="0"/>
      <w:divBdr>
        <w:top w:val="none" w:sz="0" w:space="0" w:color="auto"/>
        <w:left w:val="none" w:sz="0" w:space="0" w:color="auto"/>
        <w:bottom w:val="none" w:sz="0" w:space="0" w:color="auto"/>
        <w:right w:val="none" w:sz="0" w:space="0" w:color="auto"/>
      </w:divBdr>
    </w:div>
    <w:div w:id="1760369908">
      <w:bodyDiv w:val="1"/>
      <w:marLeft w:val="0"/>
      <w:marRight w:val="0"/>
      <w:marTop w:val="0"/>
      <w:marBottom w:val="0"/>
      <w:divBdr>
        <w:top w:val="none" w:sz="0" w:space="0" w:color="auto"/>
        <w:left w:val="none" w:sz="0" w:space="0" w:color="auto"/>
        <w:bottom w:val="none" w:sz="0" w:space="0" w:color="auto"/>
        <w:right w:val="none" w:sz="0" w:space="0" w:color="auto"/>
      </w:divBdr>
    </w:div>
    <w:div w:id="1762951092">
      <w:bodyDiv w:val="1"/>
      <w:marLeft w:val="0"/>
      <w:marRight w:val="0"/>
      <w:marTop w:val="0"/>
      <w:marBottom w:val="0"/>
      <w:divBdr>
        <w:top w:val="none" w:sz="0" w:space="0" w:color="auto"/>
        <w:left w:val="none" w:sz="0" w:space="0" w:color="auto"/>
        <w:bottom w:val="none" w:sz="0" w:space="0" w:color="auto"/>
        <w:right w:val="none" w:sz="0" w:space="0" w:color="auto"/>
      </w:divBdr>
    </w:div>
    <w:div w:id="1765302306">
      <w:bodyDiv w:val="1"/>
      <w:marLeft w:val="0"/>
      <w:marRight w:val="0"/>
      <w:marTop w:val="0"/>
      <w:marBottom w:val="0"/>
      <w:divBdr>
        <w:top w:val="none" w:sz="0" w:space="0" w:color="auto"/>
        <w:left w:val="none" w:sz="0" w:space="0" w:color="auto"/>
        <w:bottom w:val="none" w:sz="0" w:space="0" w:color="auto"/>
        <w:right w:val="none" w:sz="0" w:space="0" w:color="auto"/>
      </w:divBdr>
    </w:div>
    <w:div w:id="1765883255">
      <w:bodyDiv w:val="1"/>
      <w:marLeft w:val="0"/>
      <w:marRight w:val="0"/>
      <w:marTop w:val="0"/>
      <w:marBottom w:val="0"/>
      <w:divBdr>
        <w:top w:val="none" w:sz="0" w:space="0" w:color="auto"/>
        <w:left w:val="none" w:sz="0" w:space="0" w:color="auto"/>
        <w:bottom w:val="none" w:sz="0" w:space="0" w:color="auto"/>
        <w:right w:val="none" w:sz="0" w:space="0" w:color="auto"/>
      </w:divBdr>
    </w:div>
    <w:div w:id="1767506082">
      <w:bodyDiv w:val="1"/>
      <w:marLeft w:val="0"/>
      <w:marRight w:val="0"/>
      <w:marTop w:val="0"/>
      <w:marBottom w:val="0"/>
      <w:divBdr>
        <w:top w:val="none" w:sz="0" w:space="0" w:color="auto"/>
        <w:left w:val="none" w:sz="0" w:space="0" w:color="auto"/>
        <w:bottom w:val="none" w:sz="0" w:space="0" w:color="auto"/>
        <w:right w:val="none" w:sz="0" w:space="0" w:color="auto"/>
      </w:divBdr>
    </w:div>
    <w:div w:id="1771201281">
      <w:bodyDiv w:val="1"/>
      <w:marLeft w:val="0"/>
      <w:marRight w:val="0"/>
      <w:marTop w:val="0"/>
      <w:marBottom w:val="0"/>
      <w:divBdr>
        <w:top w:val="none" w:sz="0" w:space="0" w:color="auto"/>
        <w:left w:val="none" w:sz="0" w:space="0" w:color="auto"/>
        <w:bottom w:val="none" w:sz="0" w:space="0" w:color="auto"/>
        <w:right w:val="none" w:sz="0" w:space="0" w:color="auto"/>
      </w:divBdr>
    </w:div>
    <w:div w:id="1784612659">
      <w:bodyDiv w:val="1"/>
      <w:marLeft w:val="0"/>
      <w:marRight w:val="0"/>
      <w:marTop w:val="0"/>
      <w:marBottom w:val="0"/>
      <w:divBdr>
        <w:top w:val="none" w:sz="0" w:space="0" w:color="auto"/>
        <w:left w:val="none" w:sz="0" w:space="0" w:color="auto"/>
        <w:bottom w:val="none" w:sz="0" w:space="0" w:color="auto"/>
        <w:right w:val="none" w:sz="0" w:space="0" w:color="auto"/>
      </w:divBdr>
    </w:div>
    <w:div w:id="1787894633">
      <w:bodyDiv w:val="1"/>
      <w:marLeft w:val="0"/>
      <w:marRight w:val="0"/>
      <w:marTop w:val="0"/>
      <w:marBottom w:val="0"/>
      <w:divBdr>
        <w:top w:val="none" w:sz="0" w:space="0" w:color="auto"/>
        <w:left w:val="none" w:sz="0" w:space="0" w:color="auto"/>
        <w:bottom w:val="none" w:sz="0" w:space="0" w:color="auto"/>
        <w:right w:val="none" w:sz="0" w:space="0" w:color="auto"/>
      </w:divBdr>
    </w:div>
    <w:div w:id="1789203199">
      <w:bodyDiv w:val="1"/>
      <w:marLeft w:val="0"/>
      <w:marRight w:val="0"/>
      <w:marTop w:val="0"/>
      <w:marBottom w:val="0"/>
      <w:divBdr>
        <w:top w:val="none" w:sz="0" w:space="0" w:color="auto"/>
        <w:left w:val="none" w:sz="0" w:space="0" w:color="auto"/>
        <w:bottom w:val="none" w:sz="0" w:space="0" w:color="auto"/>
        <w:right w:val="none" w:sz="0" w:space="0" w:color="auto"/>
      </w:divBdr>
    </w:div>
    <w:div w:id="1789660451">
      <w:bodyDiv w:val="1"/>
      <w:marLeft w:val="0"/>
      <w:marRight w:val="0"/>
      <w:marTop w:val="0"/>
      <w:marBottom w:val="0"/>
      <w:divBdr>
        <w:top w:val="none" w:sz="0" w:space="0" w:color="auto"/>
        <w:left w:val="none" w:sz="0" w:space="0" w:color="auto"/>
        <w:bottom w:val="none" w:sz="0" w:space="0" w:color="auto"/>
        <w:right w:val="none" w:sz="0" w:space="0" w:color="auto"/>
      </w:divBdr>
    </w:div>
    <w:div w:id="1793983388">
      <w:bodyDiv w:val="1"/>
      <w:marLeft w:val="0"/>
      <w:marRight w:val="0"/>
      <w:marTop w:val="0"/>
      <w:marBottom w:val="0"/>
      <w:divBdr>
        <w:top w:val="none" w:sz="0" w:space="0" w:color="auto"/>
        <w:left w:val="none" w:sz="0" w:space="0" w:color="auto"/>
        <w:bottom w:val="none" w:sz="0" w:space="0" w:color="auto"/>
        <w:right w:val="none" w:sz="0" w:space="0" w:color="auto"/>
      </w:divBdr>
    </w:div>
    <w:div w:id="1795636152">
      <w:bodyDiv w:val="1"/>
      <w:marLeft w:val="0"/>
      <w:marRight w:val="0"/>
      <w:marTop w:val="0"/>
      <w:marBottom w:val="0"/>
      <w:divBdr>
        <w:top w:val="none" w:sz="0" w:space="0" w:color="auto"/>
        <w:left w:val="none" w:sz="0" w:space="0" w:color="auto"/>
        <w:bottom w:val="none" w:sz="0" w:space="0" w:color="auto"/>
        <w:right w:val="none" w:sz="0" w:space="0" w:color="auto"/>
      </w:divBdr>
    </w:div>
    <w:div w:id="1797065110">
      <w:bodyDiv w:val="1"/>
      <w:marLeft w:val="0"/>
      <w:marRight w:val="0"/>
      <w:marTop w:val="0"/>
      <w:marBottom w:val="0"/>
      <w:divBdr>
        <w:top w:val="none" w:sz="0" w:space="0" w:color="auto"/>
        <w:left w:val="none" w:sz="0" w:space="0" w:color="auto"/>
        <w:bottom w:val="none" w:sz="0" w:space="0" w:color="auto"/>
        <w:right w:val="none" w:sz="0" w:space="0" w:color="auto"/>
      </w:divBdr>
    </w:div>
    <w:div w:id="1798571503">
      <w:bodyDiv w:val="1"/>
      <w:marLeft w:val="0"/>
      <w:marRight w:val="0"/>
      <w:marTop w:val="0"/>
      <w:marBottom w:val="0"/>
      <w:divBdr>
        <w:top w:val="none" w:sz="0" w:space="0" w:color="auto"/>
        <w:left w:val="none" w:sz="0" w:space="0" w:color="auto"/>
        <w:bottom w:val="none" w:sz="0" w:space="0" w:color="auto"/>
        <w:right w:val="none" w:sz="0" w:space="0" w:color="auto"/>
      </w:divBdr>
    </w:div>
    <w:div w:id="1798916387">
      <w:bodyDiv w:val="1"/>
      <w:marLeft w:val="0"/>
      <w:marRight w:val="0"/>
      <w:marTop w:val="0"/>
      <w:marBottom w:val="0"/>
      <w:divBdr>
        <w:top w:val="none" w:sz="0" w:space="0" w:color="auto"/>
        <w:left w:val="none" w:sz="0" w:space="0" w:color="auto"/>
        <w:bottom w:val="none" w:sz="0" w:space="0" w:color="auto"/>
        <w:right w:val="none" w:sz="0" w:space="0" w:color="auto"/>
      </w:divBdr>
    </w:div>
    <w:div w:id="1799715926">
      <w:bodyDiv w:val="1"/>
      <w:marLeft w:val="0"/>
      <w:marRight w:val="0"/>
      <w:marTop w:val="0"/>
      <w:marBottom w:val="0"/>
      <w:divBdr>
        <w:top w:val="none" w:sz="0" w:space="0" w:color="auto"/>
        <w:left w:val="none" w:sz="0" w:space="0" w:color="auto"/>
        <w:bottom w:val="none" w:sz="0" w:space="0" w:color="auto"/>
        <w:right w:val="none" w:sz="0" w:space="0" w:color="auto"/>
      </w:divBdr>
    </w:div>
    <w:div w:id="1803116387">
      <w:bodyDiv w:val="1"/>
      <w:marLeft w:val="0"/>
      <w:marRight w:val="0"/>
      <w:marTop w:val="0"/>
      <w:marBottom w:val="0"/>
      <w:divBdr>
        <w:top w:val="none" w:sz="0" w:space="0" w:color="auto"/>
        <w:left w:val="none" w:sz="0" w:space="0" w:color="auto"/>
        <w:bottom w:val="none" w:sz="0" w:space="0" w:color="auto"/>
        <w:right w:val="none" w:sz="0" w:space="0" w:color="auto"/>
      </w:divBdr>
    </w:div>
    <w:div w:id="1804497970">
      <w:bodyDiv w:val="1"/>
      <w:marLeft w:val="0"/>
      <w:marRight w:val="0"/>
      <w:marTop w:val="0"/>
      <w:marBottom w:val="0"/>
      <w:divBdr>
        <w:top w:val="none" w:sz="0" w:space="0" w:color="auto"/>
        <w:left w:val="none" w:sz="0" w:space="0" w:color="auto"/>
        <w:bottom w:val="none" w:sz="0" w:space="0" w:color="auto"/>
        <w:right w:val="none" w:sz="0" w:space="0" w:color="auto"/>
      </w:divBdr>
    </w:div>
    <w:div w:id="1804537431">
      <w:bodyDiv w:val="1"/>
      <w:marLeft w:val="0"/>
      <w:marRight w:val="0"/>
      <w:marTop w:val="0"/>
      <w:marBottom w:val="0"/>
      <w:divBdr>
        <w:top w:val="none" w:sz="0" w:space="0" w:color="auto"/>
        <w:left w:val="none" w:sz="0" w:space="0" w:color="auto"/>
        <w:bottom w:val="none" w:sz="0" w:space="0" w:color="auto"/>
        <w:right w:val="none" w:sz="0" w:space="0" w:color="auto"/>
      </w:divBdr>
    </w:div>
    <w:div w:id="1805078793">
      <w:bodyDiv w:val="1"/>
      <w:marLeft w:val="0"/>
      <w:marRight w:val="0"/>
      <w:marTop w:val="0"/>
      <w:marBottom w:val="0"/>
      <w:divBdr>
        <w:top w:val="none" w:sz="0" w:space="0" w:color="auto"/>
        <w:left w:val="none" w:sz="0" w:space="0" w:color="auto"/>
        <w:bottom w:val="none" w:sz="0" w:space="0" w:color="auto"/>
        <w:right w:val="none" w:sz="0" w:space="0" w:color="auto"/>
      </w:divBdr>
    </w:div>
    <w:div w:id="1806894354">
      <w:bodyDiv w:val="1"/>
      <w:marLeft w:val="0"/>
      <w:marRight w:val="0"/>
      <w:marTop w:val="0"/>
      <w:marBottom w:val="0"/>
      <w:divBdr>
        <w:top w:val="none" w:sz="0" w:space="0" w:color="auto"/>
        <w:left w:val="none" w:sz="0" w:space="0" w:color="auto"/>
        <w:bottom w:val="none" w:sz="0" w:space="0" w:color="auto"/>
        <w:right w:val="none" w:sz="0" w:space="0" w:color="auto"/>
      </w:divBdr>
    </w:div>
    <w:div w:id="1807353291">
      <w:bodyDiv w:val="1"/>
      <w:marLeft w:val="0"/>
      <w:marRight w:val="0"/>
      <w:marTop w:val="0"/>
      <w:marBottom w:val="0"/>
      <w:divBdr>
        <w:top w:val="none" w:sz="0" w:space="0" w:color="auto"/>
        <w:left w:val="none" w:sz="0" w:space="0" w:color="auto"/>
        <w:bottom w:val="none" w:sz="0" w:space="0" w:color="auto"/>
        <w:right w:val="none" w:sz="0" w:space="0" w:color="auto"/>
      </w:divBdr>
    </w:div>
    <w:div w:id="1808008247">
      <w:bodyDiv w:val="1"/>
      <w:marLeft w:val="0"/>
      <w:marRight w:val="0"/>
      <w:marTop w:val="0"/>
      <w:marBottom w:val="0"/>
      <w:divBdr>
        <w:top w:val="none" w:sz="0" w:space="0" w:color="auto"/>
        <w:left w:val="none" w:sz="0" w:space="0" w:color="auto"/>
        <w:bottom w:val="none" w:sz="0" w:space="0" w:color="auto"/>
        <w:right w:val="none" w:sz="0" w:space="0" w:color="auto"/>
      </w:divBdr>
    </w:div>
    <w:div w:id="1812748244">
      <w:bodyDiv w:val="1"/>
      <w:marLeft w:val="0"/>
      <w:marRight w:val="0"/>
      <w:marTop w:val="0"/>
      <w:marBottom w:val="0"/>
      <w:divBdr>
        <w:top w:val="none" w:sz="0" w:space="0" w:color="auto"/>
        <w:left w:val="none" w:sz="0" w:space="0" w:color="auto"/>
        <w:bottom w:val="none" w:sz="0" w:space="0" w:color="auto"/>
        <w:right w:val="none" w:sz="0" w:space="0" w:color="auto"/>
      </w:divBdr>
    </w:div>
    <w:div w:id="1817450553">
      <w:bodyDiv w:val="1"/>
      <w:marLeft w:val="0"/>
      <w:marRight w:val="0"/>
      <w:marTop w:val="0"/>
      <w:marBottom w:val="0"/>
      <w:divBdr>
        <w:top w:val="none" w:sz="0" w:space="0" w:color="auto"/>
        <w:left w:val="none" w:sz="0" w:space="0" w:color="auto"/>
        <w:bottom w:val="none" w:sz="0" w:space="0" w:color="auto"/>
        <w:right w:val="none" w:sz="0" w:space="0" w:color="auto"/>
      </w:divBdr>
    </w:div>
    <w:div w:id="1820615175">
      <w:bodyDiv w:val="1"/>
      <w:marLeft w:val="0"/>
      <w:marRight w:val="0"/>
      <w:marTop w:val="0"/>
      <w:marBottom w:val="0"/>
      <w:divBdr>
        <w:top w:val="none" w:sz="0" w:space="0" w:color="auto"/>
        <w:left w:val="none" w:sz="0" w:space="0" w:color="auto"/>
        <w:bottom w:val="none" w:sz="0" w:space="0" w:color="auto"/>
        <w:right w:val="none" w:sz="0" w:space="0" w:color="auto"/>
      </w:divBdr>
    </w:div>
    <w:div w:id="1821994455">
      <w:bodyDiv w:val="1"/>
      <w:marLeft w:val="0"/>
      <w:marRight w:val="0"/>
      <w:marTop w:val="0"/>
      <w:marBottom w:val="0"/>
      <w:divBdr>
        <w:top w:val="none" w:sz="0" w:space="0" w:color="auto"/>
        <w:left w:val="none" w:sz="0" w:space="0" w:color="auto"/>
        <w:bottom w:val="none" w:sz="0" w:space="0" w:color="auto"/>
        <w:right w:val="none" w:sz="0" w:space="0" w:color="auto"/>
      </w:divBdr>
    </w:div>
    <w:div w:id="1822112333">
      <w:bodyDiv w:val="1"/>
      <w:marLeft w:val="0"/>
      <w:marRight w:val="0"/>
      <w:marTop w:val="0"/>
      <w:marBottom w:val="0"/>
      <w:divBdr>
        <w:top w:val="none" w:sz="0" w:space="0" w:color="auto"/>
        <w:left w:val="none" w:sz="0" w:space="0" w:color="auto"/>
        <w:bottom w:val="none" w:sz="0" w:space="0" w:color="auto"/>
        <w:right w:val="none" w:sz="0" w:space="0" w:color="auto"/>
      </w:divBdr>
    </w:div>
    <w:div w:id="1823809552">
      <w:bodyDiv w:val="1"/>
      <w:marLeft w:val="0"/>
      <w:marRight w:val="0"/>
      <w:marTop w:val="0"/>
      <w:marBottom w:val="0"/>
      <w:divBdr>
        <w:top w:val="none" w:sz="0" w:space="0" w:color="auto"/>
        <w:left w:val="none" w:sz="0" w:space="0" w:color="auto"/>
        <w:bottom w:val="none" w:sz="0" w:space="0" w:color="auto"/>
        <w:right w:val="none" w:sz="0" w:space="0" w:color="auto"/>
      </w:divBdr>
    </w:div>
    <w:div w:id="1823964097">
      <w:bodyDiv w:val="1"/>
      <w:marLeft w:val="0"/>
      <w:marRight w:val="0"/>
      <w:marTop w:val="0"/>
      <w:marBottom w:val="0"/>
      <w:divBdr>
        <w:top w:val="none" w:sz="0" w:space="0" w:color="auto"/>
        <w:left w:val="none" w:sz="0" w:space="0" w:color="auto"/>
        <w:bottom w:val="none" w:sz="0" w:space="0" w:color="auto"/>
        <w:right w:val="none" w:sz="0" w:space="0" w:color="auto"/>
      </w:divBdr>
    </w:div>
    <w:div w:id="1824394179">
      <w:bodyDiv w:val="1"/>
      <w:marLeft w:val="0"/>
      <w:marRight w:val="0"/>
      <w:marTop w:val="0"/>
      <w:marBottom w:val="0"/>
      <w:divBdr>
        <w:top w:val="none" w:sz="0" w:space="0" w:color="auto"/>
        <w:left w:val="none" w:sz="0" w:space="0" w:color="auto"/>
        <w:bottom w:val="none" w:sz="0" w:space="0" w:color="auto"/>
        <w:right w:val="none" w:sz="0" w:space="0" w:color="auto"/>
      </w:divBdr>
    </w:div>
    <w:div w:id="1827352665">
      <w:bodyDiv w:val="1"/>
      <w:marLeft w:val="0"/>
      <w:marRight w:val="0"/>
      <w:marTop w:val="0"/>
      <w:marBottom w:val="0"/>
      <w:divBdr>
        <w:top w:val="none" w:sz="0" w:space="0" w:color="auto"/>
        <w:left w:val="none" w:sz="0" w:space="0" w:color="auto"/>
        <w:bottom w:val="none" w:sz="0" w:space="0" w:color="auto"/>
        <w:right w:val="none" w:sz="0" w:space="0" w:color="auto"/>
      </w:divBdr>
    </w:div>
    <w:div w:id="1831217688">
      <w:bodyDiv w:val="1"/>
      <w:marLeft w:val="0"/>
      <w:marRight w:val="0"/>
      <w:marTop w:val="0"/>
      <w:marBottom w:val="0"/>
      <w:divBdr>
        <w:top w:val="none" w:sz="0" w:space="0" w:color="auto"/>
        <w:left w:val="none" w:sz="0" w:space="0" w:color="auto"/>
        <w:bottom w:val="none" w:sz="0" w:space="0" w:color="auto"/>
        <w:right w:val="none" w:sz="0" w:space="0" w:color="auto"/>
      </w:divBdr>
    </w:div>
    <w:div w:id="1832259973">
      <w:bodyDiv w:val="1"/>
      <w:marLeft w:val="0"/>
      <w:marRight w:val="0"/>
      <w:marTop w:val="0"/>
      <w:marBottom w:val="0"/>
      <w:divBdr>
        <w:top w:val="none" w:sz="0" w:space="0" w:color="auto"/>
        <w:left w:val="none" w:sz="0" w:space="0" w:color="auto"/>
        <w:bottom w:val="none" w:sz="0" w:space="0" w:color="auto"/>
        <w:right w:val="none" w:sz="0" w:space="0" w:color="auto"/>
      </w:divBdr>
    </w:div>
    <w:div w:id="1833984759">
      <w:bodyDiv w:val="1"/>
      <w:marLeft w:val="0"/>
      <w:marRight w:val="0"/>
      <w:marTop w:val="0"/>
      <w:marBottom w:val="0"/>
      <w:divBdr>
        <w:top w:val="none" w:sz="0" w:space="0" w:color="auto"/>
        <w:left w:val="none" w:sz="0" w:space="0" w:color="auto"/>
        <w:bottom w:val="none" w:sz="0" w:space="0" w:color="auto"/>
        <w:right w:val="none" w:sz="0" w:space="0" w:color="auto"/>
      </w:divBdr>
    </w:div>
    <w:div w:id="1837378685">
      <w:bodyDiv w:val="1"/>
      <w:marLeft w:val="0"/>
      <w:marRight w:val="0"/>
      <w:marTop w:val="0"/>
      <w:marBottom w:val="0"/>
      <w:divBdr>
        <w:top w:val="none" w:sz="0" w:space="0" w:color="auto"/>
        <w:left w:val="none" w:sz="0" w:space="0" w:color="auto"/>
        <w:bottom w:val="none" w:sz="0" w:space="0" w:color="auto"/>
        <w:right w:val="none" w:sz="0" w:space="0" w:color="auto"/>
      </w:divBdr>
    </w:div>
    <w:div w:id="1840149089">
      <w:bodyDiv w:val="1"/>
      <w:marLeft w:val="0"/>
      <w:marRight w:val="0"/>
      <w:marTop w:val="0"/>
      <w:marBottom w:val="0"/>
      <w:divBdr>
        <w:top w:val="none" w:sz="0" w:space="0" w:color="auto"/>
        <w:left w:val="none" w:sz="0" w:space="0" w:color="auto"/>
        <w:bottom w:val="none" w:sz="0" w:space="0" w:color="auto"/>
        <w:right w:val="none" w:sz="0" w:space="0" w:color="auto"/>
      </w:divBdr>
    </w:div>
    <w:div w:id="1841504247">
      <w:bodyDiv w:val="1"/>
      <w:marLeft w:val="0"/>
      <w:marRight w:val="0"/>
      <w:marTop w:val="0"/>
      <w:marBottom w:val="0"/>
      <w:divBdr>
        <w:top w:val="none" w:sz="0" w:space="0" w:color="auto"/>
        <w:left w:val="none" w:sz="0" w:space="0" w:color="auto"/>
        <w:bottom w:val="none" w:sz="0" w:space="0" w:color="auto"/>
        <w:right w:val="none" w:sz="0" w:space="0" w:color="auto"/>
      </w:divBdr>
    </w:div>
    <w:div w:id="1847748768">
      <w:bodyDiv w:val="1"/>
      <w:marLeft w:val="0"/>
      <w:marRight w:val="0"/>
      <w:marTop w:val="0"/>
      <w:marBottom w:val="0"/>
      <w:divBdr>
        <w:top w:val="none" w:sz="0" w:space="0" w:color="auto"/>
        <w:left w:val="none" w:sz="0" w:space="0" w:color="auto"/>
        <w:bottom w:val="none" w:sz="0" w:space="0" w:color="auto"/>
        <w:right w:val="none" w:sz="0" w:space="0" w:color="auto"/>
      </w:divBdr>
    </w:div>
    <w:div w:id="1864396355">
      <w:bodyDiv w:val="1"/>
      <w:marLeft w:val="0"/>
      <w:marRight w:val="0"/>
      <w:marTop w:val="0"/>
      <w:marBottom w:val="0"/>
      <w:divBdr>
        <w:top w:val="none" w:sz="0" w:space="0" w:color="auto"/>
        <w:left w:val="none" w:sz="0" w:space="0" w:color="auto"/>
        <w:bottom w:val="none" w:sz="0" w:space="0" w:color="auto"/>
        <w:right w:val="none" w:sz="0" w:space="0" w:color="auto"/>
      </w:divBdr>
    </w:div>
    <w:div w:id="1865093786">
      <w:bodyDiv w:val="1"/>
      <w:marLeft w:val="0"/>
      <w:marRight w:val="0"/>
      <w:marTop w:val="0"/>
      <w:marBottom w:val="0"/>
      <w:divBdr>
        <w:top w:val="none" w:sz="0" w:space="0" w:color="auto"/>
        <w:left w:val="none" w:sz="0" w:space="0" w:color="auto"/>
        <w:bottom w:val="none" w:sz="0" w:space="0" w:color="auto"/>
        <w:right w:val="none" w:sz="0" w:space="0" w:color="auto"/>
      </w:divBdr>
    </w:div>
    <w:div w:id="1865094797">
      <w:bodyDiv w:val="1"/>
      <w:marLeft w:val="0"/>
      <w:marRight w:val="0"/>
      <w:marTop w:val="0"/>
      <w:marBottom w:val="0"/>
      <w:divBdr>
        <w:top w:val="none" w:sz="0" w:space="0" w:color="auto"/>
        <w:left w:val="none" w:sz="0" w:space="0" w:color="auto"/>
        <w:bottom w:val="none" w:sz="0" w:space="0" w:color="auto"/>
        <w:right w:val="none" w:sz="0" w:space="0" w:color="auto"/>
      </w:divBdr>
    </w:div>
    <w:div w:id="1868563555">
      <w:bodyDiv w:val="1"/>
      <w:marLeft w:val="0"/>
      <w:marRight w:val="0"/>
      <w:marTop w:val="0"/>
      <w:marBottom w:val="0"/>
      <w:divBdr>
        <w:top w:val="none" w:sz="0" w:space="0" w:color="auto"/>
        <w:left w:val="none" w:sz="0" w:space="0" w:color="auto"/>
        <w:bottom w:val="none" w:sz="0" w:space="0" w:color="auto"/>
        <w:right w:val="none" w:sz="0" w:space="0" w:color="auto"/>
      </w:divBdr>
    </w:div>
    <w:div w:id="1871842330">
      <w:bodyDiv w:val="1"/>
      <w:marLeft w:val="0"/>
      <w:marRight w:val="0"/>
      <w:marTop w:val="0"/>
      <w:marBottom w:val="0"/>
      <w:divBdr>
        <w:top w:val="none" w:sz="0" w:space="0" w:color="auto"/>
        <w:left w:val="none" w:sz="0" w:space="0" w:color="auto"/>
        <w:bottom w:val="none" w:sz="0" w:space="0" w:color="auto"/>
        <w:right w:val="none" w:sz="0" w:space="0" w:color="auto"/>
      </w:divBdr>
    </w:div>
    <w:div w:id="1875194998">
      <w:bodyDiv w:val="1"/>
      <w:marLeft w:val="0"/>
      <w:marRight w:val="0"/>
      <w:marTop w:val="0"/>
      <w:marBottom w:val="0"/>
      <w:divBdr>
        <w:top w:val="none" w:sz="0" w:space="0" w:color="auto"/>
        <w:left w:val="none" w:sz="0" w:space="0" w:color="auto"/>
        <w:bottom w:val="none" w:sz="0" w:space="0" w:color="auto"/>
        <w:right w:val="none" w:sz="0" w:space="0" w:color="auto"/>
      </w:divBdr>
    </w:div>
    <w:div w:id="1875266766">
      <w:bodyDiv w:val="1"/>
      <w:marLeft w:val="0"/>
      <w:marRight w:val="0"/>
      <w:marTop w:val="0"/>
      <w:marBottom w:val="0"/>
      <w:divBdr>
        <w:top w:val="none" w:sz="0" w:space="0" w:color="auto"/>
        <w:left w:val="none" w:sz="0" w:space="0" w:color="auto"/>
        <w:bottom w:val="none" w:sz="0" w:space="0" w:color="auto"/>
        <w:right w:val="none" w:sz="0" w:space="0" w:color="auto"/>
      </w:divBdr>
    </w:div>
    <w:div w:id="1877692734">
      <w:bodyDiv w:val="1"/>
      <w:marLeft w:val="0"/>
      <w:marRight w:val="0"/>
      <w:marTop w:val="0"/>
      <w:marBottom w:val="0"/>
      <w:divBdr>
        <w:top w:val="none" w:sz="0" w:space="0" w:color="auto"/>
        <w:left w:val="none" w:sz="0" w:space="0" w:color="auto"/>
        <w:bottom w:val="none" w:sz="0" w:space="0" w:color="auto"/>
        <w:right w:val="none" w:sz="0" w:space="0" w:color="auto"/>
      </w:divBdr>
    </w:div>
    <w:div w:id="1882016463">
      <w:bodyDiv w:val="1"/>
      <w:marLeft w:val="0"/>
      <w:marRight w:val="0"/>
      <w:marTop w:val="0"/>
      <w:marBottom w:val="0"/>
      <w:divBdr>
        <w:top w:val="none" w:sz="0" w:space="0" w:color="auto"/>
        <w:left w:val="none" w:sz="0" w:space="0" w:color="auto"/>
        <w:bottom w:val="none" w:sz="0" w:space="0" w:color="auto"/>
        <w:right w:val="none" w:sz="0" w:space="0" w:color="auto"/>
      </w:divBdr>
    </w:div>
    <w:div w:id="1883445776">
      <w:bodyDiv w:val="1"/>
      <w:marLeft w:val="0"/>
      <w:marRight w:val="0"/>
      <w:marTop w:val="0"/>
      <w:marBottom w:val="0"/>
      <w:divBdr>
        <w:top w:val="none" w:sz="0" w:space="0" w:color="auto"/>
        <w:left w:val="none" w:sz="0" w:space="0" w:color="auto"/>
        <w:bottom w:val="none" w:sz="0" w:space="0" w:color="auto"/>
        <w:right w:val="none" w:sz="0" w:space="0" w:color="auto"/>
      </w:divBdr>
    </w:div>
    <w:div w:id="1883638462">
      <w:bodyDiv w:val="1"/>
      <w:marLeft w:val="0"/>
      <w:marRight w:val="0"/>
      <w:marTop w:val="0"/>
      <w:marBottom w:val="0"/>
      <w:divBdr>
        <w:top w:val="none" w:sz="0" w:space="0" w:color="auto"/>
        <w:left w:val="none" w:sz="0" w:space="0" w:color="auto"/>
        <w:bottom w:val="none" w:sz="0" w:space="0" w:color="auto"/>
        <w:right w:val="none" w:sz="0" w:space="0" w:color="auto"/>
      </w:divBdr>
    </w:div>
    <w:div w:id="1884563366">
      <w:bodyDiv w:val="1"/>
      <w:marLeft w:val="0"/>
      <w:marRight w:val="0"/>
      <w:marTop w:val="0"/>
      <w:marBottom w:val="0"/>
      <w:divBdr>
        <w:top w:val="none" w:sz="0" w:space="0" w:color="auto"/>
        <w:left w:val="none" w:sz="0" w:space="0" w:color="auto"/>
        <w:bottom w:val="none" w:sz="0" w:space="0" w:color="auto"/>
        <w:right w:val="none" w:sz="0" w:space="0" w:color="auto"/>
      </w:divBdr>
    </w:div>
    <w:div w:id="1885025191">
      <w:bodyDiv w:val="1"/>
      <w:marLeft w:val="0"/>
      <w:marRight w:val="0"/>
      <w:marTop w:val="0"/>
      <w:marBottom w:val="0"/>
      <w:divBdr>
        <w:top w:val="none" w:sz="0" w:space="0" w:color="auto"/>
        <w:left w:val="none" w:sz="0" w:space="0" w:color="auto"/>
        <w:bottom w:val="none" w:sz="0" w:space="0" w:color="auto"/>
        <w:right w:val="none" w:sz="0" w:space="0" w:color="auto"/>
      </w:divBdr>
    </w:div>
    <w:div w:id="1886673259">
      <w:bodyDiv w:val="1"/>
      <w:marLeft w:val="0"/>
      <w:marRight w:val="0"/>
      <w:marTop w:val="0"/>
      <w:marBottom w:val="0"/>
      <w:divBdr>
        <w:top w:val="none" w:sz="0" w:space="0" w:color="auto"/>
        <w:left w:val="none" w:sz="0" w:space="0" w:color="auto"/>
        <w:bottom w:val="none" w:sz="0" w:space="0" w:color="auto"/>
        <w:right w:val="none" w:sz="0" w:space="0" w:color="auto"/>
      </w:divBdr>
    </w:div>
    <w:div w:id="1887638841">
      <w:bodyDiv w:val="1"/>
      <w:marLeft w:val="0"/>
      <w:marRight w:val="0"/>
      <w:marTop w:val="0"/>
      <w:marBottom w:val="0"/>
      <w:divBdr>
        <w:top w:val="none" w:sz="0" w:space="0" w:color="auto"/>
        <w:left w:val="none" w:sz="0" w:space="0" w:color="auto"/>
        <w:bottom w:val="none" w:sz="0" w:space="0" w:color="auto"/>
        <w:right w:val="none" w:sz="0" w:space="0" w:color="auto"/>
      </w:divBdr>
    </w:div>
    <w:div w:id="1890611207">
      <w:bodyDiv w:val="1"/>
      <w:marLeft w:val="0"/>
      <w:marRight w:val="0"/>
      <w:marTop w:val="0"/>
      <w:marBottom w:val="0"/>
      <w:divBdr>
        <w:top w:val="none" w:sz="0" w:space="0" w:color="auto"/>
        <w:left w:val="none" w:sz="0" w:space="0" w:color="auto"/>
        <w:bottom w:val="none" w:sz="0" w:space="0" w:color="auto"/>
        <w:right w:val="none" w:sz="0" w:space="0" w:color="auto"/>
      </w:divBdr>
    </w:div>
    <w:div w:id="1896892953">
      <w:bodyDiv w:val="1"/>
      <w:marLeft w:val="0"/>
      <w:marRight w:val="0"/>
      <w:marTop w:val="0"/>
      <w:marBottom w:val="0"/>
      <w:divBdr>
        <w:top w:val="none" w:sz="0" w:space="0" w:color="auto"/>
        <w:left w:val="none" w:sz="0" w:space="0" w:color="auto"/>
        <w:bottom w:val="none" w:sz="0" w:space="0" w:color="auto"/>
        <w:right w:val="none" w:sz="0" w:space="0" w:color="auto"/>
      </w:divBdr>
    </w:div>
    <w:div w:id="1898854885">
      <w:bodyDiv w:val="1"/>
      <w:marLeft w:val="0"/>
      <w:marRight w:val="0"/>
      <w:marTop w:val="0"/>
      <w:marBottom w:val="0"/>
      <w:divBdr>
        <w:top w:val="none" w:sz="0" w:space="0" w:color="auto"/>
        <w:left w:val="none" w:sz="0" w:space="0" w:color="auto"/>
        <w:bottom w:val="none" w:sz="0" w:space="0" w:color="auto"/>
        <w:right w:val="none" w:sz="0" w:space="0" w:color="auto"/>
      </w:divBdr>
    </w:div>
    <w:div w:id="1903127869">
      <w:bodyDiv w:val="1"/>
      <w:marLeft w:val="0"/>
      <w:marRight w:val="0"/>
      <w:marTop w:val="0"/>
      <w:marBottom w:val="0"/>
      <w:divBdr>
        <w:top w:val="none" w:sz="0" w:space="0" w:color="auto"/>
        <w:left w:val="none" w:sz="0" w:space="0" w:color="auto"/>
        <w:bottom w:val="none" w:sz="0" w:space="0" w:color="auto"/>
        <w:right w:val="none" w:sz="0" w:space="0" w:color="auto"/>
      </w:divBdr>
    </w:div>
    <w:div w:id="1904561000">
      <w:bodyDiv w:val="1"/>
      <w:marLeft w:val="0"/>
      <w:marRight w:val="0"/>
      <w:marTop w:val="0"/>
      <w:marBottom w:val="0"/>
      <w:divBdr>
        <w:top w:val="none" w:sz="0" w:space="0" w:color="auto"/>
        <w:left w:val="none" w:sz="0" w:space="0" w:color="auto"/>
        <w:bottom w:val="none" w:sz="0" w:space="0" w:color="auto"/>
        <w:right w:val="none" w:sz="0" w:space="0" w:color="auto"/>
      </w:divBdr>
    </w:div>
    <w:div w:id="1905991362">
      <w:bodyDiv w:val="1"/>
      <w:marLeft w:val="0"/>
      <w:marRight w:val="0"/>
      <w:marTop w:val="0"/>
      <w:marBottom w:val="0"/>
      <w:divBdr>
        <w:top w:val="none" w:sz="0" w:space="0" w:color="auto"/>
        <w:left w:val="none" w:sz="0" w:space="0" w:color="auto"/>
        <w:bottom w:val="none" w:sz="0" w:space="0" w:color="auto"/>
        <w:right w:val="none" w:sz="0" w:space="0" w:color="auto"/>
      </w:divBdr>
    </w:div>
    <w:div w:id="1906598143">
      <w:bodyDiv w:val="1"/>
      <w:marLeft w:val="0"/>
      <w:marRight w:val="0"/>
      <w:marTop w:val="0"/>
      <w:marBottom w:val="0"/>
      <w:divBdr>
        <w:top w:val="none" w:sz="0" w:space="0" w:color="auto"/>
        <w:left w:val="none" w:sz="0" w:space="0" w:color="auto"/>
        <w:bottom w:val="none" w:sz="0" w:space="0" w:color="auto"/>
        <w:right w:val="none" w:sz="0" w:space="0" w:color="auto"/>
      </w:divBdr>
    </w:div>
    <w:div w:id="1907572082">
      <w:bodyDiv w:val="1"/>
      <w:marLeft w:val="0"/>
      <w:marRight w:val="0"/>
      <w:marTop w:val="0"/>
      <w:marBottom w:val="0"/>
      <w:divBdr>
        <w:top w:val="none" w:sz="0" w:space="0" w:color="auto"/>
        <w:left w:val="none" w:sz="0" w:space="0" w:color="auto"/>
        <w:bottom w:val="none" w:sz="0" w:space="0" w:color="auto"/>
        <w:right w:val="none" w:sz="0" w:space="0" w:color="auto"/>
      </w:divBdr>
    </w:div>
    <w:div w:id="1911112486">
      <w:bodyDiv w:val="1"/>
      <w:marLeft w:val="0"/>
      <w:marRight w:val="0"/>
      <w:marTop w:val="0"/>
      <w:marBottom w:val="0"/>
      <w:divBdr>
        <w:top w:val="none" w:sz="0" w:space="0" w:color="auto"/>
        <w:left w:val="none" w:sz="0" w:space="0" w:color="auto"/>
        <w:bottom w:val="none" w:sz="0" w:space="0" w:color="auto"/>
        <w:right w:val="none" w:sz="0" w:space="0" w:color="auto"/>
      </w:divBdr>
    </w:div>
    <w:div w:id="1918319328">
      <w:bodyDiv w:val="1"/>
      <w:marLeft w:val="0"/>
      <w:marRight w:val="0"/>
      <w:marTop w:val="0"/>
      <w:marBottom w:val="0"/>
      <w:divBdr>
        <w:top w:val="none" w:sz="0" w:space="0" w:color="auto"/>
        <w:left w:val="none" w:sz="0" w:space="0" w:color="auto"/>
        <w:bottom w:val="none" w:sz="0" w:space="0" w:color="auto"/>
        <w:right w:val="none" w:sz="0" w:space="0" w:color="auto"/>
      </w:divBdr>
    </w:div>
    <w:div w:id="1920164702">
      <w:bodyDiv w:val="1"/>
      <w:marLeft w:val="0"/>
      <w:marRight w:val="0"/>
      <w:marTop w:val="0"/>
      <w:marBottom w:val="0"/>
      <w:divBdr>
        <w:top w:val="none" w:sz="0" w:space="0" w:color="auto"/>
        <w:left w:val="none" w:sz="0" w:space="0" w:color="auto"/>
        <w:bottom w:val="none" w:sz="0" w:space="0" w:color="auto"/>
        <w:right w:val="none" w:sz="0" w:space="0" w:color="auto"/>
      </w:divBdr>
    </w:div>
    <w:div w:id="1920165136">
      <w:bodyDiv w:val="1"/>
      <w:marLeft w:val="0"/>
      <w:marRight w:val="0"/>
      <w:marTop w:val="0"/>
      <w:marBottom w:val="0"/>
      <w:divBdr>
        <w:top w:val="none" w:sz="0" w:space="0" w:color="auto"/>
        <w:left w:val="none" w:sz="0" w:space="0" w:color="auto"/>
        <w:bottom w:val="none" w:sz="0" w:space="0" w:color="auto"/>
        <w:right w:val="none" w:sz="0" w:space="0" w:color="auto"/>
      </w:divBdr>
    </w:div>
    <w:div w:id="1922986795">
      <w:bodyDiv w:val="1"/>
      <w:marLeft w:val="0"/>
      <w:marRight w:val="0"/>
      <w:marTop w:val="0"/>
      <w:marBottom w:val="0"/>
      <w:divBdr>
        <w:top w:val="none" w:sz="0" w:space="0" w:color="auto"/>
        <w:left w:val="none" w:sz="0" w:space="0" w:color="auto"/>
        <w:bottom w:val="none" w:sz="0" w:space="0" w:color="auto"/>
        <w:right w:val="none" w:sz="0" w:space="0" w:color="auto"/>
      </w:divBdr>
    </w:div>
    <w:div w:id="1928809494">
      <w:bodyDiv w:val="1"/>
      <w:marLeft w:val="0"/>
      <w:marRight w:val="0"/>
      <w:marTop w:val="0"/>
      <w:marBottom w:val="0"/>
      <w:divBdr>
        <w:top w:val="none" w:sz="0" w:space="0" w:color="auto"/>
        <w:left w:val="none" w:sz="0" w:space="0" w:color="auto"/>
        <w:bottom w:val="none" w:sz="0" w:space="0" w:color="auto"/>
        <w:right w:val="none" w:sz="0" w:space="0" w:color="auto"/>
      </w:divBdr>
    </w:div>
    <w:div w:id="1929120637">
      <w:bodyDiv w:val="1"/>
      <w:marLeft w:val="0"/>
      <w:marRight w:val="0"/>
      <w:marTop w:val="0"/>
      <w:marBottom w:val="0"/>
      <w:divBdr>
        <w:top w:val="none" w:sz="0" w:space="0" w:color="auto"/>
        <w:left w:val="none" w:sz="0" w:space="0" w:color="auto"/>
        <w:bottom w:val="none" w:sz="0" w:space="0" w:color="auto"/>
        <w:right w:val="none" w:sz="0" w:space="0" w:color="auto"/>
      </w:divBdr>
    </w:div>
    <w:div w:id="1929850002">
      <w:bodyDiv w:val="1"/>
      <w:marLeft w:val="0"/>
      <w:marRight w:val="0"/>
      <w:marTop w:val="0"/>
      <w:marBottom w:val="0"/>
      <w:divBdr>
        <w:top w:val="none" w:sz="0" w:space="0" w:color="auto"/>
        <w:left w:val="none" w:sz="0" w:space="0" w:color="auto"/>
        <w:bottom w:val="none" w:sz="0" w:space="0" w:color="auto"/>
        <w:right w:val="none" w:sz="0" w:space="0" w:color="auto"/>
      </w:divBdr>
    </w:div>
    <w:div w:id="1930577747">
      <w:bodyDiv w:val="1"/>
      <w:marLeft w:val="0"/>
      <w:marRight w:val="0"/>
      <w:marTop w:val="0"/>
      <w:marBottom w:val="0"/>
      <w:divBdr>
        <w:top w:val="none" w:sz="0" w:space="0" w:color="auto"/>
        <w:left w:val="none" w:sz="0" w:space="0" w:color="auto"/>
        <w:bottom w:val="none" w:sz="0" w:space="0" w:color="auto"/>
        <w:right w:val="none" w:sz="0" w:space="0" w:color="auto"/>
      </w:divBdr>
    </w:div>
    <w:div w:id="1930656209">
      <w:bodyDiv w:val="1"/>
      <w:marLeft w:val="0"/>
      <w:marRight w:val="0"/>
      <w:marTop w:val="0"/>
      <w:marBottom w:val="0"/>
      <w:divBdr>
        <w:top w:val="none" w:sz="0" w:space="0" w:color="auto"/>
        <w:left w:val="none" w:sz="0" w:space="0" w:color="auto"/>
        <w:bottom w:val="none" w:sz="0" w:space="0" w:color="auto"/>
        <w:right w:val="none" w:sz="0" w:space="0" w:color="auto"/>
      </w:divBdr>
    </w:div>
    <w:div w:id="1931498555">
      <w:bodyDiv w:val="1"/>
      <w:marLeft w:val="0"/>
      <w:marRight w:val="0"/>
      <w:marTop w:val="0"/>
      <w:marBottom w:val="0"/>
      <w:divBdr>
        <w:top w:val="none" w:sz="0" w:space="0" w:color="auto"/>
        <w:left w:val="none" w:sz="0" w:space="0" w:color="auto"/>
        <w:bottom w:val="none" w:sz="0" w:space="0" w:color="auto"/>
        <w:right w:val="none" w:sz="0" w:space="0" w:color="auto"/>
      </w:divBdr>
    </w:div>
    <w:div w:id="1939563768">
      <w:bodyDiv w:val="1"/>
      <w:marLeft w:val="0"/>
      <w:marRight w:val="0"/>
      <w:marTop w:val="0"/>
      <w:marBottom w:val="0"/>
      <w:divBdr>
        <w:top w:val="none" w:sz="0" w:space="0" w:color="auto"/>
        <w:left w:val="none" w:sz="0" w:space="0" w:color="auto"/>
        <w:bottom w:val="none" w:sz="0" w:space="0" w:color="auto"/>
        <w:right w:val="none" w:sz="0" w:space="0" w:color="auto"/>
      </w:divBdr>
    </w:div>
    <w:div w:id="1943293332">
      <w:bodyDiv w:val="1"/>
      <w:marLeft w:val="0"/>
      <w:marRight w:val="0"/>
      <w:marTop w:val="0"/>
      <w:marBottom w:val="0"/>
      <w:divBdr>
        <w:top w:val="none" w:sz="0" w:space="0" w:color="auto"/>
        <w:left w:val="none" w:sz="0" w:space="0" w:color="auto"/>
        <w:bottom w:val="none" w:sz="0" w:space="0" w:color="auto"/>
        <w:right w:val="none" w:sz="0" w:space="0" w:color="auto"/>
      </w:divBdr>
    </w:div>
    <w:div w:id="1944146015">
      <w:bodyDiv w:val="1"/>
      <w:marLeft w:val="0"/>
      <w:marRight w:val="0"/>
      <w:marTop w:val="0"/>
      <w:marBottom w:val="0"/>
      <w:divBdr>
        <w:top w:val="none" w:sz="0" w:space="0" w:color="auto"/>
        <w:left w:val="none" w:sz="0" w:space="0" w:color="auto"/>
        <w:bottom w:val="none" w:sz="0" w:space="0" w:color="auto"/>
        <w:right w:val="none" w:sz="0" w:space="0" w:color="auto"/>
      </w:divBdr>
    </w:div>
    <w:div w:id="1946958710">
      <w:bodyDiv w:val="1"/>
      <w:marLeft w:val="0"/>
      <w:marRight w:val="0"/>
      <w:marTop w:val="0"/>
      <w:marBottom w:val="0"/>
      <w:divBdr>
        <w:top w:val="none" w:sz="0" w:space="0" w:color="auto"/>
        <w:left w:val="none" w:sz="0" w:space="0" w:color="auto"/>
        <w:bottom w:val="none" w:sz="0" w:space="0" w:color="auto"/>
        <w:right w:val="none" w:sz="0" w:space="0" w:color="auto"/>
      </w:divBdr>
    </w:div>
    <w:div w:id="1947271584">
      <w:bodyDiv w:val="1"/>
      <w:marLeft w:val="0"/>
      <w:marRight w:val="0"/>
      <w:marTop w:val="0"/>
      <w:marBottom w:val="0"/>
      <w:divBdr>
        <w:top w:val="none" w:sz="0" w:space="0" w:color="auto"/>
        <w:left w:val="none" w:sz="0" w:space="0" w:color="auto"/>
        <w:bottom w:val="none" w:sz="0" w:space="0" w:color="auto"/>
        <w:right w:val="none" w:sz="0" w:space="0" w:color="auto"/>
      </w:divBdr>
    </w:div>
    <w:div w:id="1950502922">
      <w:bodyDiv w:val="1"/>
      <w:marLeft w:val="0"/>
      <w:marRight w:val="0"/>
      <w:marTop w:val="0"/>
      <w:marBottom w:val="0"/>
      <w:divBdr>
        <w:top w:val="none" w:sz="0" w:space="0" w:color="auto"/>
        <w:left w:val="none" w:sz="0" w:space="0" w:color="auto"/>
        <w:bottom w:val="none" w:sz="0" w:space="0" w:color="auto"/>
        <w:right w:val="none" w:sz="0" w:space="0" w:color="auto"/>
      </w:divBdr>
    </w:div>
    <w:div w:id="1953125672">
      <w:bodyDiv w:val="1"/>
      <w:marLeft w:val="0"/>
      <w:marRight w:val="0"/>
      <w:marTop w:val="0"/>
      <w:marBottom w:val="0"/>
      <w:divBdr>
        <w:top w:val="none" w:sz="0" w:space="0" w:color="auto"/>
        <w:left w:val="none" w:sz="0" w:space="0" w:color="auto"/>
        <w:bottom w:val="none" w:sz="0" w:space="0" w:color="auto"/>
        <w:right w:val="none" w:sz="0" w:space="0" w:color="auto"/>
      </w:divBdr>
    </w:div>
    <w:div w:id="1955404429">
      <w:bodyDiv w:val="1"/>
      <w:marLeft w:val="0"/>
      <w:marRight w:val="0"/>
      <w:marTop w:val="0"/>
      <w:marBottom w:val="0"/>
      <w:divBdr>
        <w:top w:val="none" w:sz="0" w:space="0" w:color="auto"/>
        <w:left w:val="none" w:sz="0" w:space="0" w:color="auto"/>
        <w:bottom w:val="none" w:sz="0" w:space="0" w:color="auto"/>
        <w:right w:val="none" w:sz="0" w:space="0" w:color="auto"/>
      </w:divBdr>
    </w:div>
    <w:div w:id="1956666454">
      <w:bodyDiv w:val="1"/>
      <w:marLeft w:val="0"/>
      <w:marRight w:val="0"/>
      <w:marTop w:val="0"/>
      <w:marBottom w:val="0"/>
      <w:divBdr>
        <w:top w:val="none" w:sz="0" w:space="0" w:color="auto"/>
        <w:left w:val="none" w:sz="0" w:space="0" w:color="auto"/>
        <w:bottom w:val="none" w:sz="0" w:space="0" w:color="auto"/>
        <w:right w:val="none" w:sz="0" w:space="0" w:color="auto"/>
      </w:divBdr>
    </w:div>
    <w:div w:id="1958023953">
      <w:bodyDiv w:val="1"/>
      <w:marLeft w:val="0"/>
      <w:marRight w:val="0"/>
      <w:marTop w:val="0"/>
      <w:marBottom w:val="0"/>
      <w:divBdr>
        <w:top w:val="none" w:sz="0" w:space="0" w:color="auto"/>
        <w:left w:val="none" w:sz="0" w:space="0" w:color="auto"/>
        <w:bottom w:val="none" w:sz="0" w:space="0" w:color="auto"/>
        <w:right w:val="none" w:sz="0" w:space="0" w:color="auto"/>
      </w:divBdr>
    </w:div>
    <w:div w:id="1958564088">
      <w:bodyDiv w:val="1"/>
      <w:marLeft w:val="0"/>
      <w:marRight w:val="0"/>
      <w:marTop w:val="0"/>
      <w:marBottom w:val="0"/>
      <w:divBdr>
        <w:top w:val="none" w:sz="0" w:space="0" w:color="auto"/>
        <w:left w:val="none" w:sz="0" w:space="0" w:color="auto"/>
        <w:bottom w:val="none" w:sz="0" w:space="0" w:color="auto"/>
        <w:right w:val="none" w:sz="0" w:space="0" w:color="auto"/>
      </w:divBdr>
    </w:div>
    <w:div w:id="1959143837">
      <w:bodyDiv w:val="1"/>
      <w:marLeft w:val="0"/>
      <w:marRight w:val="0"/>
      <w:marTop w:val="0"/>
      <w:marBottom w:val="0"/>
      <w:divBdr>
        <w:top w:val="none" w:sz="0" w:space="0" w:color="auto"/>
        <w:left w:val="none" w:sz="0" w:space="0" w:color="auto"/>
        <w:bottom w:val="none" w:sz="0" w:space="0" w:color="auto"/>
        <w:right w:val="none" w:sz="0" w:space="0" w:color="auto"/>
      </w:divBdr>
    </w:div>
    <w:div w:id="1959219458">
      <w:bodyDiv w:val="1"/>
      <w:marLeft w:val="0"/>
      <w:marRight w:val="0"/>
      <w:marTop w:val="0"/>
      <w:marBottom w:val="0"/>
      <w:divBdr>
        <w:top w:val="none" w:sz="0" w:space="0" w:color="auto"/>
        <w:left w:val="none" w:sz="0" w:space="0" w:color="auto"/>
        <w:bottom w:val="none" w:sz="0" w:space="0" w:color="auto"/>
        <w:right w:val="none" w:sz="0" w:space="0" w:color="auto"/>
      </w:divBdr>
    </w:div>
    <w:div w:id="1964339160">
      <w:bodyDiv w:val="1"/>
      <w:marLeft w:val="0"/>
      <w:marRight w:val="0"/>
      <w:marTop w:val="0"/>
      <w:marBottom w:val="0"/>
      <w:divBdr>
        <w:top w:val="none" w:sz="0" w:space="0" w:color="auto"/>
        <w:left w:val="none" w:sz="0" w:space="0" w:color="auto"/>
        <w:bottom w:val="none" w:sz="0" w:space="0" w:color="auto"/>
        <w:right w:val="none" w:sz="0" w:space="0" w:color="auto"/>
      </w:divBdr>
    </w:div>
    <w:div w:id="1965428388">
      <w:bodyDiv w:val="1"/>
      <w:marLeft w:val="0"/>
      <w:marRight w:val="0"/>
      <w:marTop w:val="0"/>
      <w:marBottom w:val="0"/>
      <w:divBdr>
        <w:top w:val="none" w:sz="0" w:space="0" w:color="auto"/>
        <w:left w:val="none" w:sz="0" w:space="0" w:color="auto"/>
        <w:bottom w:val="none" w:sz="0" w:space="0" w:color="auto"/>
        <w:right w:val="none" w:sz="0" w:space="0" w:color="auto"/>
      </w:divBdr>
    </w:div>
    <w:div w:id="1966694088">
      <w:bodyDiv w:val="1"/>
      <w:marLeft w:val="0"/>
      <w:marRight w:val="0"/>
      <w:marTop w:val="0"/>
      <w:marBottom w:val="0"/>
      <w:divBdr>
        <w:top w:val="none" w:sz="0" w:space="0" w:color="auto"/>
        <w:left w:val="none" w:sz="0" w:space="0" w:color="auto"/>
        <w:bottom w:val="none" w:sz="0" w:space="0" w:color="auto"/>
        <w:right w:val="none" w:sz="0" w:space="0" w:color="auto"/>
      </w:divBdr>
    </w:div>
    <w:div w:id="1969780506">
      <w:bodyDiv w:val="1"/>
      <w:marLeft w:val="0"/>
      <w:marRight w:val="0"/>
      <w:marTop w:val="0"/>
      <w:marBottom w:val="0"/>
      <w:divBdr>
        <w:top w:val="none" w:sz="0" w:space="0" w:color="auto"/>
        <w:left w:val="none" w:sz="0" w:space="0" w:color="auto"/>
        <w:bottom w:val="none" w:sz="0" w:space="0" w:color="auto"/>
        <w:right w:val="none" w:sz="0" w:space="0" w:color="auto"/>
      </w:divBdr>
    </w:div>
    <w:div w:id="1970279171">
      <w:bodyDiv w:val="1"/>
      <w:marLeft w:val="0"/>
      <w:marRight w:val="0"/>
      <w:marTop w:val="0"/>
      <w:marBottom w:val="0"/>
      <w:divBdr>
        <w:top w:val="none" w:sz="0" w:space="0" w:color="auto"/>
        <w:left w:val="none" w:sz="0" w:space="0" w:color="auto"/>
        <w:bottom w:val="none" w:sz="0" w:space="0" w:color="auto"/>
        <w:right w:val="none" w:sz="0" w:space="0" w:color="auto"/>
      </w:divBdr>
    </w:div>
    <w:div w:id="1972398642">
      <w:bodyDiv w:val="1"/>
      <w:marLeft w:val="0"/>
      <w:marRight w:val="0"/>
      <w:marTop w:val="0"/>
      <w:marBottom w:val="0"/>
      <w:divBdr>
        <w:top w:val="none" w:sz="0" w:space="0" w:color="auto"/>
        <w:left w:val="none" w:sz="0" w:space="0" w:color="auto"/>
        <w:bottom w:val="none" w:sz="0" w:space="0" w:color="auto"/>
        <w:right w:val="none" w:sz="0" w:space="0" w:color="auto"/>
      </w:divBdr>
    </w:div>
    <w:div w:id="1973050318">
      <w:bodyDiv w:val="1"/>
      <w:marLeft w:val="0"/>
      <w:marRight w:val="0"/>
      <w:marTop w:val="0"/>
      <w:marBottom w:val="0"/>
      <w:divBdr>
        <w:top w:val="none" w:sz="0" w:space="0" w:color="auto"/>
        <w:left w:val="none" w:sz="0" w:space="0" w:color="auto"/>
        <w:bottom w:val="none" w:sz="0" w:space="0" w:color="auto"/>
        <w:right w:val="none" w:sz="0" w:space="0" w:color="auto"/>
      </w:divBdr>
    </w:div>
    <w:div w:id="1973900292">
      <w:bodyDiv w:val="1"/>
      <w:marLeft w:val="0"/>
      <w:marRight w:val="0"/>
      <w:marTop w:val="0"/>
      <w:marBottom w:val="0"/>
      <w:divBdr>
        <w:top w:val="none" w:sz="0" w:space="0" w:color="auto"/>
        <w:left w:val="none" w:sz="0" w:space="0" w:color="auto"/>
        <w:bottom w:val="none" w:sz="0" w:space="0" w:color="auto"/>
        <w:right w:val="none" w:sz="0" w:space="0" w:color="auto"/>
      </w:divBdr>
    </w:div>
    <w:div w:id="1974283454">
      <w:bodyDiv w:val="1"/>
      <w:marLeft w:val="0"/>
      <w:marRight w:val="0"/>
      <w:marTop w:val="0"/>
      <w:marBottom w:val="0"/>
      <w:divBdr>
        <w:top w:val="none" w:sz="0" w:space="0" w:color="auto"/>
        <w:left w:val="none" w:sz="0" w:space="0" w:color="auto"/>
        <w:bottom w:val="none" w:sz="0" w:space="0" w:color="auto"/>
        <w:right w:val="none" w:sz="0" w:space="0" w:color="auto"/>
      </w:divBdr>
    </w:div>
    <w:div w:id="1975404114">
      <w:bodyDiv w:val="1"/>
      <w:marLeft w:val="0"/>
      <w:marRight w:val="0"/>
      <w:marTop w:val="0"/>
      <w:marBottom w:val="0"/>
      <w:divBdr>
        <w:top w:val="none" w:sz="0" w:space="0" w:color="auto"/>
        <w:left w:val="none" w:sz="0" w:space="0" w:color="auto"/>
        <w:bottom w:val="none" w:sz="0" w:space="0" w:color="auto"/>
        <w:right w:val="none" w:sz="0" w:space="0" w:color="auto"/>
      </w:divBdr>
    </w:div>
    <w:div w:id="1975788250">
      <w:bodyDiv w:val="1"/>
      <w:marLeft w:val="0"/>
      <w:marRight w:val="0"/>
      <w:marTop w:val="0"/>
      <w:marBottom w:val="0"/>
      <w:divBdr>
        <w:top w:val="none" w:sz="0" w:space="0" w:color="auto"/>
        <w:left w:val="none" w:sz="0" w:space="0" w:color="auto"/>
        <w:bottom w:val="none" w:sz="0" w:space="0" w:color="auto"/>
        <w:right w:val="none" w:sz="0" w:space="0" w:color="auto"/>
      </w:divBdr>
    </w:div>
    <w:div w:id="1976134624">
      <w:bodyDiv w:val="1"/>
      <w:marLeft w:val="0"/>
      <w:marRight w:val="0"/>
      <w:marTop w:val="0"/>
      <w:marBottom w:val="0"/>
      <w:divBdr>
        <w:top w:val="none" w:sz="0" w:space="0" w:color="auto"/>
        <w:left w:val="none" w:sz="0" w:space="0" w:color="auto"/>
        <w:bottom w:val="none" w:sz="0" w:space="0" w:color="auto"/>
        <w:right w:val="none" w:sz="0" w:space="0" w:color="auto"/>
      </w:divBdr>
    </w:div>
    <w:div w:id="1979336397">
      <w:bodyDiv w:val="1"/>
      <w:marLeft w:val="0"/>
      <w:marRight w:val="0"/>
      <w:marTop w:val="0"/>
      <w:marBottom w:val="0"/>
      <w:divBdr>
        <w:top w:val="none" w:sz="0" w:space="0" w:color="auto"/>
        <w:left w:val="none" w:sz="0" w:space="0" w:color="auto"/>
        <w:bottom w:val="none" w:sz="0" w:space="0" w:color="auto"/>
        <w:right w:val="none" w:sz="0" w:space="0" w:color="auto"/>
      </w:divBdr>
    </w:div>
    <w:div w:id="1980458250">
      <w:bodyDiv w:val="1"/>
      <w:marLeft w:val="0"/>
      <w:marRight w:val="0"/>
      <w:marTop w:val="0"/>
      <w:marBottom w:val="0"/>
      <w:divBdr>
        <w:top w:val="none" w:sz="0" w:space="0" w:color="auto"/>
        <w:left w:val="none" w:sz="0" w:space="0" w:color="auto"/>
        <w:bottom w:val="none" w:sz="0" w:space="0" w:color="auto"/>
        <w:right w:val="none" w:sz="0" w:space="0" w:color="auto"/>
      </w:divBdr>
    </w:div>
    <w:div w:id="1981105309">
      <w:bodyDiv w:val="1"/>
      <w:marLeft w:val="0"/>
      <w:marRight w:val="0"/>
      <w:marTop w:val="0"/>
      <w:marBottom w:val="0"/>
      <w:divBdr>
        <w:top w:val="none" w:sz="0" w:space="0" w:color="auto"/>
        <w:left w:val="none" w:sz="0" w:space="0" w:color="auto"/>
        <w:bottom w:val="none" w:sz="0" w:space="0" w:color="auto"/>
        <w:right w:val="none" w:sz="0" w:space="0" w:color="auto"/>
      </w:divBdr>
    </w:div>
    <w:div w:id="1986273920">
      <w:bodyDiv w:val="1"/>
      <w:marLeft w:val="0"/>
      <w:marRight w:val="0"/>
      <w:marTop w:val="0"/>
      <w:marBottom w:val="0"/>
      <w:divBdr>
        <w:top w:val="none" w:sz="0" w:space="0" w:color="auto"/>
        <w:left w:val="none" w:sz="0" w:space="0" w:color="auto"/>
        <w:bottom w:val="none" w:sz="0" w:space="0" w:color="auto"/>
        <w:right w:val="none" w:sz="0" w:space="0" w:color="auto"/>
      </w:divBdr>
    </w:div>
    <w:div w:id="1986662739">
      <w:bodyDiv w:val="1"/>
      <w:marLeft w:val="0"/>
      <w:marRight w:val="0"/>
      <w:marTop w:val="0"/>
      <w:marBottom w:val="0"/>
      <w:divBdr>
        <w:top w:val="none" w:sz="0" w:space="0" w:color="auto"/>
        <w:left w:val="none" w:sz="0" w:space="0" w:color="auto"/>
        <w:bottom w:val="none" w:sz="0" w:space="0" w:color="auto"/>
        <w:right w:val="none" w:sz="0" w:space="0" w:color="auto"/>
      </w:divBdr>
    </w:div>
    <w:div w:id="1988362343">
      <w:bodyDiv w:val="1"/>
      <w:marLeft w:val="0"/>
      <w:marRight w:val="0"/>
      <w:marTop w:val="0"/>
      <w:marBottom w:val="0"/>
      <w:divBdr>
        <w:top w:val="none" w:sz="0" w:space="0" w:color="auto"/>
        <w:left w:val="none" w:sz="0" w:space="0" w:color="auto"/>
        <w:bottom w:val="none" w:sz="0" w:space="0" w:color="auto"/>
        <w:right w:val="none" w:sz="0" w:space="0" w:color="auto"/>
      </w:divBdr>
    </w:div>
    <w:div w:id="1990940485">
      <w:bodyDiv w:val="1"/>
      <w:marLeft w:val="0"/>
      <w:marRight w:val="0"/>
      <w:marTop w:val="0"/>
      <w:marBottom w:val="0"/>
      <w:divBdr>
        <w:top w:val="none" w:sz="0" w:space="0" w:color="auto"/>
        <w:left w:val="none" w:sz="0" w:space="0" w:color="auto"/>
        <w:bottom w:val="none" w:sz="0" w:space="0" w:color="auto"/>
        <w:right w:val="none" w:sz="0" w:space="0" w:color="auto"/>
      </w:divBdr>
    </w:div>
    <w:div w:id="1992951078">
      <w:bodyDiv w:val="1"/>
      <w:marLeft w:val="0"/>
      <w:marRight w:val="0"/>
      <w:marTop w:val="0"/>
      <w:marBottom w:val="0"/>
      <w:divBdr>
        <w:top w:val="none" w:sz="0" w:space="0" w:color="auto"/>
        <w:left w:val="none" w:sz="0" w:space="0" w:color="auto"/>
        <w:bottom w:val="none" w:sz="0" w:space="0" w:color="auto"/>
        <w:right w:val="none" w:sz="0" w:space="0" w:color="auto"/>
      </w:divBdr>
    </w:div>
    <w:div w:id="1994262255">
      <w:bodyDiv w:val="1"/>
      <w:marLeft w:val="0"/>
      <w:marRight w:val="0"/>
      <w:marTop w:val="0"/>
      <w:marBottom w:val="0"/>
      <w:divBdr>
        <w:top w:val="none" w:sz="0" w:space="0" w:color="auto"/>
        <w:left w:val="none" w:sz="0" w:space="0" w:color="auto"/>
        <w:bottom w:val="none" w:sz="0" w:space="0" w:color="auto"/>
        <w:right w:val="none" w:sz="0" w:space="0" w:color="auto"/>
      </w:divBdr>
    </w:div>
    <w:div w:id="1996446467">
      <w:bodyDiv w:val="1"/>
      <w:marLeft w:val="0"/>
      <w:marRight w:val="0"/>
      <w:marTop w:val="0"/>
      <w:marBottom w:val="0"/>
      <w:divBdr>
        <w:top w:val="none" w:sz="0" w:space="0" w:color="auto"/>
        <w:left w:val="none" w:sz="0" w:space="0" w:color="auto"/>
        <w:bottom w:val="none" w:sz="0" w:space="0" w:color="auto"/>
        <w:right w:val="none" w:sz="0" w:space="0" w:color="auto"/>
      </w:divBdr>
    </w:div>
    <w:div w:id="1996954326">
      <w:bodyDiv w:val="1"/>
      <w:marLeft w:val="0"/>
      <w:marRight w:val="0"/>
      <w:marTop w:val="0"/>
      <w:marBottom w:val="0"/>
      <w:divBdr>
        <w:top w:val="none" w:sz="0" w:space="0" w:color="auto"/>
        <w:left w:val="none" w:sz="0" w:space="0" w:color="auto"/>
        <w:bottom w:val="none" w:sz="0" w:space="0" w:color="auto"/>
        <w:right w:val="none" w:sz="0" w:space="0" w:color="auto"/>
      </w:divBdr>
    </w:div>
    <w:div w:id="2000769634">
      <w:bodyDiv w:val="1"/>
      <w:marLeft w:val="0"/>
      <w:marRight w:val="0"/>
      <w:marTop w:val="0"/>
      <w:marBottom w:val="0"/>
      <w:divBdr>
        <w:top w:val="none" w:sz="0" w:space="0" w:color="auto"/>
        <w:left w:val="none" w:sz="0" w:space="0" w:color="auto"/>
        <w:bottom w:val="none" w:sz="0" w:space="0" w:color="auto"/>
        <w:right w:val="none" w:sz="0" w:space="0" w:color="auto"/>
      </w:divBdr>
    </w:div>
    <w:div w:id="2001422810">
      <w:bodyDiv w:val="1"/>
      <w:marLeft w:val="0"/>
      <w:marRight w:val="0"/>
      <w:marTop w:val="0"/>
      <w:marBottom w:val="0"/>
      <w:divBdr>
        <w:top w:val="none" w:sz="0" w:space="0" w:color="auto"/>
        <w:left w:val="none" w:sz="0" w:space="0" w:color="auto"/>
        <w:bottom w:val="none" w:sz="0" w:space="0" w:color="auto"/>
        <w:right w:val="none" w:sz="0" w:space="0" w:color="auto"/>
      </w:divBdr>
    </w:div>
    <w:div w:id="2002007626">
      <w:bodyDiv w:val="1"/>
      <w:marLeft w:val="0"/>
      <w:marRight w:val="0"/>
      <w:marTop w:val="0"/>
      <w:marBottom w:val="0"/>
      <w:divBdr>
        <w:top w:val="none" w:sz="0" w:space="0" w:color="auto"/>
        <w:left w:val="none" w:sz="0" w:space="0" w:color="auto"/>
        <w:bottom w:val="none" w:sz="0" w:space="0" w:color="auto"/>
        <w:right w:val="none" w:sz="0" w:space="0" w:color="auto"/>
      </w:divBdr>
    </w:div>
    <w:div w:id="2007395178">
      <w:bodyDiv w:val="1"/>
      <w:marLeft w:val="0"/>
      <w:marRight w:val="0"/>
      <w:marTop w:val="0"/>
      <w:marBottom w:val="0"/>
      <w:divBdr>
        <w:top w:val="none" w:sz="0" w:space="0" w:color="auto"/>
        <w:left w:val="none" w:sz="0" w:space="0" w:color="auto"/>
        <w:bottom w:val="none" w:sz="0" w:space="0" w:color="auto"/>
        <w:right w:val="none" w:sz="0" w:space="0" w:color="auto"/>
      </w:divBdr>
    </w:div>
    <w:div w:id="2008750267">
      <w:bodyDiv w:val="1"/>
      <w:marLeft w:val="0"/>
      <w:marRight w:val="0"/>
      <w:marTop w:val="0"/>
      <w:marBottom w:val="0"/>
      <w:divBdr>
        <w:top w:val="none" w:sz="0" w:space="0" w:color="auto"/>
        <w:left w:val="none" w:sz="0" w:space="0" w:color="auto"/>
        <w:bottom w:val="none" w:sz="0" w:space="0" w:color="auto"/>
        <w:right w:val="none" w:sz="0" w:space="0" w:color="auto"/>
      </w:divBdr>
    </w:div>
    <w:div w:id="2011980432">
      <w:bodyDiv w:val="1"/>
      <w:marLeft w:val="0"/>
      <w:marRight w:val="0"/>
      <w:marTop w:val="0"/>
      <w:marBottom w:val="0"/>
      <w:divBdr>
        <w:top w:val="none" w:sz="0" w:space="0" w:color="auto"/>
        <w:left w:val="none" w:sz="0" w:space="0" w:color="auto"/>
        <w:bottom w:val="none" w:sz="0" w:space="0" w:color="auto"/>
        <w:right w:val="none" w:sz="0" w:space="0" w:color="auto"/>
      </w:divBdr>
    </w:div>
    <w:div w:id="2013491198">
      <w:bodyDiv w:val="1"/>
      <w:marLeft w:val="0"/>
      <w:marRight w:val="0"/>
      <w:marTop w:val="0"/>
      <w:marBottom w:val="0"/>
      <w:divBdr>
        <w:top w:val="none" w:sz="0" w:space="0" w:color="auto"/>
        <w:left w:val="none" w:sz="0" w:space="0" w:color="auto"/>
        <w:bottom w:val="none" w:sz="0" w:space="0" w:color="auto"/>
        <w:right w:val="none" w:sz="0" w:space="0" w:color="auto"/>
      </w:divBdr>
    </w:div>
    <w:div w:id="2020427028">
      <w:bodyDiv w:val="1"/>
      <w:marLeft w:val="0"/>
      <w:marRight w:val="0"/>
      <w:marTop w:val="0"/>
      <w:marBottom w:val="0"/>
      <w:divBdr>
        <w:top w:val="none" w:sz="0" w:space="0" w:color="auto"/>
        <w:left w:val="none" w:sz="0" w:space="0" w:color="auto"/>
        <w:bottom w:val="none" w:sz="0" w:space="0" w:color="auto"/>
        <w:right w:val="none" w:sz="0" w:space="0" w:color="auto"/>
      </w:divBdr>
    </w:div>
    <w:div w:id="2025085857">
      <w:bodyDiv w:val="1"/>
      <w:marLeft w:val="0"/>
      <w:marRight w:val="0"/>
      <w:marTop w:val="0"/>
      <w:marBottom w:val="0"/>
      <w:divBdr>
        <w:top w:val="none" w:sz="0" w:space="0" w:color="auto"/>
        <w:left w:val="none" w:sz="0" w:space="0" w:color="auto"/>
        <w:bottom w:val="none" w:sz="0" w:space="0" w:color="auto"/>
        <w:right w:val="none" w:sz="0" w:space="0" w:color="auto"/>
      </w:divBdr>
    </w:div>
    <w:div w:id="2025089784">
      <w:bodyDiv w:val="1"/>
      <w:marLeft w:val="0"/>
      <w:marRight w:val="0"/>
      <w:marTop w:val="0"/>
      <w:marBottom w:val="0"/>
      <w:divBdr>
        <w:top w:val="none" w:sz="0" w:space="0" w:color="auto"/>
        <w:left w:val="none" w:sz="0" w:space="0" w:color="auto"/>
        <w:bottom w:val="none" w:sz="0" w:space="0" w:color="auto"/>
        <w:right w:val="none" w:sz="0" w:space="0" w:color="auto"/>
      </w:divBdr>
    </w:div>
    <w:div w:id="2026593758">
      <w:bodyDiv w:val="1"/>
      <w:marLeft w:val="0"/>
      <w:marRight w:val="0"/>
      <w:marTop w:val="0"/>
      <w:marBottom w:val="0"/>
      <w:divBdr>
        <w:top w:val="none" w:sz="0" w:space="0" w:color="auto"/>
        <w:left w:val="none" w:sz="0" w:space="0" w:color="auto"/>
        <w:bottom w:val="none" w:sz="0" w:space="0" w:color="auto"/>
        <w:right w:val="none" w:sz="0" w:space="0" w:color="auto"/>
      </w:divBdr>
    </w:div>
    <w:div w:id="2030134382">
      <w:bodyDiv w:val="1"/>
      <w:marLeft w:val="0"/>
      <w:marRight w:val="0"/>
      <w:marTop w:val="0"/>
      <w:marBottom w:val="0"/>
      <w:divBdr>
        <w:top w:val="none" w:sz="0" w:space="0" w:color="auto"/>
        <w:left w:val="none" w:sz="0" w:space="0" w:color="auto"/>
        <w:bottom w:val="none" w:sz="0" w:space="0" w:color="auto"/>
        <w:right w:val="none" w:sz="0" w:space="0" w:color="auto"/>
      </w:divBdr>
    </w:div>
    <w:div w:id="2030444643">
      <w:bodyDiv w:val="1"/>
      <w:marLeft w:val="0"/>
      <w:marRight w:val="0"/>
      <w:marTop w:val="0"/>
      <w:marBottom w:val="0"/>
      <w:divBdr>
        <w:top w:val="none" w:sz="0" w:space="0" w:color="auto"/>
        <w:left w:val="none" w:sz="0" w:space="0" w:color="auto"/>
        <w:bottom w:val="none" w:sz="0" w:space="0" w:color="auto"/>
        <w:right w:val="none" w:sz="0" w:space="0" w:color="auto"/>
      </w:divBdr>
    </w:div>
    <w:div w:id="2033217463">
      <w:bodyDiv w:val="1"/>
      <w:marLeft w:val="0"/>
      <w:marRight w:val="0"/>
      <w:marTop w:val="0"/>
      <w:marBottom w:val="0"/>
      <w:divBdr>
        <w:top w:val="none" w:sz="0" w:space="0" w:color="auto"/>
        <w:left w:val="none" w:sz="0" w:space="0" w:color="auto"/>
        <w:bottom w:val="none" w:sz="0" w:space="0" w:color="auto"/>
        <w:right w:val="none" w:sz="0" w:space="0" w:color="auto"/>
      </w:divBdr>
    </w:div>
    <w:div w:id="2033680257">
      <w:bodyDiv w:val="1"/>
      <w:marLeft w:val="0"/>
      <w:marRight w:val="0"/>
      <w:marTop w:val="0"/>
      <w:marBottom w:val="0"/>
      <w:divBdr>
        <w:top w:val="none" w:sz="0" w:space="0" w:color="auto"/>
        <w:left w:val="none" w:sz="0" w:space="0" w:color="auto"/>
        <w:bottom w:val="none" w:sz="0" w:space="0" w:color="auto"/>
        <w:right w:val="none" w:sz="0" w:space="0" w:color="auto"/>
      </w:divBdr>
    </w:div>
    <w:div w:id="2035881195">
      <w:bodyDiv w:val="1"/>
      <w:marLeft w:val="0"/>
      <w:marRight w:val="0"/>
      <w:marTop w:val="0"/>
      <w:marBottom w:val="0"/>
      <w:divBdr>
        <w:top w:val="none" w:sz="0" w:space="0" w:color="auto"/>
        <w:left w:val="none" w:sz="0" w:space="0" w:color="auto"/>
        <w:bottom w:val="none" w:sz="0" w:space="0" w:color="auto"/>
        <w:right w:val="none" w:sz="0" w:space="0" w:color="auto"/>
      </w:divBdr>
    </w:div>
    <w:div w:id="2043510330">
      <w:bodyDiv w:val="1"/>
      <w:marLeft w:val="0"/>
      <w:marRight w:val="0"/>
      <w:marTop w:val="0"/>
      <w:marBottom w:val="0"/>
      <w:divBdr>
        <w:top w:val="none" w:sz="0" w:space="0" w:color="auto"/>
        <w:left w:val="none" w:sz="0" w:space="0" w:color="auto"/>
        <w:bottom w:val="none" w:sz="0" w:space="0" w:color="auto"/>
        <w:right w:val="none" w:sz="0" w:space="0" w:color="auto"/>
      </w:divBdr>
    </w:div>
    <w:div w:id="2043822916">
      <w:bodyDiv w:val="1"/>
      <w:marLeft w:val="0"/>
      <w:marRight w:val="0"/>
      <w:marTop w:val="0"/>
      <w:marBottom w:val="0"/>
      <w:divBdr>
        <w:top w:val="none" w:sz="0" w:space="0" w:color="auto"/>
        <w:left w:val="none" w:sz="0" w:space="0" w:color="auto"/>
        <w:bottom w:val="none" w:sz="0" w:space="0" w:color="auto"/>
        <w:right w:val="none" w:sz="0" w:space="0" w:color="auto"/>
      </w:divBdr>
    </w:div>
    <w:div w:id="2045519731">
      <w:bodyDiv w:val="1"/>
      <w:marLeft w:val="0"/>
      <w:marRight w:val="0"/>
      <w:marTop w:val="0"/>
      <w:marBottom w:val="0"/>
      <w:divBdr>
        <w:top w:val="none" w:sz="0" w:space="0" w:color="auto"/>
        <w:left w:val="none" w:sz="0" w:space="0" w:color="auto"/>
        <w:bottom w:val="none" w:sz="0" w:space="0" w:color="auto"/>
        <w:right w:val="none" w:sz="0" w:space="0" w:color="auto"/>
      </w:divBdr>
    </w:div>
    <w:div w:id="2049796331">
      <w:bodyDiv w:val="1"/>
      <w:marLeft w:val="0"/>
      <w:marRight w:val="0"/>
      <w:marTop w:val="0"/>
      <w:marBottom w:val="0"/>
      <w:divBdr>
        <w:top w:val="none" w:sz="0" w:space="0" w:color="auto"/>
        <w:left w:val="none" w:sz="0" w:space="0" w:color="auto"/>
        <w:bottom w:val="none" w:sz="0" w:space="0" w:color="auto"/>
        <w:right w:val="none" w:sz="0" w:space="0" w:color="auto"/>
      </w:divBdr>
    </w:div>
    <w:div w:id="2052534856">
      <w:bodyDiv w:val="1"/>
      <w:marLeft w:val="0"/>
      <w:marRight w:val="0"/>
      <w:marTop w:val="0"/>
      <w:marBottom w:val="0"/>
      <w:divBdr>
        <w:top w:val="none" w:sz="0" w:space="0" w:color="auto"/>
        <w:left w:val="none" w:sz="0" w:space="0" w:color="auto"/>
        <w:bottom w:val="none" w:sz="0" w:space="0" w:color="auto"/>
        <w:right w:val="none" w:sz="0" w:space="0" w:color="auto"/>
      </w:divBdr>
    </w:div>
    <w:div w:id="2056006274">
      <w:bodyDiv w:val="1"/>
      <w:marLeft w:val="0"/>
      <w:marRight w:val="0"/>
      <w:marTop w:val="0"/>
      <w:marBottom w:val="0"/>
      <w:divBdr>
        <w:top w:val="none" w:sz="0" w:space="0" w:color="auto"/>
        <w:left w:val="none" w:sz="0" w:space="0" w:color="auto"/>
        <w:bottom w:val="none" w:sz="0" w:space="0" w:color="auto"/>
        <w:right w:val="none" w:sz="0" w:space="0" w:color="auto"/>
      </w:divBdr>
    </w:div>
    <w:div w:id="2056998252">
      <w:bodyDiv w:val="1"/>
      <w:marLeft w:val="0"/>
      <w:marRight w:val="0"/>
      <w:marTop w:val="0"/>
      <w:marBottom w:val="0"/>
      <w:divBdr>
        <w:top w:val="none" w:sz="0" w:space="0" w:color="auto"/>
        <w:left w:val="none" w:sz="0" w:space="0" w:color="auto"/>
        <w:bottom w:val="none" w:sz="0" w:space="0" w:color="auto"/>
        <w:right w:val="none" w:sz="0" w:space="0" w:color="auto"/>
      </w:divBdr>
    </w:div>
    <w:div w:id="2061512342">
      <w:bodyDiv w:val="1"/>
      <w:marLeft w:val="0"/>
      <w:marRight w:val="0"/>
      <w:marTop w:val="0"/>
      <w:marBottom w:val="0"/>
      <w:divBdr>
        <w:top w:val="none" w:sz="0" w:space="0" w:color="auto"/>
        <w:left w:val="none" w:sz="0" w:space="0" w:color="auto"/>
        <w:bottom w:val="none" w:sz="0" w:space="0" w:color="auto"/>
        <w:right w:val="none" w:sz="0" w:space="0" w:color="auto"/>
      </w:divBdr>
    </w:div>
    <w:div w:id="2065367789">
      <w:bodyDiv w:val="1"/>
      <w:marLeft w:val="0"/>
      <w:marRight w:val="0"/>
      <w:marTop w:val="0"/>
      <w:marBottom w:val="0"/>
      <w:divBdr>
        <w:top w:val="none" w:sz="0" w:space="0" w:color="auto"/>
        <w:left w:val="none" w:sz="0" w:space="0" w:color="auto"/>
        <w:bottom w:val="none" w:sz="0" w:space="0" w:color="auto"/>
        <w:right w:val="none" w:sz="0" w:space="0" w:color="auto"/>
      </w:divBdr>
    </w:div>
    <w:div w:id="2066751704">
      <w:bodyDiv w:val="1"/>
      <w:marLeft w:val="0"/>
      <w:marRight w:val="0"/>
      <w:marTop w:val="0"/>
      <w:marBottom w:val="0"/>
      <w:divBdr>
        <w:top w:val="none" w:sz="0" w:space="0" w:color="auto"/>
        <w:left w:val="none" w:sz="0" w:space="0" w:color="auto"/>
        <w:bottom w:val="none" w:sz="0" w:space="0" w:color="auto"/>
        <w:right w:val="none" w:sz="0" w:space="0" w:color="auto"/>
      </w:divBdr>
    </w:div>
    <w:div w:id="2073888043">
      <w:bodyDiv w:val="1"/>
      <w:marLeft w:val="0"/>
      <w:marRight w:val="0"/>
      <w:marTop w:val="0"/>
      <w:marBottom w:val="0"/>
      <w:divBdr>
        <w:top w:val="none" w:sz="0" w:space="0" w:color="auto"/>
        <w:left w:val="none" w:sz="0" w:space="0" w:color="auto"/>
        <w:bottom w:val="none" w:sz="0" w:space="0" w:color="auto"/>
        <w:right w:val="none" w:sz="0" w:space="0" w:color="auto"/>
      </w:divBdr>
    </w:div>
    <w:div w:id="2077778672">
      <w:bodyDiv w:val="1"/>
      <w:marLeft w:val="0"/>
      <w:marRight w:val="0"/>
      <w:marTop w:val="0"/>
      <w:marBottom w:val="0"/>
      <w:divBdr>
        <w:top w:val="none" w:sz="0" w:space="0" w:color="auto"/>
        <w:left w:val="none" w:sz="0" w:space="0" w:color="auto"/>
        <w:bottom w:val="none" w:sz="0" w:space="0" w:color="auto"/>
        <w:right w:val="none" w:sz="0" w:space="0" w:color="auto"/>
      </w:divBdr>
    </w:div>
    <w:div w:id="2081251216">
      <w:bodyDiv w:val="1"/>
      <w:marLeft w:val="0"/>
      <w:marRight w:val="0"/>
      <w:marTop w:val="0"/>
      <w:marBottom w:val="0"/>
      <w:divBdr>
        <w:top w:val="none" w:sz="0" w:space="0" w:color="auto"/>
        <w:left w:val="none" w:sz="0" w:space="0" w:color="auto"/>
        <w:bottom w:val="none" w:sz="0" w:space="0" w:color="auto"/>
        <w:right w:val="none" w:sz="0" w:space="0" w:color="auto"/>
      </w:divBdr>
      <w:divsChild>
        <w:div w:id="115297146">
          <w:marLeft w:val="480"/>
          <w:marRight w:val="0"/>
          <w:marTop w:val="0"/>
          <w:marBottom w:val="0"/>
          <w:divBdr>
            <w:top w:val="none" w:sz="0" w:space="0" w:color="auto"/>
            <w:left w:val="none" w:sz="0" w:space="0" w:color="auto"/>
            <w:bottom w:val="none" w:sz="0" w:space="0" w:color="auto"/>
            <w:right w:val="none" w:sz="0" w:space="0" w:color="auto"/>
          </w:divBdr>
        </w:div>
        <w:div w:id="128983211">
          <w:marLeft w:val="480"/>
          <w:marRight w:val="0"/>
          <w:marTop w:val="0"/>
          <w:marBottom w:val="0"/>
          <w:divBdr>
            <w:top w:val="none" w:sz="0" w:space="0" w:color="auto"/>
            <w:left w:val="none" w:sz="0" w:space="0" w:color="auto"/>
            <w:bottom w:val="none" w:sz="0" w:space="0" w:color="auto"/>
            <w:right w:val="none" w:sz="0" w:space="0" w:color="auto"/>
          </w:divBdr>
        </w:div>
        <w:div w:id="155531891">
          <w:marLeft w:val="480"/>
          <w:marRight w:val="0"/>
          <w:marTop w:val="0"/>
          <w:marBottom w:val="0"/>
          <w:divBdr>
            <w:top w:val="none" w:sz="0" w:space="0" w:color="auto"/>
            <w:left w:val="none" w:sz="0" w:space="0" w:color="auto"/>
            <w:bottom w:val="none" w:sz="0" w:space="0" w:color="auto"/>
            <w:right w:val="none" w:sz="0" w:space="0" w:color="auto"/>
          </w:divBdr>
        </w:div>
        <w:div w:id="203757686">
          <w:marLeft w:val="480"/>
          <w:marRight w:val="0"/>
          <w:marTop w:val="0"/>
          <w:marBottom w:val="0"/>
          <w:divBdr>
            <w:top w:val="none" w:sz="0" w:space="0" w:color="auto"/>
            <w:left w:val="none" w:sz="0" w:space="0" w:color="auto"/>
            <w:bottom w:val="none" w:sz="0" w:space="0" w:color="auto"/>
            <w:right w:val="none" w:sz="0" w:space="0" w:color="auto"/>
          </w:divBdr>
        </w:div>
        <w:div w:id="244723915">
          <w:marLeft w:val="480"/>
          <w:marRight w:val="0"/>
          <w:marTop w:val="0"/>
          <w:marBottom w:val="0"/>
          <w:divBdr>
            <w:top w:val="none" w:sz="0" w:space="0" w:color="auto"/>
            <w:left w:val="none" w:sz="0" w:space="0" w:color="auto"/>
            <w:bottom w:val="none" w:sz="0" w:space="0" w:color="auto"/>
            <w:right w:val="none" w:sz="0" w:space="0" w:color="auto"/>
          </w:divBdr>
        </w:div>
        <w:div w:id="253825130">
          <w:marLeft w:val="480"/>
          <w:marRight w:val="0"/>
          <w:marTop w:val="0"/>
          <w:marBottom w:val="0"/>
          <w:divBdr>
            <w:top w:val="none" w:sz="0" w:space="0" w:color="auto"/>
            <w:left w:val="none" w:sz="0" w:space="0" w:color="auto"/>
            <w:bottom w:val="none" w:sz="0" w:space="0" w:color="auto"/>
            <w:right w:val="none" w:sz="0" w:space="0" w:color="auto"/>
          </w:divBdr>
        </w:div>
        <w:div w:id="283779547">
          <w:marLeft w:val="480"/>
          <w:marRight w:val="0"/>
          <w:marTop w:val="0"/>
          <w:marBottom w:val="0"/>
          <w:divBdr>
            <w:top w:val="none" w:sz="0" w:space="0" w:color="auto"/>
            <w:left w:val="none" w:sz="0" w:space="0" w:color="auto"/>
            <w:bottom w:val="none" w:sz="0" w:space="0" w:color="auto"/>
            <w:right w:val="none" w:sz="0" w:space="0" w:color="auto"/>
          </w:divBdr>
        </w:div>
        <w:div w:id="290983841">
          <w:marLeft w:val="480"/>
          <w:marRight w:val="0"/>
          <w:marTop w:val="0"/>
          <w:marBottom w:val="0"/>
          <w:divBdr>
            <w:top w:val="none" w:sz="0" w:space="0" w:color="auto"/>
            <w:left w:val="none" w:sz="0" w:space="0" w:color="auto"/>
            <w:bottom w:val="none" w:sz="0" w:space="0" w:color="auto"/>
            <w:right w:val="none" w:sz="0" w:space="0" w:color="auto"/>
          </w:divBdr>
        </w:div>
        <w:div w:id="300692951">
          <w:marLeft w:val="480"/>
          <w:marRight w:val="0"/>
          <w:marTop w:val="0"/>
          <w:marBottom w:val="0"/>
          <w:divBdr>
            <w:top w:val="none" w:sz="0" w:space="0" w:color="auto"/>
            <w:left w:val="none" w:sz="0" w:space="0" w:color="auto"/>
            <w:bottom w:val="none" w:sz="0" w:space="0" w:color="auto"/>
            <w:right w:val="none" w:sz="0" w:space="0" w:color="auto"/>
          </w:divBdr>
        </w:div>
        <w:div w:id="306475805">
          <w:marLeft w:val="480"/>
          <w:marRight w:val="0"/>
          <w:marTop w:val="0"/>
          <w:marBottom w:val="0"/>
          <w:divBdr>
            <w:top w:val="none" w:sz="0" w:space="0" w:color="auto"/>
            <w:left w:val="none" w:sz="0" w:space="0" w:color="auto"/>
            <w:bottom w:val="none" w:sz="0" w:space="0" w:color="auto"/>
            <w:right w:val="none" w:sz="0" w:space="0" w:color="auto"/>
          </w:divBdr>
        </w:div>
        <w:div w:id="329145222">
          <w:marLeft w:val="480"/>
          <w:marRight w:val="0"/>
          <w:marTop w:val="0"/>
          <w:marBottom w:val="0"/>
          <w:divBdr>
            <w:top w:val="none" w:sz="0" w:space="0" w:color="auto"/>
            <w:left w:val="none" w:sz="0" w:space="0" w:color="auto"/>
            <w:bottom w:val="none" w:sz="0" w:space="0" w:color="auto"/>
            <w:right w:val="none" w:sz="0" w:space="0" w:color="auto"/>
          </w:divBdr>
        </w:div>
        <w:div w:id="341980340">
          <w:marLeft w:val="480"/>
          <w:marRight w:val="0"/>
          <w:marTop w:val="0"/>
          <w:marBottom w:val="0"/>
          <w:divBdr>
            <w:top w:val="none" w:sz="0" w:space="0" w:color="auto"/>
            <w:left w:val="none" w:sz="0" w:space="0" w:color="auto"/>
            <w:bottom w:val="none" w:sz="0" w:space="0" w:color="auto"/>
            <w:right w:val="none" w:sz="0" w:space="0" w:color="auto"/>
          </w:divBdr>
        </w:div>
        <w:div w:id="375277545">
          <w:marLeft w:val="480"/>
          <w:marRight w:val="0"/>
          <w:marTop w:val="0"/>
          <w:marBottom w:val="0"/>
          <w:divBdr>
            <w:top w:val="none" w:sz="0" w:space="0" w:color="auto"/>
            <w:left w:val="none" w:sz="0" w:space="0" w:color="auto"/>
            <w:bottom w:val="none" w:sz="0" w:space="0" w:color="auto"/>
            <w:right w:val="none" w:sz="0" w:space="0" w:color="auto"/>
          </w:divBdr>
        </w:div>
        <w:div w:id="377555695">
          <w:marLeft w:val="480"/>
          <w:marRight w:val="0"/>
          <w:marTop w:val="0"/>
          <w:marBottom w:val="0"/>
          <w:divBdr>
            <w:top w:val="none" w:sz="0" w:space="0" w:color="auto"/>
            <w:left w:val="none" w:sz="0" w:space="0" w:color="auto"/>
            <w:bottom w:val="none" w:sz="0" w:space="0" w:color="auto"/>
            <w:right w:val="none" w:sz="0" w:space="0" w:color="auto"/>
          </w:divBdr>
        </w:div>
        <w:div w:id="492453087">
          <w:marLeft w:val="480"/>
          <w:marRight w:val="0"/>
          <w:marTop w:val="0"/>
          <w:marBottom w:val="0"/>
          <w:divBdr>
            <w:top w:val="none" w:sz="0" w:space="0" w:color="auto"/>
            <w:left w:val="none" w:sz="0" w:space="0" w:color="auto"/>
            <w:bottom w:val="none" w:sz="0" w:space="0" w:color="auto"/>
            <w:right w:val="none" w:sz="0" w:space="0" w:color="auto"/>
          </w:divBdr>
        </w:div>
        <w:div w:id="523058916">
          <w:marLeft w:val="480"/>
          <w:marRight w:val="0"/>
          <w:marTop w:val="0"/>
          <w:marBottom w:val="0"/>
          <w:divBdr>
            <w:top w:val="none" w:sz="0" w:space="0" w:color="auto"/>
            <w:left w:val="none" w:sz="0" w:space="0" w:color="auto"/>
            <w:bottom w:val="none" w:sz="0" w:space="0" w:color="auto"/>
            <w:right w:val="none" w:sz="0" w:space="0" w:color="auto"/>
          </w:divBdr>
        </w:div>
        <w:div w:id="553781095">
          <w:marLeft w:val="480"/>
          <w:marRight w:val="0"/>
          <w:marTop w:val="0"/>
          <w:marBottom w:val="0"/>
          <w:divBdr>
            <w:top w:val="none" w:sz="0" w:space="0" w:color="auto"/>
            <w:left w:val="none" w:sz="0" w:space="0" w:color="auto"/>
            <w:bottom w:val="none" w:sz="0" w:space="0" w:color="auto"/>
            <w:right w:val="none" w:sz="0" w:space="0" w:color="auto"/>
          </w:divBdr>
        </w:div>
        <w:div w:id="601033974">
          <w:marLeft w:val="480"/>
          <w:marRight w:val="0"/>
          <w:marTop w:val="0"/>
          <w:marBottom w:val="0"/>
          <w:divBdr>
            <w:top w:val="none" w:sz="0" w:space="0" w:color="auto"/>
            <w:left w:val="none" w:sz="0" w:space="0" w:color="auto"/>
            <w:bottom w:val="none" w:sz="0" w:space="0" w:color="auto"/>
            <w:right w:val="none" w:sz="0" w:space="0" w:color="auto"/>
          </w:divBdr>
        </w:div>
        <w:div w:id="607469891">
          <w:marLeft w:val="480"/>
          <w:marRight w:val="0"/>
          <w:marTop w:val="0"/>
          <w:marBottom w:val="0"/>
          <w:divBdr>
            <w:top w:val="none" w:sz="0" w:space="0" w:color="auto"/>
            <w:left w:val="none" w:sz="0" w:space="0" w:color="auto"/>
            <w:bottom w:val="none" w:sz="0" w:space="0" w:color="auto"/>
            <w:right w:val="none" w:sz="0" w:space="0" w:color="auto"/>
          </w:divBdr>
        </w:div>
        <w:div w:id="614602696">
          <w:marLeft w:val="480"/>
          <w:marRight w:val="0"/>
          <w:marTop w:val="0"/>
          <w:marBottom w:val="0"/>
          <w:divBdr>
            <w:top w:val="none" w:sz="0" w:space="0" w:color="auto"/>
            <w:left w:val="none" w:sz="0" w:space="0" w:color="auto"/>
            <w:bottom w:val="none" w:sz="0" w:space="0" w:color="auto"/>
            <w:right w:val="none" w:sz="0" w:space="0" w:color="auto"/>
          </w:divBdr>
        </w:div>
        <w:div w:id="665014728">
          <w:marLeft w:val="480"/>
          <w:marRight w:val="0"/>
          <w:marTop w:val="0"/>
          <w:marBottom w:val="0"/>
          <w:divBdr>
            <w:top w:val="none" w:sz="0" w:space="0" w:color="auto"/>
            <w:left w:val="none" w:sz="0" w:space="0" w:color="auto"/>
            <w:bottom w:val="none" w:sz="0" w:space="0" w:color="auto"/>
            <w:right w:val="none" w:sz="0" w:space="0" w:color="auto"/>
          </w:divBdr>
        </w:div>
        <w:div w:id="667559420">
          <w:marLeft w:val="480"/>
          <w:marRight w:val="0"/>
          <w:marTop w:val="0"/>
          <w:marBottom w:val="0"/>
          <w:divBdr>
            <w:top w:val="none" w:sz="0" w:space="0" w:color="auto"/>
            <w:left w:val="none" w:sz="0" w:space="0" w:color="auto"/>
            <w:bottom w:val="none" w:sz="0" w:space="0" w:color="auto"/>
            <w:right w:val="none" w:sz="0" w:space="0" w:color="auto"/>
          </w:divBdr>
        </w:div>
        <w:div w:id="672072498">
          <w:marLeft w:val="480"/>
          <w:marRight w:val="0"/>
          <w:marTop w:val="0"/>
          <w:marBottom w:val="0"/>
          <w:divBdr>
            <w:top w:val="none" w:sz="0" w:space="0" w:color="auto"/>
            <w:left w:val="none" w:sz="0" w:space="0" w:color="auto"/>
            <w:bottom w:val="none" w:sz="0" w:space="0" w:color="auto"/>
            <w:right w:val="none" w:sz="0" w:space="0" w:color="auto"/>
          </w:divBdr>
        </w:div>
        <w:div w:id="712390002">
          <w:marLeft w:val="480"/>
          <w:marRight w:val="0"/>
          <w:marTop w:val="0"/>
          <w:marBottom w:val="0"/>
          <w:divBdr>
            <w:top w:val="none" w:sz="0" w:space="0" w:color="auto"/>
            <w:left w:val="none" w:sz="0" w:space="0" w:color="auto"/>
            <w:bottom w:val="none" w:sz="0" w:space="0" w:color="auto"/>
            <w:right w:val="none" w:sz="0" w:space="0" w:color="auto"/>
          </w:divBdr>
        </w:div>
        <w:div w:id="730612720">
          <w:marLeft w:val="480"/>
          <w:marRight w:val="0"/>
          <w:marTop w:val="0"/>
          <w:marBottom w:val="0"/>
          <w:divBdr>
            <w:top w:val="none" w:sz="0" w:space="0" w:color="auto"/>
            <w:left w:val="none" w:sz="0" w:space="0" w:color="auto"/>
            <w:bottom w:val="none" w:sz="0" w:space="0" w:color="auto"/>
            <w:right w:val="none" w:sz="0" w:space="0" w:color="auto"/>
          </w:divBdr>
        </w:div>
        <w:div w:id="755396479">
          <w:marLeft w:val="480"/>
          <w:marRight w:val="0"/>
          <w:marTop w:val="0"/>
          <w:marBottom w:val="0"/>
          <w:divBdr>
            <w:top w:val="none" w:sz="0" w:space="0" w:color="auto"/>
            <w:left w:val="none" w:sz="0" w:space="0" w:color="auto"/>
            <w:bottom w:val="none" w:sz="0" w:space="0" w:color="auto"/>
            <w:right w:val="none" w:sz="0" w:space="0" w:color="auto"/>
          </w:divBdr>
        </w:div>
        <w:div w:id="791442731">
          <w:marLeft w:val="480"/>
          <w:marRight w:val="0"/>
          <w:marTop w:val="0"/>
          <w:marBottom w:val="0"/>
          <w:divBdr>
            <w:top w:val="none" w:sz="0" w:space="0" w:color="auto"/>
            <w:left w:val="none" w:sz="0" w:space="0" w:color="auto"/>
            <w:bottom w:val="none" w:sz="0" w:space="0" w:color="auto"/>
            <w:right w:val="none" w:sz="0" w:space="0" w:color="auto"/>
          </w:divBdr>
        </w:div>
        <w:div w:id="836116003">
          <w:marLeft w:val="480"/>
          <w:marRight w:val="0"/>
          <w:marTop w:val="0"/>
          <w:marBottom w:val="0"/>
          <w:divBdr>
            <w:top w:val="none" w:sz="0" w:space="0" w:color="auto"/>
            <w:left w:val="none" w:sz="0" w:space="0" w:color="auto"/>
            <w:bottom w:val="none" w:sz="0" w:space="0" w:color="auto"/>
            <w:right w:val="none" w:sz="0" w:space="0" w:color="auto"/>
          </w:divBdr>
        </w:div>
        <w:div w:id="860625399">
          <w:marLeft w:val="480"/>
          <w:marRight w:val="0"/>
          <w:marTop w:val="0"/>
          <w:marBottom w:val="0"/>
          <w:divBdr>
            <w:top w:val="none" w:sz="0" w:space="0" w:color="auto"/>
            <w:left w:val="none" w:sz="0" w:space="0" w:color="auto"/>
            <w:bottom w:val="none" w:sz="0" w:space="0" w:color="auto"/>
            <w:right w:val="none" w:sz="0" w:space="0" w:color="auto"/>
          </w:divBdr>
        </w:div>
        <w:div w:id="912007520">
          <w:marLeft w:val="480"/>
          <w:marRight w:val="0"/>
          <w:marTop w:val="0"/>
          <w:marBottom w:val="0"/>
          <w:divBdr>
            <w:top w:val="none" w:sz="0" w:space="0" w:color="auto"/>
            <w:left w:val="none" w:sz="0" w:space="0" w:color="auto"/>
            <w:bottom w:val="none" w:sz="0" w:space="0" w:color="auto"/>
            <w:right w:val="none" w:sz="0" w:space="0" w:color="auto"/>
          </w:divBdr>
        </w:div>
        <w:div w:id="913857204">
          <w:marLeft w:val="480"/>
          <w:marRight w:val="0"/>
          <w:marTop w:val="0"/>
          <w:marBottom w:val="0"/>
          <w:divBdr>
            <w:top w:val="none" w:sz="0" w:space="0" w:color="auto"/>
            <w:left w:val="none" w:sz="0" w:space="0" w:color="auto"/>
            <w:bottom w:val="none" w:sz="0" w:space="0" w:color="auto"/>
            <w:right w:val="none" w:sz="0" w:space="0" w:color="auto"/>
          </w:divBdr>
        </w:div>
        <w:div w:id="942109101">
          <w:marLeft w:val="480"/>
          <w:marRight w:val="0"/>
          <w:marTop w:val="0"/>
          <w:marBottom w:val="0"/>
          <w:divBdr>
            <w:top w:val="none" w:sz="0" w:space="0" w:color="auto"/>
            <w:left w:val="none" w:sz="0" w:space="0" w:color="auto"/>
            <w:bottom w:val="none" w:sz="0" w:space="0" w:color="auto"/>
            <w:right w:val="none" w:sz="0" w:space="0" w:color="auto"/>
          </w:divBdr>
        </w:div>
        <w:div w:id="944918422">
          <w:marLeft w:val="480"/>
          <w:marRight w:val="0"/>
          <w:marTop w:val="0"/>
          <w:marBottom w:val="0"/>
          <w:divBdr>
            <w:top w:val="none" w:sz="0" w:space="0" w:color="auto"/>
            <w:left w:val="none" w:sz="0" w:space="0" w:color="auto"/>
            <w:bottom w:val="none" w:sz="0" w:space="0" w:color="auto"/>
            <w:right w:val="none" w:sz="0" w:space="0" w:color="auto"/>
          </w:divBdr>
        </w:div>
        <w:div w:id="966739018">
          <w:marLeft w:val="480"/>
          <w:marRight w:val="0"/>
          <w:marTop w:val="0"/>
          <w:marBottom w:val="0"/>
          <w:divBdr>
            <w:top w:val="none" w:sz="0" w:space="0" w:color="auto"/>
            <w:left w:val="none" w:sz="0" w:space="0" w:color="auto"/>
            <w:bottom w:val="none" w:sz="0" w:space="0" w:color="auto"/>
            <w:right w:val="none" w:sz="0" w:space="0" w:color="auto"/>
          </w:divBdr>
        </w:div>
        <w:div w:id="970866835">
          <w:marLeft w:val="480"/>
          <w:marRight w:val="0"/>
          <w:marTop w:val="0"/>
          <w:marBottom w:val="0"/>
          <w:divBdr>
            <w:top w:val="none" w:sz="0" w:space="0" w:color="auto"/>
            <w:left w:val="none" w:sz="0" w:space="0" w:color="auto"/>
            <w:bottom w:val="none" w:sz="0" w:space="0" w:color="auto"/>
            <w:right w:val="none" w:sz="0" w:space="0" w:color="auto"/>
          </w:divBdr>
        </w:div>
        <w:div w:id="974682935">
          <w:marLeft w:val="480"/>
          <w:marRight w:val="0"/>
          <w:marTop w:val="0"/>
          <w:marBottom w:val="0"/>
          <w:divBdr>
            <w:top w:val="none" w:sz="0" w:space="0" w:color="auto"/>
            <w:left w:val="none" w:sz="0" w:space="0" w:color="auto"/>
            <w:bottom w:val="none" w:sz="0" w:space="0" w:color="auto"/>
            <w:right w:val="none" w:sz="0" w:space="0" w:color="auto"/>
          </w:divBdr>
        </w:div>
        <w:div w:id="1000233869">
          <w:marLeft w:val="480"/>
          <w:marRight w:val="0"/>
          <w:marTop w:val="0"/>
          <w:marBottom w:val="0"/>
          <w:divBdr>
            <w:top w:val="none" w:sz="0" w:space="0" w:color="auto"/>
            <w:left w:val="none" w:sz="0" w:space="0" w:color="auto"/>
            <w:bottom w:val="none" w:sz="0" w:space="0" w:color="auto"/>
            <w:right w:val="none" w:sz="0" w:space="0" w:color="auto"/>
          </w:divBdr>
        </w:div>
        <w:div w:id="1016422162">
          <w:marLeft w:val="480"/>
          <w:marRight w:val="0"/>
          <w:marTop w:val="0"/>
          <w:marBottom w:val="0"/>
          <w:divBdr>
            <w:top w:val="none" w:sz="0" w:space="0" w:color="auto"/>
            <w:left w:val="none" w:sz="0" w:space="0" w:color="auto"/>
            <w:bottom w:val="none" w:sz="0" w:space="0" w:color="auto"/>
            <w:right w:val="none" w:sz="0" w:space="0" w:color="auto"/>
          </w:divBdr>
        </w:div>
        <w:div w:id="1068840016">
          <w:marLeft w:val="480"/>
          <w:marRight w:val="0"/>
          <w:marTop w:val="0"/>
          <w:marBottom w:val="0"/>
          <w:divBdr>
            <w:top w:val="none" w:sz="0" w:space="0" w:color="auto"/>
            <w:left w:val="none" w:sz="0" w:space="0" w:color="auto"/>
            <w:bottom w:val="none" w:sz="0" w:space="0" w:color="auto"/>
            <w:right w:val="none" w:sz="0" w:space="0" w:color="auto"/>
          </w:divBdr>
        </w:div>
        <w:div w:id="1103651529">
          <w:marLeft w:val="480"/>
          <w:marRight w:val="0"/>
          <w:marTop w:val="0"/>
          <w:marBottom w:val="0"/>
          <w:divBdr>
            <w:top w:val="none" w:sz="0" w:space="0" w:color="auto"/>
            <w:left w:val="none" w:sz="0" w:space="0" w:color="auto"/>
            <w:bottom w:val="none" w:sz="0" w:space="0" w:color="auto"/>
            <w:right w:val="none" w:sz="0" w:space="0" w:color="auto"/>
          </w:divBdr>
        </w:div>
        <w:div w:id="1118063671">
          <w:marLeft w:val="480"/>
          <w:marRight w:val="0"/>
          <w:marTop w:val="0"/>
          <w:marBottom w:val="0"/>
          <w:divBdr>
            <w:top w:val="none" w:sz="0" w:space="0" w:color="auto"/>
            <w:left w:val="none" w:sz="0" w:space="0" w:color="auto"/>
            <w:bottom w:val="none" w:sz="0" w:space="0" w:color="auto"/>
            <w:right w:val="none" w:sz="0" w:space="0" w:color="auto"/>
          </w:divBdr>
        </w:div>
        <w:div w:id="1146162955">
          <w:marLeft w:val="480"/>
          <w:marRight w:val="0"/>
          <w:marTop w:val="0"/>
          <w:marBottom w:val="0"/>
          <w:divBdr>
            <w:top w:val="none" w:sz="0" w:space="0" w:color="auto"/>
            <w:left w:val="none" w:sz="0" w:space="0" w:color="auto"/>
            <w:bottom w:val="none" w:sz="0" w:space="0" w:color="auto"/>
            <w:right w:val="none" w:sz="0" w:space="0" w:color="auto"/>
          </w:divBdr>
        </w:div>
        <w:div w:id="1177308335">
          <w:marLeft w:val="480"/>
          <w:marRight w:val="0"/>
          <w:marTop w:val="0"/>
          <w:marBottom w:val="0"/>
          <w:divBdr>
            <w:top w:val="none" w:sz="0" w:space="0" w:color="auto"/>
            <w:left w:val="none" w:sz="0" w:space="0" w:color="auto"/>
            <w:bottom w:val="none" w:sz="0" w:space="0" w:color="auto"/>
            <w:right w:val="none" w:sz="0" w:space="0" w:color="auto"/>
          </w:divBdr>
        </w:div>
        <w:div w:id="1264340824">
          <w:marLeft w:val="480"/>
          <w:marRight w:val="0"/>
          <w:marTop w:val="0"/>
          <w:marBottom w:val="0"/>
          <w:divBdr>
            <w:top w:val="none" w:sz="0" w:space="0" w:color="auto"/>
            <w:left w:val="none" w:sz="0" w:space="0" w:color="auto"/>
            <w:bottom w:val="none" w:sz="0" w:space="0" w:color="auto"/>
            <w:right w:val="none" w:sz="0" w:space="0" w:color="auto"/>
          </w:divBdr>
        </w:div>
        <w:div w:id="1288121344">
          <w:marLeft w:val="480"/>
          <w:marRight w:val="0"/>
          <w:marTop w:val="0"/>
          <w:marBottom w:val="0"/>
          <w:divBdr>
            <w:top w:val="none" w:sz="0" w:space="0" w:color="auto"/>
            <w:left w:val="none" w:sz="0" w:space="0" w:color="auto"/>
            <w:bottom w:val="none" w:sz="0" w:space="0" w:color="auto"/>
            <w:right w:val="none" w:sz="0" w:space="0" w:color="auto"/>
          </w:divBdr>
        </w:div>
        <w:div w:id="1319310420">
          <w:marLeft w:val="480"/>
          <w:marRight w:val="0"/>
          <w:marTop w:val="0"/>
          <w:marBottom w:val="0"/>
          <w:divBdr>
            <w:top w:val="none" w:sz="0" w:space="0" w:color="auto"/>
            <w:left w:val="none" w:sz="0" w:space="0" w:color="auto"/>
            <w:bottom w:val="none" w:sz="0" w:space="0" w:color="auto"/>
            <w:right w:val="none" w:sz="0" w:space="0" w:color="auto"/>
          </w:divBdr>
        </w:div>
        <w:div w:id="1359699379">
          <w:marLeft w:val="480"/>
          <w:marRight w:val="0"/>
          <w:marTop w:val="0"/>
          <w:marBottom w:val="0"/>
          <w:divBdr>
            <w:top w:val="none" w:sz="0" w:space="0" w:color="auto"/>
            <w:left w:val="none" w:sz="0" w:space="0" w:color="auto"/>
            <w:bottom w:val="none" w:sz="0" w:space="0" w:color="auto"/>
            <w:right w:val="none" w:sz="0" w:space="0" w:color="auto"/>
          </w:divBdr>
        </w:div>
        <w:div w:id="1507211306">
          <w:marLeft w:val="480"/>
          <w:marRight w:val="0"/>
          <w:marTop w:val="0"/>
          <w:marBottom w:val="0"/>
          <w:divBdr>
            <w:top w:val="none" w:sz="0" w:space="0" w:color="auto"/>
            <w:left w:val="none" w:sz="0" w:space="0" w:color="auto"/>
            <w:bottom w:val="none" w:sz="0" w:space="0" w:color="auto"/>
            <w:right w:val="none" w:sz="0" w:space="0" w:color="auto"/>
          </w:divBdr>
        </w:div>
        <w:div w:id="1578828828">
          <w:marLeft w:val="480"/>
          <w:marRight w:val="0"/>
          <w:marTop w:val="0"/>
          <w:marBottom w:val="0"/>
          <w:divBdr>
            <w:top w:val="none" w:sz="0" w:space="0" w:color="auto"/>
            <w:left w:val="none" w:sz="0" w:space="0" w:color="auto"/>
            <w:bottom w:val="none" w:sz="0" w:space="0" w:color="auto"/>
            <w:right w:val="none" w:sz="0" w:space="0" w:color="auto"/>
          </w:divBdr>
        </w:div>
        <w:div w:id="1597061067">
          <w:marLeft w:val="480"/>
          <w:marRight w:val="0"/>
          <w:marTop w:val="0"/>
          <w:marBottom w:val="0"/>
          <w:divBdr>
            <w:top w:val="none" w:sz="0" w:space="0" w:color="auto"/>
            <w:left w:val="none" w:sz="0" w:space="0" w:color="auto"/>
            <w:bottom w:val="none" w:sz="0" w:space="0" w:color="auto"/>
            <w:right w:val="none" w:sz="0" w:space="0" w:color="auto"/>
          </w:divBdr>
        </w:div>
        <w:div w:id="1604386831">
          <w:marLeft w:val="480"/>
          <w:marRight w:val="0"/>
          <w:marTop w:val="0"/>
          <w:marBottom w:val="0"/>
          <w:divBdr>
            <w:top w:val="none" w:sz="0" w:space="0" w:color="auto"/>
            <w:left w:val="none" w:sz="0" w:space="0" w:color="auto"/>
            <w:bottom w:val="none" w:sz="0" w:space="0" w:color="auto"/>
            <w:right w:val="none" w:sz="0" w:space="0" w:color="auto"/>
          </w:divBdr>
        </w:div>
        <w:div w:id="1631276283">
          <w:marLeft w:val="480"/>
          <w:marRight w:val="0"/>
          <w:marTop w:val="0"/>
          <w:marBottom w:val="0"/>
          <w:divBdr>
            <w:top w:val="none" w:sz="0" w:space="0" w:color="auto"/>
            <w:left w:val="none" w:sz="0" w:space="0" w:color="auto"/>
            <w:bottom w:val="none" w:sz="0" w:space="0" w:color="auto"/>
            <w:right w:val="none" w:sz="0" w:space="0" w:color="auto"/>
          </w:divBdr>
        </w:div>
        <w:div w:id="1682195878">
          <w:marLeft w:val="480"/>
          <w:marRight w:val="0"/>
          <w:marTop w:val="0"/>
          <w:marBottom w:val="0"/>
          <w:divBdr>
            <w:top w:val="none" w:sz="0" w:space="0" w:color="auto"/>
            <w:left w:val="none" w:sz="0" w:space="0" w:color="auto"/>
            <w:bottom w:val="none" w:sz="0" w:space="0" w:color="auto"/>
            <w:right w:val="none" w:sz="0" w:space="0" w:color="auto"/>
          </w:divBdr>
        </w:div>
        <w:div w:id="1724668682">
          <w:marLeft w:val="480"/>
          <w:marRight w:val="0"/>
          <w:marTop w:val="0"/>
          <w:marBottom w:val="0"/>
          <w:divBdr>
            <w:top w:val="none" w:sz="0" w:space="0" w:color="auto"/>
            <w:left w:val="none" w:sz="0" w:space="0" w:color="auto"/>
            <w:bottom w:val="none" w:sz="0" w:space="0" w:color="auto"/>
            <w:right w:val="none" w:sz="0" w:space="0" w:color="auto"/>
          </w:divBdr>
        </w:div>
        <w:div w:id="1739865181">
          <w:marLeft w:val="480"/>
          <w:marRight w:val="0"/>
          <w:marTop w:val="0"/>
          <w:marBottom w:val="0"/>
          <w:divBdr>
            <w:top w:val="none" w:sz="0" w:space="0" w:color="auto"/>
            <w:left w:val="none" w:sz="0" w:space="0" w:color="auto"/>
            <w:bottom w:val="none" w:sz="0" w:space="0" w:color="auto"/>
            <w:right w:val="none" w:sz="0" w:space="0" w:color="auto"/>
          </w:divBdr>
        </w:div>
        <w:div w:id="1744912630">
          <w:marLeft w:val="480"/>
          <w:marRight w:val="0"/>
          <w:marTop w:val="0"/>
          <w:marBottom w:val="0"/>
          <w:divBdr>
            <w:top w:val="none" w:sz="0" w:space="0" w:color="auto"/>
            <w:left w:val="none" w:sz="0" w:space="0" w:color="auto"/>
            <w:bottom w:val="none" w:sz="0" w:space="0" w:color="auto"/>
            <w:right w:val="none" w:sz="0" w:space="0" w:color="auto"/>
          </w:divBdr>
        </w:div>
        <w:div w:id="1766724955">
          <w:marLeft w:val="480"/>
          <w:marRight w:val="0"/>
          <w:marTop w:val="0"/>
          <w:marBottom w:val="0"/>
          <w:divBdr>
            <w:top w:val="none" w:sz="0" w:space="0" w:color="auto"/>
            <w:left w:val="none" w:sz="0" w:space="0" w:color="auto"/>
            <w:bottom w:val="none" w:sz="0" w:space="0" w:color="auto"/>
            <w:right w:val="none" w:sz="0" w:space="0" w:color="auto"/>
          </w:divBdr>
        </w:div>
        <w:div w:id="1815482399">
          <w:marLeft w:val="480"/>
          <w:marRight w:val="0"/>
          <w:marTop w:val="0"/>
          <w:marBottom w:val="0"/>
          <w:divBdr>
            <w:top w:val="none" w:sz="0" w:space="0" w:color="auto"/>
            <w:left w:val="none" w:sz="0" w:space="0" w:color="auto"/>
            <w:bottom w:val="none" w:sz="0" w:space="0" w:color="auto"/>
            <w:right w:val="none" w:sz="0" w:space="0" w:color="auto"/>
          </w:divBdr>
        </w:div>
        <w:div w:id="1869567594">
          <w:marLeft w:val="480"/>
          <w:marRight w:val="0"/>
          <w:marTop w:val="0"/>
          <w:marBottom w:val="0"/>
          <w:divBdr>
            <w:top w:val="none" w:sz="0" w:space="0" w:color="auto"/>
            <w:left w:val="none" w:sz="0" w:space="0" w:color="auto"/>
            <w:bottom w:val="none" w:sz="0" w:space="0" w:color="auto"/>
            <w:right w:val="none" w:sz="0" w:space="0" w:color="auto"/>
          </w:divBdr>
        </w:div>
        <w:div w:id="1899239094">
          <w:marLeft w:val="480"/>
          <w:marRight w:val="0"/>
          <w:marTop w:val="0"/>
          <w:marBottom w:val="0"/>
          <w:divBdr>
            <w:top w:val="none" w:sz="0" w:space="0" w:color="auto"/>
            <w:left w:val="none" w:sz="0" w:space="0" w:color="auto"/>
            <w:bottom w:val="none" w:sz="0" w:space="0" w:color="auto"/>
            <w:right w:val="none" w:sz="0" w:space="0" w:color="auto"/>
          </w:divBdr>
        </w:div>
        <w:div w:id="1911036874">
          <w:marLeft w:val="480"/>
          <w:marRight w:val="0"/>
          <w:marTop w:val="0"/>
          <w:marBottom w:val="0"/>
          <w:divBdr>
            <w:top w:val="none" w:sz="0" w:space="0" w:color="auto"/>
            <w:left w:val="none" w:sz="0" w:space="0" w:color="auto"/>
            <w:bottom w:val="none" w:sz="0" w:space="0" w:color="auto"/>
            <w:right w:val="none" w:sz="0" w:space="0" w:color="auto"/>
          </w:divBdr>
        </w:div>
        <w:div w:id="2030526443">
          <w:marLeft w:val="480"/>
          <w:marRight w:val="0"/>
          <w:marTop w:val="0"/>
          <w:marBottom w:val="0"/>
          <w:divBdr>
            <w:top w:val="none" w:sz="0" w:space="0" w:color="auto"/>
            <w:left w:val="none" w:sz="0" w:space="0" w:color="auto"/>
            <w:bottom w:val="none" w:sz="0" w:space="0" w:color="auto"/>
            <w:right w:val="none" w:sz="0" w:space="0" w:color="auto"/>
          </w:divBdr>
        </w:div>
        <w:div w:id="2051417920">
          <w:marLeft w:val="480"/>
          <w:marRight w:val="0"/>
          <w:marTop w:val="0"/>
          <w:marBottom w:val="0"/>
          <w:divBdr>
            <w:top w:val="none" w:sz="0" w:space="0" w:color="auto"/>
            <w:left w:val="none" w:sz="0" w:space="0" w:color="auto"/>
            <w:bottom w:val="none" w:sz="0" w:space="0" w:color="auto"/>
            <w:right w:val="none" w:sz="0" w:space="0" w:color="auto"/>
          </w:divBdr>
        </w:div>
        <w:div w:id="2067991533">
          <w:marLeft w:val="480"/>
          <w:marRight w:val="0"/>
          <w:marTop w:val="0"/>
          <w:marBottom w:val="0"/>
          <w:divBdr>
            <w:top w:val="none" w:sz="0" w:space="0" w:color="auto"/>
            <w:left w:val="none" w:sz="0" w:space="0" w:color="auto"/>
            <w:bottom w:val="none" w:sz="0" w:space="0" w:color="auto"/>
            <w:right w:val="none" w:sz="0" w:space="0" w:color="auto"/>
          </w:divBdr>
        </w:div>
        <w:div w:id="2087916791">
          <w:marLeft w:val="480"/>
          <w:marRight w:val="0"/>
          <w:marTop w:val="0"/>
          <w:marBottom w:val="0"/>
          <w:divBdr>
            <w:top w:val="none" w:sz="0" w:space="0" w:color="auto"/>
            <w:left w:val="none" w:sz="0" w:space="0" w:color="auto"/>
            <w:bottom w:val="none" w:sz="0" w:space="0" w:color="auto"/>
            <w:right w:val="none" w:sz="0" w:space="0" w:color="auto"/>
          </w:divBdr>
        </w:div>
      </w:divsChild>
    </w:div>
    <w:div w:id="2083214974">
      <w:bodyDiv w:val="1"/>
      <w:marLeft w:val="0"/>
      <w:marRight w:val="0"/>
      <w:marTop w:val="0"/>
      <w:marBottom w:val="0"/>
      <w:divBdr>
        <w:top w:val="none" w:sz="0" w:space="0" w:color="auto"/>
        <w:left w:val="none" w:sz="0" w:space="0" w:color="auto"/>
        <w:bottom w:val="none" w:sz="0" w:space="0" w:color="auto"/>
        <w:right w:val="none" w:sz="0" w:space="0" w:color="auto"/>
      </w:divBdr>
    </w:div>
    <w:div w:id="2083672197">
      <w:bodyDiv w:val="1"/>
      <w:marLeft w:val="0"/>
      <w:marRight w:val="0"/>
      <w:marTop w:val="0"/>
      <w:marBottom w:val="0"/>
      <w:divBdr>
        <w:top w:val="none" w:sz="0" w:space="0" w:color="auto"/>
        <w:left w:val="none" w:sz="0" w:space="0" w:color="auto"/>
        <w:bottom w:val="none" w:sz="0" w:space="0" w:color="auto"/>
        <w:right w:val="none" w:sz="0" w:space="0" w:color="auto"/>
      </w:divBdr>
    </w:div>
    <w:div w:id="2086225978">
      <w:bodyDiv w:val="1"/>
      <w:marLeft w:val="0"/>
      <w:marRight w:val="0"/>
      <w:marTop w:val="0"/>
      <w:marBottom w:val="0"/>
      <w:divBdr>
        <w:top w:val="none" w:sz="0" w:space="0" w:color="auto"/>
        <w:left w:val="none" w:sz="0" w:space="0" w:color="auto"/>
        <w:bottom w:val="none" w:sz="0" w:space="0" w:color="auto"/>
        <w:right w:val="none" w:sz="0" w:space="0" w:color="auto"/>
      </w:divBdr>
    </w:div>
    <w:div w:id="2087064980">
      <w:bodyDiv w:val="1"/>
      <w:marLeft w:val="0"/>
      <w:marRight w:val="0"/>
      <w:marTop w:val="0"/>
      <w:marBottom w:val="0"/>
      <w:divBdr>
        <w:top w:val="none" w:sz="0" w:space="0" w:color="auto"/>
        <w:left w:val="none" w:sz="0" w:space="0" w:color="auto"/>
        <w:bottom w:val="none" w:sz="0" w:space="0" w:color="auto"/>
        <w:right w:val="none" w:sz="0" w:space="0" w:color="auto"/>
      </w:divBdr>
    </w:div>
    <w:div w:id="2093089721">
      <w:bodyDiv w:val="1"/>
      <w:marLeft w:val="0"/>
      <w:marRight w:val="0"/>
      <w:marTop w:val="0"/>
      <w:marBottom w:val="0"/>
      <w:divBdr>
        <w:top w:val="none" w:sz="0" w:space="0" w:color="auto"/>
        <w:left w:val="none" w:sz="0" w:space="0" w:color="auto"/>
        <w:bottom w:val="none" w:sz="0" w:space="0" w:color="auto"/>
        <w:right w:val="none" w:sz="0" w:space="0" w:color="auto"/>
      </w:divBdr>
    </w:div>
    <w:div w:id="2095398235">
      <w:bodyDiv w:val="1"/>
      <w:marLeft w:val="0"/>
      <w:marRight w:val="0"/>
      <w:marTop w:val="0"/>
      <w:marBottom w:val="0"/>
      <w:divBdr>
        <w:top w:val="none" w:sz="0" w:space="0" w:color="auto"/>
        <w:left w:val="none" w:sz="0" w:space="0" w:color="auto"/>
        <w:bottom w:val="none" w:sz="0" w:space="0" w:color="auto"/>
        <w:right w:val="none" w:sz="0" w:space="0" w:color="auto"/>
      </w:divBdr>
    </w:div>
    <w:div w:id="2096584008">
      <w:bodyDiv w:val="1"/>
      <w:marLeft w:val="0"/>
      <w:marRight w:val="0"/>
      <w:marTop w:val="0"/>
      <w:marBottom w:val="0"/>
      <w:divBdr>
        <w:top w:val="none" w:sz="0" w:space="0" w:color="auto"/>
        <w:left w:val="none" w:sz="0" w:space="0" w:color="auto"/>
        <w:bottom w:val="none" w:sz="0" w:space="0" w:color="auto"/>
        <w:right w:val="none" w:sz="0" w:space="0" w:color="auto"/>
      </w:divBdr>
    </w:div>
    <w:div w:id="2103062477">
      <w:bodyDiv w:val="1"/>
      <w:marLeft w:val="0"/>
      <w:marRight w:val="0"/>
      <w:marTop w:val="0"/>
      <w:marBottom w:val="0"/>
      <w:divBdr>
        <w:top w:val="none" w:sz="0" w:space="0" w:color="auto"/>
        <w:left w:val="none" w:sz="0" w:space="0" w:color="auto"/>
        <w:bottom w:val="none" w:sz="0" w:space="0" w:color="auto"/>
        <w:right w:val="none" w:sz="0" w:space="0" w:color="auto"/>
      </w:divBdr>
    </w:div>
    <w:div w:id="2111781206">
      <w:bodyDiv w:val="1"/>
      <w:marLeft w:val="0"/>
      <w:marRight w:val="0"/>
      <w:marTop w:val="0"/>
      <w:marBottom w:val="0"/>
      <w:divBdr>
        <w:top w:val="none" w:sz="0" w:space="0" w:color="auto"/>
        <w:left w:val="none" w:sz="0" w:space="0" w:color="auto"/>
        <w:bottom w:val="none" w:sz="0" w:space="0" w:color="auto"/>
        <w:right w:val="none" w:sz="0" w:space="0" w:color="auto"/>
      </w:divBdr>
    </w:div>
    <w:div w:id="2115976826">
      <w:bodyDiv w:val="1"/>
      <w:marLeft w:val="0"/>
      <w:marRight w:val="0"/>
      <w:marTop w:val="0"/>
      <w:marBottom w:val="0"/>
      <w:divBdr>
        <w:top w:val="none" w:sz="0" w:space="0" w:color="auto"/>
        <w:left w:val="none" w:sz="0" w:space="0" w:color="auto"/>
        <w:bottom w:val="none" w:sz="0" w:space="0" w:color="auto"/>
        <w:right w:val="none" w:sz="0" w:space="0" w:color="auto"/>
      </w:divBdr>
    </w:div>
    <w:div w:id="2116560671">
      <w:bodyDiv w:val="1"/>
      <w:marLeft w:val="0"/>
      <w:marRight w:val="0"/>
      <w:marTop w:val="0"/>
      <w:marBottom w:val="0"/>
      <w:divBdr>
        <w:top w:val="none" w:sz="0" w:space="0" w:color="auto"/>
        <w:left w:val="none" w:sz="0" w:space="0" w:color="auto"/>
        <w:bottom w:val="none" w:sz="0" w:space="0" w:color="auto"/>
        <w:right w:val="none" w:sz="0" w:space="0" w:color="auto"/>
      </w:divBdr>
    </w:div>
    <w:div w:id="2119640868">
      <w:bodyDiv w:val="1"/>
      <w:marLeft w:val="0"/>
      <w:marRight w:val="0"/>
      <w:marTop w:val="0"/>
      <w:marBottom w:val="0"/>
      <w:divBdr>
        <w:top w:val="none" w:sz="0" w:space="0" w:color="auto"/>
        <w:left w:val="none" w:sz="0" w:space="0" w:color="auto"/>
        <w:bottom w:val="none" w:sz="0" w:space="0" w:color="auto"/>
        <w:right w:val="none" w:sz="0" w:space="0" w:color="auto"/>
      </w:divBdr>
    </w:div>
    <w:div w:id="2122338572">
      <w:bodyDiv w:val="1"/>
      <w:marLeft w:val="0"/>
      <w:marRight w:val="0"/>
      <w:marTop w:val="0"/>
      <w:marBottom w:val="0"/>
      <w:divBdr>
        <w:top w:val="none" w:sz="0" w:space="0" w:color="auto"/>
        <w:left w:val="none" w:sz="0" w:space="0" w:color="auto"/>
        <w:bottom w:val="none" w:sz="0" w:space="0" w:color="auto"/>
        <w:right w:val="none" w:sz="0" w:space="0" w:color="auto"/>
      </w:divBdr>
    </w:div>
    <w:div w:id="2124301257">
      <w:bodyDiv w:val="1"/>
      <w:marLeft w:val="0"/>
      <w:marRight w:val="0"/>
      <w:marTop w:val="0"/>
      <w:marBottom w:val="0"/>
      <w:divBdr>
        <w:top w:val="none" w:sz="0" w:space="0" w:color="auto"/>
        <w:left w:val="none" w:sz="0" w:space="0" w:color="auto"/>
        <w:bottom w:val="none" w:sz="0" w:space="0" w:color="auto"/>
        <w:right w:val="none" w:sz="0" w:space="0" w:color="auto"/>
      </w:divBdr>
    </w:div>
    <w:div w:id="2125077218">
      <w:bodyDiv w:val="1"/>
      <w:marLeft w:val="0"/>
      <w:marRight w:val="0"/>
      <w:marTop w:val="0"/>
      <w:marBottom w:val="0"/>
      <w:divBdr>
        <w:top w:val="none" w:sz="0" w:space="0" w:color="auto"/>
        <w:left w:val="none" w:sz="0" w:space="0" w:color="auto"/>
        <w:bottom w:val="none" w:sz="0" w:space="0" w:color="auto"/>
        <w:right w:val="none" w:sz="0" w:space="0" w:color="auto"/>
      </w:divBdr>
    </w:div>
    <w:div w:id="2126534733">
      <w:bodyDiv w:val="1"/>
      <w:marLeft w:val="0"/>
      <w:marRight w:val="0"/>
      <w:marTop w:val="0"/>
      <w:marBottom w:val="0"/>
      <w:divBdr>
        <w:top w:val="none" w:sz="0" w:space="0" w:color="auto"/>
        <w:left w:val="none" w:sz="0" w:space="0" w:color="auto"/>
        <w:bottom w:val="none" w:sz="0" w:space="0" w:color="auto"/>
        <w:right w:val="none" w:sz="0" w:space="0" w:color="auto"/>
      </w:divBdr>
    </w:div>
    <w:div w:id="2130737026">
      <w:bodyDiv w:val="1"/>
      <w:marLeft w:val="0"/>
      <w:marRight w:val="0"/>
      <w:marTop w:val="0"/>
      <w:marBottom w:val="0"/>
      <w:divBdr>
        <w:top w:val="none" w:sz="0" w:space="0" w:color="auto"/>
        <w:left w:val="none" w:sz="0" w:space="0" w:color="auto"/>
        <w:bottom w:val="none" w:sz="0" w:space="0" w:color="auto"/>
        <w:right w:val="none" w:sz="0" w:space="0" w:color="auto"/>
      </w:divBdr>
    </w:div>
    <w:div w:id="2131236918">
      <w:bodyDiv w:val="1"/>
      <w:marLeft w:val="0"/>
      <w:marRight w:val="0"/>
      <w:marTop w:val="0"/>
      <w:marBottom w:val="0"/>
      <w:divBdr>
        <w:top w:val="none" w:sz="0" w:space="0" w:color="auto"/>
        <w:left w:val="none" w:sz="0" w:space="0" w:color="auto"/>
        <w:bottom w:val="none" w:sz="0" w:space="0" w:color="auto"/>
        <w:right w:val="none" w:sz="0" w:space="0" w:color="auto"/>
      </w:divBdr>
    </w:div>
    <w:div w:id="2132437105">
      <w:bodyDiv w:val="1"/>
      <w:marLeft w:val="0"/>
      <w:marRight w:val="0"/>
      <w:marTop w:val="0"/>
      <w:marBottom w:val="0"/>
      <w:divBdr>
        <w:top w:val="none" w:sz="0" w:space="0" w:color="auto"/>
        <w:left w:val="none" w:sz="0" w:space="0" w:color="auto"/>
        <w:bottom w:val="none" w:sz="0" w:space="0" w:color="auto"/>
        <w:right w:val="none" w:sz="0" w:space="0" w:color="auto"/>
      </w:divBdr>
    </w:div>
    <w:div w:id="2135322283">
      <w:bodyDiv w:val="1"/>
      <w:marLeft w:val="0"/>
      <w:marRight w:val="0"/>
      <w:marTop w:val="0"/>
      <w:marBottom w:val="0"/>
      <w:divBdr>
        <w:top w:val="none" w:sz="0" w:space="0" w:color="auto"/>
        <w:left w:val="none" w:sz="0" w:space="0" w:color="auto"/>
        <w:bottom w:val="none" w:sz="0" w:space="0" w:color="auto"/>
        <w:right w:val="none" w:sz="0" w:space="0" w:color="auto"/>
      </w:divBdr>
    </w:div>
    <w:div w:id="2137792657">
      <w:bodyDiv w:val="1"/>
      <w:marLeft w:val="0"/>
      <w:marRight w:val="0"/>
      <w:marTop w:val="0"/>
      <w:marBottom w:val="0"/>
      <w:divBdr>
        <w:top w:val="none" w:sz="0" w:space="0" w:color="auto"/>
        <w:left w:val="none" w:sz="0" w:space="0" w:color="auto"/>
        <w:bottom w:val="none" w:sz="0" w:space="0" w:color="auto"/>
        <w:right w:val="none" w:sz="0" w:space="0" w:color="auto"/>
      </w:divBdr>
    </w:div>
    <w:div w:id="2140680203">
      <w:bodyDiv w:val="1"/>
      <w:marLeft w:val="0"/>
      <w:marRight w:val="0"/>
      <w:marTop w:val="0"/>
      <w:marBottom w:val="0"/>
      <w:divBdr>
        <w:top w:val="none" w:sz="0" w:space="0" w:color="auto"/>
        <w:left w:val="none" w:sz="0" w:space="0" w:color="auto"/>
        <w:bottom w:val="none" w:sz="0" w:space="0" w:color="auto"/>
        <w:right w:val="none" w:sz="0" w:space="0" w:color="auto"/>
      </w:divBdr>
    </w:div>
    <w:div w:id="2143186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DEF1AE9-F0E7-4769-814E-B92AA981C17C}"/>
      </w:docPartPr>
      <w:docPartBody>
        <w:p w:rsidR="00CB3FFF" w:rsidRDefault="0090514C">
          <w:r w:rsidRPr="00C31745">
            <w:rPr>
              <w:rStyle w:val="Textedelespacerserv"/>
            </w:rPr>
            <w:t>Click or tap here to enter text.</w:t>
          </w:r>
        </w:p>
      </w:docPartBody>
    </w:docPart>
    <w:docPart>
      <w:docPartPr>
        <w:name w:val="A31B50781CD4479785E3752FAA917350"/>
        <w:category>
          <w:name w:val="General"/>
          <w:gallery w:val="placeholder"/>
        </w:category>
        <w:types>
          <w:type w:val="bbPlcHdr"/>
        </w:types>
        <w:behaviors>
          <w:behavior w:val="content"/>
        </w:behaviors>
        <w:guid w:val="{F6E0E159-04DB-4FEC-BEC9-B75A5A9B09FB}"/>
      </w:docPartPr>
      <w:docPartBody>
        <w:p w:rsidR="004807C5" w:rsidRDefault="002D1DD4" w:rsidP="002D1DD4">
          <w:pPr>
            <w:pStyle w:val="A31B50781CD4479785E3752FAA917350"/>
          </w:pPr>
          <w:r>
            <w:rPr>
              <w:rStyle w:val="Textedelespacerserv"/>
            </w:rPr>
            <w:t>Click or tap here to enter text.</w:t>
          </w:r>
        </w:p>
      </w:docPartBody>
    </w:docPart>
    <w:docPart>
      <w:docPartPr>
        <w:name w:val="6A3B05A1736146589F4267F9DFDB4259"/>
        <w:category>
          <w:name w:val="General"/>
          <w:gallery w:val="placeholder"/>
        </w:category>
        <w:types>
          <w:type w:val="bbPlcHdr"/>
        </w:types>
        <w:behaviors>
          <w:behavior w:val="content"/>
        </w:behaviors>
        <w:guid w:val="{68FC1B69-D620-4C6F-8CFF-EC44DF3753AE}"/>
      </w:docPartPr>
      <w:docPartBody>
        <w:p w:rsidR="004807C5" w:rsidRDefault="002D1DD4" w:rsidP="002D1DD4">
          <w:pPr>
            <w:pStyle w:val="6A3B05A1736146589F4267F9DFDB4259"/>
          </w:pPr>
          <w:r>
            <w:rPr>
              <w:rStyle w:val="Textedelespacerserv"/>
            </w:rPr>
            <w:t>Click or tap here to enter text.</w:t>
          </w:r>
        </w:p>
      </w:docPartBody>
    </w:docPart>
    <w:docPart>
      <w:docPartPr>
        <w:name w:val="10B535D937324941B04BD1614D28E9E9"/>
        <w:category>
          <w:name w:val="General"/>
          <w:gallery w:val="placeholder"/>
        </w:category>
        <w:types>
          <w:type w:val="bbPlcHdr"/>
        </w:types>
        <w:behaviors>
          <w:behavior w:val="content"/>
        </w:behaviors>
        <w:guid w:val="{B3E8A0E3-7577-4EBB-A4D4-E6675532C436}"/>
      </w:docPartPr>
      <w:docPartBody>
        <w:p w:rsidR="004807C5" w:rsidRDefault="002D1DD4" w:rsidP="002D1DD4">
          <w:pPr>
            <w:pStyle w:val="10B535D937324941B04BD1614D28E9E9"/>
          </w:pPr>
          <w:r>
            <w:rPr>
              <w:rStyle w:val="Textedelespacerserv"/>
            </w:rPr>
            <w:t>Click or tap here to enter text.</w:t>
          </w:r>
        </w:p>
      </w:docPartBody>
    </w:docPart>
    <w:docPart>
      <w:docPartPr>
        <w:name w:val="3C044D30DA664938BC48B2DD7E95F08F"/>
        <w:category>
          <w:name w:val="General"/>
          <w:gallery w:val="placeholder"/>
        </w:category>
        <w:types>
          <w:type w:val="bbPlcHdr"/>
        </w:types>
        <w:behaviors>
          <w:behavior w:val="content"/>
        </w:behaviors>
        <w:guid w:val="{6CA235CC-0BD6-4C7C-9790-5C1DA09745A1}"/>
      </w:docPartPr>
      <w:docPartBody>
        <w:p w:rsidR="004807C5" w:rsidRDefault="002D1DD4" w:rsidP="002D1DD4">
          <w:pPr>
            <w:pStyle w:val="3C044D30DA664938BC48B2DD7E95F08F"/>
          </w:pPr>
          <w:r>
            <w:rPr>
              <w:rStyle w:val="Textedelespacerserv"/>
            </w:rPr>
            <w:t>Click or tap here to enter text.</w:t>
          </w:r>
        </w:p>
      </w:docPartBody>
    </w:docPart>
    <w:docPart>
      <w:docPartPr>
        <w:name w:val="3F49A15AFB044D7C8E5A85D329F0F990"/>
        <w:category>
          <w:name w:val="General"/>
          <w:gallery w:val="placeholder"/>
        </w:category>
        <w:types>
          <w:type w:val="bbPlcHdr"/>
        </w:types>
        <w:behaviors>
          <w:behavior w:val="content"/>
        </w:behaviors>
        <w:guid w:val="{853D5B22-9D98-448A-822F-00BF4143361C}"/>
      </w:docPartPr>
      <w:docPartBody>
        <w:p w:rsidR="004807C5" w:rsidRDefault="002D1DD4" w:rsidP="002D1DD4">
          <w:pPr>
            <w:pStyle w:val="3F49A15AFB044D7C8E5A85D329F0F990"/>
          </w:pPr>
          <w:r>
            <w:rPr>
              <w:rStyle w:val="Textedelespacerserv"/>
            </w:rPr>
            <w:t>Click or tap here to enter text.</w:t>
          </w:r>
        </w:p>
      </w:docPartBody>
    </w:docPart>
    <w:docPart>
      <w:docPartPr>
        <w:name w:val="5187B409712D415D98CDBFCCBA1E6FAE"/>
        <w:category>
          <w:name w:val="General"/>
          <w:gallery w:val="placeholder"/>
        </w:category>
        <w:types>
          <w:type w:val="bbPlcHdr"/>
        </w:types>
        <w:behaviors>
          <w:behavior w:val="content"/>
        </w:behaviors>
        <w:guid w:val="{32E34848-F879-4DF8-A181-CBD435F96427}"/>
      </w:docPartPr>
      <w:docPartBody>
        <w:p w:rsidR="00A0205D" w:rsidRDefault="0090514C">
          <w:pPr>
            <w:pStyle w:val="5187B409712D415D98CDBFCCBA1E6FAE"/>
          </w:pPr>
          <w:r w:rsidRPr="00C31745">
            <w:rPr>
              <w:rStyle w:val="Textedelespacerserv"/>
            </w:rPr>
            <w:t>Click or tap here to enter text.</w:t>
          </w:r>
        </w:p>
      </w:docPartBody>
    </w:docPart>
    <w:docPart>
      <w:docPartPr>
        <w:name w:val="CB76201DF0DC4E22B232248492A12487"/>
        <w:category>
          <w:name w:val="General"/>
          <w:gallery w:val="placeholder"/>
        </w:category>
        <w:types>
          <w:type w:val="bbPlcHdr"/>
        </w:types>
        <w:behaviors>
          <w:behavior w:val="content"/>
        </w:behaviors>
        <w:guid w:val="{F89DF47D-D2B4-46D7-B017-6D994E3ED596}"/>
      </w:docPartPr>
      <w:docPartBody>
        <w:p w:rsidR="00A0205D" w:rsidRDefault="00000000">
          <w:pPr>
            <w:pStyle w:val="CB76201DF0DC4E22B232248492A12487"/>
          </w:pPr>
          <w:r>
            <w:rPr>
              <w:rStyle w:val="Textedelespacerserv"/>
            </w:rPr>
            <w:t>Click or tap here to enter text.</w:t>
          </w:r>
        </w:p>
      </w:docPartBody>
    </w:docPart>
    <w:docPart>
      <w:docPartPr>
        <w:name w:val="24D0D9D065784F5ABEF0A0E0EC79A3C2"/>
        <w:category>
          <w:name w:val="General"/>
          <w:gallery w:val="placeholder"/>
        </w:category>
        <w:types>
          <w:type w:val="bbPlcHdr"/>
        </w:types>
        <w:behaviors>
          <w:behavior w:val="content"/>
        </w:behaviors>
        <w:guid w:val="{68B82B33-C9D9-404D-8CD6-C2D13221CA64}"/>
      </w:docPartPr>
      <w:docPartBody>
        <w:p w:rsidR="00A0205D" w:rsidRDefault="00000000">
          <w:pPr>
            <w:pStyle w:val="24D0D9D065784F5ABEF0A0E0EC79A3C2"/>
          </w:pPr>
          <w:r>
            <w:rPr>
              <w:rStyle w:val="Textedelespacerserv"/>
            </w:rPr>
            <w:t>Click or tap here to enter text.</w:t>
          </w:r>
        </w:p>
      </w:docPartBody>
    </w:docPart>
    <w:docPart>
      <w:docPartPr>
        <w:name w:val="931FCE2427E3429C875474B056D2E7D1"/>
        <w:category>
          <w:name w:val="General"/>
          <w:gallery w:val="placeholder"/>
        </w:category>
        <w:types>
          <w:type w:val="bbPlcHdr"/>
        </w:types>
        <w:behaviors>
          <w:behavior w:val="content"/>
        </w:behaviors>
        <w:guid w:val="{C2E426EC-3FE9-43A7-8FD7-0EC965FCF1C4}"/>
      </w:docPartPr>
      <w:docPartBody>
        <w:p w:rsidR="00000000" w:rsidRDefault="005E6F0D" w:rsidP="005E6F0D">
          <w:pPr>
            <w:pStyle w:val="931FCE2427E3429C875474B056D2E7D1"/>
          </w:pPr>
          <w:r>
            <w:rPr>
              <w:rStyle w:val="Textedelespacerserv"/>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14C"/>
    <w:rsid w:val="00057A48"/>
    <w:rsid w:val="00140B38"/>
    <w:rsid w:val="001609A3"/>
    <w:rsid w:val="00185AE5"/>
    <w:rsid w:val="0020009B"/>
    <w:rsid w:val="0023790C"/>
    <w:rsid w:val="0027371F"/>
    <w:rsid w:val="002D1DD4"/>
    <w:rsid w:val="00302C0A"/>
    <w:rsid w:val="00332203"/>
    <w:rsid w:val="004807C5"/>
    <w:rsid w:val="00482AF9"/>
    <w:rsid w:val="00494CE8"/>
    <w:rsid w:val="00591477"/>
    <w:rsid w:val="005C7D0A"/>
    <w:rsid w:val="005E6F0D"/>
    <w:rsid w:val="0062257B"/>
    <w:rsid w:val="00627DF9"/>
    <w:rsid w:val="00660811"/>
    <w:rsid w:val="006A65F6"/>
    <w:rsid w:val="007A3156"/>
    <w:rsid w:val="00883A5D"/>
    <w:rsid w:val="0090514C"/>
    <w:rsid w:val="00A0205D"/>
    <w:rsid w:val="00AB20CF"/>
    <w:rsid w:val="00AD1973"/>
    <w:rsid w:val="00C2027B"/>
    <w:rsid w:val="00CB3FFF"/>
    <w:rsid w:val="00DA6366"/>
    <w:rsid w:val="00E0110D"/>
    <w:rsid w:val="00F042D8"/>
    <w:rsid w:val="00F214DB"/>
    <w:rsid w:val="00F5520B"/>
    <w:rsid w:val="00FD04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5E6F0D"/>
  </w:style>
  <w:style w:type="paragraph" w:customStyle="1" w:styleId="A31B50781CD4479785E3752FAA917350">
    <w:name w:val="A31B50781CD4479785E3752FAA917350"/>
    <w:rsid w:val="002D1DD4"/>
  </w:style>
  <w:style w:type="paragraph" w:customStyle="1" w:styleId="6A3B05A1736146589F4267F9DFDB4259">
    <w:name w:val="6A3B05A1736146589F4267F9DFDB4259"/>
    <w:rsid w:val="002D1DD4"/>
  </w:style>
  <w:style w:type="paragraph" w:customStyle="1" w:styleId="10B535D937324941B04BD1614D28E9E9">
    <w:name w:val="10B535D937324941B04BD1614D28E9E9"/>
    <w:rsid w:val="002D1DD4"/>
  </w:style>
  <w:style w:type="paragraph" w:customStyle="1" w:styleId="3C044D30DA664938BC48B2DD7E95F08F">
    <w:name w:val="3C044D30DA664938BC48B2DD7E95F08F"/>
    <w:rsid w:val="002D1DD4"/>
  </w:style>
  <w:style w:type="paragraph" w:customStyle="1" w:styleId="3F49A15AFB044D7C8E5A85D329F0F990">
    <w:name w:val="3F49A15AFB044D7C8E5A85D329F0F990"/>
    <w:rsid w:val="002D1DD4"/>
  </w:style>
  <w:style w:type="paragraph" w:customStyle="1" w:styleId="5187B409712D415D98CDBFCCBA1E6FAE">
    <w:name w:val="5187B409712D415D98CDBFCCBA1E6FAE"/>
    <w:rPr>
      <w:lang w:val="en-US" w:eastAsia="en-US"/>
    </w:rPr>
  </w:style>
  <w:style w:type="paragraph" w:customStyle="1" w:styleId="CB76201DF0DC4E22B232248492A12487">
    <w:name w:val="CB76201DF0DC4E22B232248492A12487"/>
    <w:rPr>
      <w:lang w:val="en-US" w:eastAsia="en-US"/>
    </w:rPr>
  </w:style>
  <w:style w:type="paragraph" w:customStyle="1" w:styleId="24D0D9D065784F5ABEF0A0E0EC79A3C2">
    <w:name w:val="24D0D9D065784F5ABEF0A0E0EC79A3C2"/>
    <w:rPr>
      <w:lang w:val="en-US" w:eastAsia="en-US"/>
    </w:rPr>
  </w:style>
  <w:style w:type="paragraph" w:customStyle="1" w:styleId="931FCE2427E3429C875474B056D2E7D1">
    <w:name w:val="931FCE2427E3429C875474B056D2E7D1"/>
    <w:rsid w:val="005E6F0D"/>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DEDF7E-78BF-4320-9DE4-26D9D06D8482}">
  <we:reference id="f78a3046-9e99-4300-aa2b-5814002b01a2" version="1.55.1.0" store="EXCatalog" storeType="EXCatalog"/>
  <we:alternateReferences>
    <we:reference id="WA104382081" version="1.55.1.0" store="en-CA" storeType="OMEX"/>
  </we:alternateReferences>
  <we:properties>
    <we:property name="MENDELEY_BIBLIOGRAPHY_IS_DIRTY" value="true"/>
    <we:property name="MENDELEY_BIBLIOGRAPHY_LAST_MODIFIED" value="1782762138730"/>
    <we:property name="MENDELEY_CITATIONS" value="[{&quot;citationID&quot;:&quot;MENDELEY_CITATION_242f2fa1-0cf4-4b75-8182-a157c345dedf&quot;,&quot;properties&quot;:{&quot;noteIndex&quot;:0},&quot;isEdited&quot;:false,&quot;manualOverride&quot;:{&quot;isManuallyOverridden&quot;:false,&quot;citeprocText&quot;:&quot;(Galbraith et al., 2021)&quot;,&quot;manualOverrideText&quot;:&quot;&quot;},&quot;citationTag&quot;:&quot;MENDELEY_CITATION_v3_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&quot;,&quot;citationItems&quot;:[{&quot;id&quot;:&quot;dad09764-fc0d-34b4-9f1e-f1614a7df6d9&quot;,&quot;itemData&quot;:{&quot;type&quot;:&quot;report&quot;,&quot;id&quot;:&quot;dad09764-fc0d-34b4-9f1e-f1614a7df6d9&quot;,&quot;title&quot;:&quot;Physical oceanographic conditions in the Gulf of St. Lawrence during 2020&quot;,&quot;author&quot;:[{&quot;family&quot;:&quot;Galbraith&quot;,&quot;given&quot;:&quot;P S&quot;,&quot;parse-names&quot;:false,&quot;dropping-particle&quot;:&quot;&quot;,&quot;non-dropping-particle&quot;:&quot;&quot;},{&quot;family&quot;:&quot;Chassé&quot;,&quot;given&quot;:&quot;J&quot;,&quot;parse-names&quot;:false,&quot;dropping-particle&quot;:&quot;&quot;,&quot;non-dropping-particle&quot;:&quot;&quot;},{&quot;family&quot;:&quot;Shaw&quot;,&quot;given&quot;:&quot;J.-L.&quot;,&quot;parse-names&quot;:false,&quot;dropping-particle&quot;:&quot;&quot;,&quot;non-dropping-particle&quot;:&quot;&quot;},{&quot;family&quot;:&quot;Dumas&quot;,&quot;given&quot;:&quot;J&quot;,&quot;parse-names&quot;:false,&quot;dropping-particle&quot;:&quot;&quot;,&quot;non-dropping-particle&quot;:&quot;&quot;},{&quot;family&quot;:&quot;Caverhill&quot;,&quot;given&quot;:&quot;C&quot;,&quot;parse-names&quot;:false,&quot;dropping-particle&quot;:&quot;&quot;,&quot;non-dropping-particle&quot;:&quot;&quot;},{&quot;family&quot;:&quot;Lefaivre&quot;,&quot;given&quot;:&quot;D&quot;,&quot;parse-names&quot;:false,&quot;dropping-particle&quot;:&quot;&quot;,&quot;non-dropping-particle&quot;:&quot;&quot;},{&quot;family&quot;:&quot;Lafleur&quot;,&quot;given&quot;:&quot;C&quot;,&quot;parse-names&quot;:false,&quot;dropping-particle&quot;:&quot;&quot;,&quot;non-dropping-particle&quot;:&quot;&quot;}],&quot;issued&quot;:{&quot;date-parts&quot;:[[2021]]},&quot;number-of-pages&quot;:&quot;iv + 81 p.&quot;,&quot;issue&quot;:&quot;2021/045&quot;,&quot;container-title-short&quot;:&quot;&quot;},&quot;isTemporary&quot;:false,&quot;suppress-author&quot;:false,&quot;composite&quot;:false,&quot;author-only&quot;:false}]},{&quot;citationID&quot;:&quot;MENDELEY_CITATION_31938c75-a799-4907-8dea-dd9f9a790119&quot;,&quot;properties&quot;:{&quot;noteIndex&quot;:0},&quot;isEdited&quot;:false,&quot;manualOverride&quot;:{&quot;isManuallyOverridden&quot;:false,&quot;citeprocText&quot;:&quot;(Hurlbut and Clay, 1990)&quot;,&quot;manualOverrideText&quot;:&quot;&quot;},&quot;citationTag&quot;:&quot;MENDELEY_CITATION_v3_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&quot;,&quot;citationItems&quot;:[{&quot;id&quot;:&quot;9fb59c00-b496-36bf-9a4b-f0b60999f4dc&quot;,&quot;itemData&quot;:{&quot;type&quot;:&quot;report&quot;,&quot;id&quot;:&quot;9fb59c00-b496-36bf-9a4b-f0b60999f4dc&quot;,&quot;title&quot;:&quot;Protocols for Research Vessel Cruises within the Gulf Region (Demersal Fish) (1970–1987)&quot;,&quot;author&quot;:[{&quot;family&quot;:&quot;Hurlbut&quot;,&quot;given&quot;:&quot;T&quot;,&quot;parse-names&quot;:false,&quot;dropping-particle&quot;:&quot;&quot;,&quot;non-dropping-particle&quot;:&quot;&quot;},{&quot;family&quot;:&quot;Clay&quot;,&quot;given&quot;:&quot;D&quot;,&quot;parse-names&quot;:false,&quot;dropping-particle&quot;:&quot;&quot;,&quot;non-dropping-particle&quot;:&quot;&quot;}],&quot;issued&quot;:{&quot;date-parts&quot;:[[1990]]},&quot;number-of-pages&quot;:&quot;143&quot;,&quot;issue&quot;:&quot;2082&quot;,&quot;container-title-short&quot;:&quot;&quot;},&quot;isTemporary&quot;:false,&quot;suppress-author&quot;:false,&quot;composite&quot;:false,&quot;author-only&quot;:false}]},{&quot;citationID&quot;:&quot;MENDELEY_CITATION_693440cf-9c78-4383-859f-643d3c678be4&quot;,&quot;properties&quot;:{&quot;noteIndex&quot;:0},&quot;isEdited&quot;:false,&quot;manualOverride&quot;:{&quot;isManuallyOverridden&quot;:false,&quot;citeprocText&quot;:&quot;(Swain and Chouinard, 2008)&quot;,&quot;manualOverrideText&quot;:&quot;&quot;},&quot;citationTag&quot;:&quot;MENDELEY_CITATION_v3_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&quot;,&quot;citationItems&quot;:[{&quot;id&quot;:&quot;c09118e5-fff6-3a2b-a66f-ce6774d722a6&quot;,&quot;itemData&quot;:{&quot;type&quot;:&quot;article-journal&quot;,&quot;id&quot;:&quot;c09118e5-fff6-3a2b-a66f-ce6774d722a6&quot;,&quot;title&quot;:&quot;Predicted extirpation of the dominant demersal fish in a large marine ecosystem: Atlantic cod (Gadus morhua) in the southern Gulf of St. Lawrence&quot;,&quot;author&quot;:[{&quot;family&quot;:&quot;Swain&quot;,&quot;given&quot;:&quot;D P&quot;,&quot;parse-names&quot;:false,&quot;dropping-particle&quot;:&quot;&quot;,&quot;non-dropping-particle&quot;:&quot;&quot;},{&quot;family&quot;:&quot;Chouinard&quot;,&quot;given&quot;:&quot;G A&quot;,&quot;parse-names&quot;:false,&quot;dropping-particle&quot;:&quot;&quot;,&quot;non-dropping-particle&quot;:&quot;&quot;}],&quot;container-title&quot;:&quot;Canadian Journal of Fisheries and Aquatic Sciences&quot;,&quot;DOI&quot;:&quot;10.1139/F08-175&quot;,&quot;issued&quot;:{&quot;date-parts&quot;:[[2008]]},&quot;page&quot;:&quot;2315-2319&quot;,&quot;issue&quot;:&quot;11&quot;,&quot;volume&quot;:&quot;65&quot;,&quot;container-title-short&quot;:&quot;&quot;},&quot;isTemporary&quot;:false,&quot;suppress-author&quot;:false,&quot;composite&quot;:false,&quot;author-only&quot;:false}]},{&quot;citationID&quot;:&quot;MENDELEY_CITATION_377df83d-13f0-4bfe-ab5c-0bb422699c91&quot;,&quot;properties&quot;:{&quot;noteIndex&quot;:0},&quot;isEdited&quot;:false,&quot;manualOverride&quot;:{&quot;isManuallyOverridden&quot;:false,&quot;citeprocText&quot;:&quot;(Burbank et al., 2025)&quot;,&quot;manualOverrideText&quot;:&quot;&quot;},&quot;citationTag&quot;:&quot;MENDELEY_CITATION_v3_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&quot;,&quot;citationItems&quot;:[{&quot;id&quot;:&quot;d47eed11-7a01-38f1-b011-ce9c55cce4e1&quot;,&quot;itemData&quot;:{&quot;type&quot;:&quot;article-journal&quot;,&quot;id&quot;:&quot;d47eed11-7a01-38f1-b011-ce9c55cce4e1&quot;,&quot;title&quot;:&quot;Substantial loss of trawlable biomass and lack of recovery in a marine ecosystem&quot;,&quot;author&quot;:[{&quot;family&quot;:&quot;Burbank&quot;,&quot;given&quot;:&quot;J&quot;,&quot;parse-names&quot;:false,&quot;dropping-particle&quot;:&quot;&quot;,&quot;non-dropping-particle&quot;:&quot;&quot;},{&quot;family&quot;:&quot;Rolland&quot;,&quot;given&quot;:&quot;N&quot;,&quot;parse-names&quot;:false,&quot;dropping-particle&quot;:&quot;&quot;,&quot;non-dropping-particle&quot;:&quot;&quot;},{&quot;family&quot;:&quot;McDermid&quot;,&quot;given&quot;:&quot;J L&quot;,&quot;parse-names&quot;:false,&quot;dropping-particle&quot;:&quot;&quot;,&quot;non-dropping-particle&quot;:&quot;&quot;},{&quot;family&quot;:&quot;Turcotte&quot;,&quot;given&quot;:&quot;F&quot;,&quot;parse-names&quot;:false,&quot;dropping-particle&quot;:&quot;&quot;,&quot;non-dropping-particle&quot;:&quot;&quot;},{&quot;family&quot;:&quot;Tunney&quot;,&quot;given&quot;:&quot;T D&quot;,&quot;parse-names&quot;:false,&quot;dropping-particle&quot;:&quot;&quot;,&quot;non-dropping-particle&quot;:&quot;&quot;},{&quot;family&quot;:&quot;Ricard&quot;,&quot;given&quot;:&quot;D&quot;,&quot;parse-names&quot;:false,&quot;dropping-particle&quot;:&quot;&quot;,&quot;non-dropping-particle&quot;:&quot;&quot;},{&quot;family&quot;:&quot;Sylvain&quot;,&quot;given&quot;:&quot;F.-É.&quot;,&quot;parse-names&quot;:false,&quot;dropping-particle&quot;:&quot;&quot;,&quot;non-dropping-particle&quot;:&quot;&quot;}],&quot;container-title&quot;:&quot;Communications Biology&quot;,&quot;container-title-short&quot;:&quot;Commun. Biol.&quot;,&quot;DOI&quot;:&quot;10.1038/s42003-025-08240-3&quot;,&quot;issued&quot;:{&quot;date-parts&quot;:[[2025]]},&quot;page&quot;:&quot;831&quot;,&quot;volume&quot;:&quot;8&quot;},&quot;isTemporary&quot;:false,&quot;suppress-author&quot;:false,&quot;composite&quot;:false,&quot;author-only&quot;:false}]},{&quot;citationID&quot;:&quot;MENDELEY_CITATION_2d641e0f-9985-48cb-8a51-b0c071e156d2&quot;,&quot;properties&quot;:{&quot;noteIndex&quot;:0},&quot;isEdited&quot;:false,&quot;manualOverride&quot;:{&quot;isManuallyOverridden&quot;:false,&quot;citeprocText&quot;:&quot;(COSEWIC, 2013)&quot;,&quot;manualOverrideText&quot;:&quot;&quot;},&quot;citationTag&quot;:&quot;MENDELEY_CITATION_v3_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&quot;,&quot;citationItems&quot;:[{&quot;id&quot;:&quot;bca2f79c-fa48-352c-9a86-66c260e7bd93&quot;,&quot;itemData&quot;:{&quot;type&quot;:&quot;report&quot;,&quot;id&quot;:&quot;bca2f79c-fa48-352c-9a86-66c260e7bd93&quot;,&quot;title&quot;:&quot;COSEWIC assessment and status report on the White Hake Urophycis tenuis in Canada&quot;,&quot;author&quot;:[{&quot;family&quot;:&quot;COSEWIC&quot;,&quot;given&quot;:&quot;&quot;,&quot;parse-names&quot;:false,&quot;dropping-particle&quot;:&quot;&quot;,&quot;non-dropping-particle&quot;:&quot;&quot;}],&quot;issued&quot;:{&quot;date-parts&quot;:[[2013]]},&quot;publisher-place&quot;:&quot;Ottawa&quot;,&quot;number-of-pages&quot;:&quot;xiii + 45&quot;,&quot;container-title-short&quot;:&quot;&quot;},&quot;isTemporary&quot;:false}]},{&quot;citationID&quot;:&quot;MENDELEY_CITATION_ddb21dac-91c3-48a2-947e-38a77d67e33d&quot;,&quot;properties&quot;:{&quot;noteIndex&quot;:0},&quot;isEdited&quot;:false,&quot;manualOverride&quot;:{&quot;isManuallyOverridden&quot;:false,&quot;citeprocText&quot;:&quot;(COSEWIC, 2009)&quot;,&quot;manualOverrideText&quot;:&quot;&quot;},&quot;citationTag&quot;:&quot;MENDELEY_CITATION_v3_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&quot;,&quot;citationItems&quot;:[{&quot;id&quot;:&quot;d0b02590-6d9a-34a7-933c-fe67339b4048&quot;,&quot;itemData&quot;:{&quot;type&quot;:&quot;report&quot;,&quot;id&quot;:&quot;d0b02590-6d9a-34a7-933c-fe67339b4048&quot;,&quot;title&quot;:&quot;COSEWIC assessment and status report on the American Plaice Hippoglossoides platessoides, Maritime population, Newfoundland and Labrador population and Arctic population, in Canada&quot;,&quot;author&quot;:[{&quot;family&quot;:&quot;COSEWIC&quot;,&quot;given&quot;:&quot;&quot;,&quot;parse-names&quot;:false,&quot;dropping-particle&quot;:&quot;&quot;,&quot;non-dropping-particle&quot;:&quot;&quot;}],&quot;issued&quot;:{&quot;date-parts&quot;:[[2009]]},&quot;publisher-place&quot;:&quot;Ottawa&quot;,&quot;number-of-pages&quot;:&quot;x + 74 pp.&quot;,&quot;container-title-short&quot;:&quot;&quot;},&quot;isTemporary&quot;:false}]},{&quot;citationID&quot;:&quot;MENDELEY_CITATION_142854fd-9335-4816-9b43-f7f8a26b3ec1&quot;,&quot;properties&quot;:{&quot;noteIndex&quot;:0},&quot;isEdited&quot;:false,&quot;manualOverride&quot;:{&quot;isManuallyOverridden&quot;:false,&quot;citeprocText&quot;:&quot;(Swain et al., 2013, 2009, 2005)&quot;,&quot;manualOverrideText&quot;:&quot;&quot;},&quot;citationTag&quot;:&quot;MENDELEY_CITATION_v3_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&quot;,&quot;citationItems&quot;:[{&quot;id&quot;:&quot;4146ec88-3f13-337a-9f58-bce85d14565d&quot;,&quot;itemData&quot;:{&quot;type&quot;:&quot;article-journal&quot;,&quot;id&quot;:&quot;4146ec88-3f13-337a-9f58-bce85d14565d&quot;,&quot;title&quot;:&quot;Changes in the abundance and size of skates in the southern Gulf of St. Lawrence, 1971–2002&quot;,&quot;author&quot;:[{&quot;family&quot;:&quot;Swain&quot;,&quot;given&quot;:&quot;D P&quot;,&quot;parse-names&quot;:false,&quot;dropping-particle&quot;:&quot;&quot;,&quot;non-dropping-particle&quot;:&quot;&quot;},{&quot;family&quot;:&quot;Hurlbut&quot;,&quot;given&quot;:&quot;T&quot;,&quot;parse-names&quot;:false,&quot;dropping-particle&quot;:&quot;&quot;,&quot;non-dropping-particle&quot;:&quot;&quot;},{&quot;family&quot;:&quot;Benoît&quot;,&quot;given&quot;:&quot;H P&quot;,&quot;parse-names&quot;:false,&quot;dropping-particle&quot;:&quot;&quot;,&quot;non-dropping-particle&quot;:&quot;&quot;}],&quot;container-title&quot;:&quot;Journal of Northwest Atlantic Fishery Science&quot;,&quot;issued&quot;:{&quot;date-parts&quot;:[[2005]]},&quot;page&quot;:&quot;19-30&quot;,&quot;volume&quot;:&quot;36&quot;,&quot;container-title-short&quot;:&quot;&quot;},&quot;isTemporary&quot;:false},{&quot;id&quot;:&quot;e2a7aa88-0da7-382f-b3b0-78a67ad7a298&quot;,&quot;itemData&quot;:{&quot;type&quot;:&quot;article-journal&quot;,&quot;id&quot;:&quot;e2a7aa88-0da7-382f-b3b0-78a67ad7a298&quot;,&quot;title&quot;:&quot;Assessing threats to species at risk using stage-structured state-space models: mortality trends in skate populations&quot;,&quot;author&quot;:[{&quot;family&quot;:&quot;Swain&quot;,&quot;given&quot;:&quot;D P&quot;,&quot;parse-names&quot;:false,&quot;dropping-particle&quot;:&quot;&quot;,&quot;non-dropping-particle&quot;:&quot;&quot;},{&quot;family&quot;:&quot;Jonsen&quot;,&quot;given&quot;:&quot;I D&quot;,&quot;parse-names&quot;:false,&quot;dropping-particle&quot;:&quot;&quot;,&quot;non-dropping-particle&quot;:&quot;&quot;},{&quot;family&quot;:&quot;Simon&quot;,&quot;given&quot;:&quot;J E&quot;,&quot;parse-names&quot;:false,&quot;dropping-particle&quot;:&quot;&quot;,&quot;non-dropping-particle&quot;:&quot;&quot;},{&quot;family&quot;:&quot;Myers&quot;,&quot;given&quot;:&quot;R A&quot;,&quot;parse-names&quot;:false,&quot;dropping-particle&quot;:&quot;&quot;,&quot;non-dropping-particle&quot;:&quot;&quot;}],&quot;container-title&quot;:&quot;Ecological Applications&quot;,&quot;DOI&quot;:&quot;10.1890/08-1699.1&quot;,&quot;issued&quot;:{&quot;date-parts&quot;:[[2009]]},&quot;page&quot;:&quot;1347-1364&quot;,&quot;issue&quot;:&quot;5&quot;,&quot;volume&quot;:&quot;19&quot;,&quot;container-title-short&quot;:&quot;&quot;},&quot;isTemporary&quot;:false},{&quot;id&quot;:&quot;ca416990-7e9d-36ec-800b-302feb681c62&quot;,&quot;itemData&quot;:{&quot;type&quot;:&quot;article-journal&quot;,&quot;id&quot;:&quot;ca416990-7e9d-36ec-800b-302feb681c62&quot;,&quot;title&quot;:&quot;Contrasting decadal trends in mortality between large and small individuals in skate populations in Atlantic Canada&quot;,&quot;author&quot;:[{&quot;family&quot;:&quot;Swain&quot;,&quot;given&quot;:&quot;D P&quot;,&quot;parse-names&quot;:false,&quot;dropping-particle&quot;:&quot;&quot;,&quot;non-dropping-particle&quot;:&quot;&quot;},{&quot;family&quot;:&quot;Jonsen&quot;,&quot;given&quot;:&quot;I D&quot;,&quot;parse-names&quot;:false,&quot;dropping-particle&quot;:&quot;&quot;,&quot;non-dropping-particle&quot;:&quot;&quot;},{&quot;family&quot;:&quot;Simon&quot;,&quot;given&quot;:&quot;J E&quot;,&quot;parse-names&quot;:false,&quot;dropping-particle&quot;:&quot;&quot;,&quot;non-dropping-particle&quot;:&quot;&quot;},{&quot;family&quot;:&quot;Davies&quot;,&quot;given&quot;:&quot;T D&quot;,&quot;parse-names&quot;:false,&quot;dropping-particle&quot;:&quot;&quot;,&quot;non-dropping-particle&quot;:&quot;&quot;}],&quot;container-title&quot;:&quot;Canadian Journal of Fisheries and Aquatic Sciences&quot;,&quot;DOI&quot;:&quot;10.1139/cjfas-2012-0179&quot;,&quot;issued&quot;:{&quot;date-parts&quot;:[[2013]]},&quot;page&quot;:&quot;74-89&quot;,&quot;issue&quot;:&quot;1&quot;,&quot;volume&quot;:&quot;70&quot;,&quot;container-title-short&quot;:&quot;&quot;},&quot;isTemporary&quot;:false}]},{&quot;citationID&quot;:&quot;MENDELEY_CITATION_4902cb45-7bcf-4795-a671-e17521f0c3a2&quot;,&quot;properties&quot;:{&quot;noteIndex&quot;:0},&quot;isEdited&quot;:false,&quot;manualOverride&quot;:{&quot;isManuallyOverridden&quot;:false,&quot;citeprocText&quot;:&quot;(Senay et al., 2021)&quot;,&quot;manualOverrideText&quot;:&quot;&quot;},&quot;citationTag&quot;:&quot;MENDELEY_CITATION_v3_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&quot;,&quot;citationItems&quot;:[{&quot;id&quot;:&quot;1d7cf876-d55f-3a59-97b1-6e284d649fab&quot;,&quot;itemData&quot;:{&quot;type&quot;:&quot;report&quot;,&quot;id&quot;:&quot;1d7cf876-d55f-3a59-97b1-6e284d649fab&quot;,&quot;title&quot;:&quot;Unit 1 Redfish (Sebastes mentella and S. fasciatus) stock status in 2019 and updated information on population structure, biology, ecology, and current fishery closures&quot;,&quot;author&quot;:[{&quot;family&quot;:&quot;Senay&quot;,&quot;given&quot;:&quot;C&quot;,&quot;parse-names&quot;:false,&quot;dropping-particle&quot;:&quot;&quot;,&quot;non-dropping-particle&quot;:&quot;&quot;},{&quot;family&quot;:&quot;Ouellette-Plante&quot;,&quot;given&quot;:&quot;J&quot;,&quot;parse-names&quot;:false,&quot;dropping-particle&quot;:&quot;&quot;,&quot;non-dropping-particle&quot;:&quot;&quot;},{&quot;family&quot;:&quot;Bourdages&quot;,&quot;given&quot;:&quot;H&quot;,&quot;parse-names&quot;:false,&quot;dropping-particle&quot;:&quot;&quot;,&quot;non-dropping-particle&quot;:&quot;&quot;},{&quot;family&quot;:&quot;Bermingham&quot;,&quot;given&quot;:&quot;T&quot;,&quot;parse-names&quot;:false,&quot;dropping-particle&quot;:&quot;&quot;,&quot;non-dropping-particle&quot;:&quot;&quot;},{&quot;family&quot;:&quot;Gauthier&quot;,&quot;given&quot;:&quot;J&quot;,&quot;parse-names&quot;:false,&quot;dropping-particle&quot;:&quot;&quot;,&quot;non-dropping-particle&quot;:&quot;&quot;},{&quot;family&quot;:&quot;Parent&quot;,&quot;given&quot;:&quot;G&quot;,&quot;parse-names&quot;:false,&quot;dropping-particle&quot;:&quot;&quot;,&quot;non-dropping-particle&quot;:&quot;&quot;},{&quot;family&quot;:&quot;Chabot&quot;,&quot;given&quot;:&quot;D&quot;,&quot;parse-names&quot;:false,&quot;dropping-particle&quot;:&quot;&quot;,&quot;non-dropping-particle&quot;:&quot;&quot;},{&quot;family&quot;:&quot;Duplisea&quot;,&quot;given&quot;:&quot;D&quot;,&quot;parse-names&quot;:false,&quot;dropping-particle&quot;:&quot;&quot;,&quot;non-dropping-particle&quot;:&quot;&quot;}],&quot;issued&quot;:{&quot;date-parts&quot;:[[2021]]},&quot;number-of-pages&quot;:&quot;xi + 119&quot;,&quot;issue&quot;:&quot;2021/015&quot;,&quot;container-title-short&quot;:&quot;&quot;},&quot;isTemporary&quot;:false,&quot;suppress-author&quot;:false,&quot;composite&quot;:false,&quot;author-only&quot;:false}]},{&quot;citationID&quot;:&quot;MENDELEY_CITATION_477d7864-f50c-4455-a75e-2c273dfd30ee&quot;,&quot;properties&quot;:{&quot;noteIndex&quot;:0},&quot;isEdited&quot;:false,&quot;manualOverride&quot;:{&quot;isManuallyOverridden&quot;:false,&quot;citeprocText&quot;:&quot;(DFO, 2024)&quot;,&quot;manualOverrideText&quot;:&quot;&quot;},&quot;citationTag&quot;:&quot;MENDELEY_CITATION_v3_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&quot;,&quot;citationItems&quot;:[{&quot;id&quot;:&quot;95819df6-04d8-3b32-b2fa-a7233e621c7e&quot;,&quot;itemData&quot;:{&quot;type&quot;:&quot;report&quot;,&quot;id&quot;:&quot;95819df6-04d8-3b32-b2fa-a7233e621c7e&quot;,&quot;title&quot;:&quot;Unit 1 Redfish (Sebastes mentella and S. fasciatus) update in 2023&quot;,&quot;author&quot;:[{&quot;family&quot;:&quot;DFO&quot;,&quot;given&quot;:&quot;&quot;,&quot;parse-names&quot;:false,&quot;dropping-particle&quot;:&quot;&quot;,&quot;non-dropping-particle&quot;:&quot;&quot;}],&quot;issued&quot;:{&quot;date-parts&quot;:[[2024]]},&quot;publisher-place&quot;:&quot;Ottawa, ON&quot;,&quot;issue&quot;:&quot;2024/008&quot;,&quot;container-title-short&quot;:&quot;&quot;},&quot;isTemporary&quot;:false,&quot;suppress-author&quot;:false,&quot;composite&quot;:false,&quot;author-only&quot;:false}]},{&quot;citationID&quot;:&quot;MENDELEY_CITATION_7d8fe9e2-b563-4872-9563-f26dfe906821&quot;,&quot;properties&quot;:{&quot;noteIndex&quot;:0},&quot;isEdited&quot;:false,&quot;manualOverride&quot;:{&quot;isManuallyOverridden&quot;:false,&quot;citeprocText&quot;:&quot;(Rolland et al., 2022)&quot;,&quot;manualOverrideText&quot;:&quot;&quot;},&quot;citationTag&quot;:&quot;MENDELEY_CITATION_v3_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&quot;,&quot;citationItems&quot;:[{&quot;id&quot;:&quot;ace34e02-89c8-3507-bdfa-a394499dc702&quot;,&quot;itemData&quot;:{&quot;type&quot;:&quot;report&quot;,&quot;id&quot;:&quot;ace34e02-89c8-3507-bdfa-a394499dc702&quot;,&quot;title&quot;:&quot;Impact of an expanding Redfish (Sebastes spp.) fishery on southern Gulf of St. Lawrence White Hake (Urophycis tenuis)&quot;,&quot;author&quot;:[{&quot;family&quot;:&quot;Rolland&quot;,&quot;given&quot;:&quot;N&quot;,&quot;parse-names&quot;:false,&quot;dropping-particle&quot;:&quot;&quot;,&quot;non-dropping-particle&quot;:&quot;&quot;},{&quot;family&quot;:&quot;McDermid&quot;,&quot;given&quot;:&quot;J L&quot;,&quot;parse-names&quot;:false,&quot;dropping-particle&quot;:&quot;&quot;,&quot;non-dropping-particle&quot;:&quot;&quot;},{&quot;family&quot;:&quot;Swain&quot;,&quot;given&quot;:&quot;D P&quot;,&quot;parse-names&quot;:false,&quot;dropping-particle&quot;:&quot;&quot;,&quot;non-dropping-particle&quot;:&quot;&quot;},{&quot;family&quot;:&quot;Senay&quot;,&quot;given&quot;:&quot;C&quot;,&quot;parse-names&quot;:false,&quot;dropping-particle&quot;:&quot;&quot;,&quot;non-dropping-particle&quot;:&quot;&quot;}],&quot;issued&quot;:{&quot;date-parts&quot;:[[2022]]},&quot;number-of-pages&quot;:&quot;viii + 69 pp.&quot;,&quot;issue&quot;:&quot;2022/005&quot;,&quot;container-title-short&quot;:&quot;&quot;},&quot;isTemporary&quot;:false,&quot;suppress-author&quot;:false,&quot;composite&quot;:false,&quot;author-only&quot;:false}]},{&quot;citationID&quot;:&quot;MENDELEY_CITATION_1a7893a7-a5ec-4689-9a89-90be381ef072&quot;,&quot;properties&quot;:{&quot;noteIndex&quot;:0},&quot;isEdited&quot;:false,&quot;manualOverride&quot;:{&quot;isManuallyOverridden&quot;:false,&quot;citeprocText&quot;:&quot;(Blais et al., 2021; Galbraith et al., 2021)&quot;,&quot;manualOverrideText&quot;:&quot;&quot;},&quot;citationTag&quot;:&quot;MENDELEY_CITATION_v3_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&quot;,&quot;citationItems&quot;:[{&quot;id&quot;:&quot;932cf1e7-b17a-31d6-b453-588dc2a5f2f3&quot;,&quot;itemData&quot;:{&quot;type&quot;:&quot;report&quot;,&quot;id&quot;:&quot;932cf1e7-b17a-31d6-b453-588dc2a5f2f3&quot;,&quot;title&quot;:&quot;Chemical and Biological Oceanographic Conditions in the Estuary and Gulf of St. Lawrence during 2020&quot;,&quot;author&quot;:[{&quot;family&quot;:&quot;Blais&quot;,&quot;given&quot;:&quot;M&quot;,&quot;parse-names&quot;:false,&quot;dropping-particle&quot;:&quot;&quot;,&quot;non-dropping-particle&quot;:&quot;&quot;},{&quot;family&quot;:&quot;Galbraith&quot;,&quot;given&quot;:&quot;P S&quot;,&quot;parse-names&quot;:false,&quot;dropping-particle&quot;:&quot;&quot;,&quot;non-dropping-particle&quot;:&quot;&quot;},{&quot;family&quot;:&quot;Plourde&quot;,&quot;given&quot;:&quot;S&quot;,&quot;parse-names&quot;:false,&quot;dropping-particle&quot;:&quot;&quot;,&quot;non-dropping-particle&quot;:&quot;&quot;},{&quot;family&quot;:&quot;Devred&quot;,&quot;given&quot;:&quot;E&quot;,&quot;parse-names&quot;:false,&quot;dropping-particle&quot;:&quot;&quot;,&quot;non-dropping-particle&quot;:&quot;&quot;},{&quot;family&quot;:&quot;Clay&quot;,&quot;given&quot;:&quot;S&quot;,&quot;parse-names&quot;:false,&quot;dropping-particle&quot;:&quot;&quot;,&quot;non-dropping-particle&quot;:&quot;&quot;},{&quot;family&quot;:&quot;Lehoux&quot;,&quot;given&quot;:&quot;C&quot;,&quot;parse-names&quot;:false,&quot;dropping-particle&quot;:&quot;&quot;,&quot;non-dropping-particle&quot;:&quot;&quot;},{&quot;family&quot;:&quot;Devine&quot;,&quot;given&quot;:&quot;L&quot;,&quot;parse-names&quot;:false,&quot;dropping-particle&quot;:&quot;&quot;,&quot;non-dropping-particle&quot;:&quot;&quot;}],&quot;issued&quot;:{&quot;date-parts&quot;:[[2021]]},&quot;number-of-pages&quot;:&quot;iv + 67 pp.&quot;,&quot;issue&quot;:&quot;2021/060&quot;,&quot;container-title-short&quot;:&quot;&quot;},&quot;isTemporary&quot;:false},{&quot;id&quot;:&quot;dad09764-fc0d-34b4-9f1e-f1614a7df6d9&quot;,&quot;itemData&quot;:{&quot;type&quot;:&quot;report&quot;,&quot;id&quot;:&quot;dad09764-fc0d-34b4-9f1e-f1614a7df6d9&quot;,&quot;title&quot;:&quot;Physical oceanographic conditions in the Gulf of St. Lawrence during 2020&quot;,&quot;author&quot;:[{&quot;family&quot;:&quot;Galbraith&quot;,&quot;given&quot;:&quot;P S&quot;,&quot;parse-names&quot;:false,&quot;dropping-particle&quot;:&quot;&quot;,&quot;non-dropping-particle&quot;:&quot;&quot;},{&quot;family&quot;:&quot;Chassé&quot;,&quot;given&quot;:&quot;J&quot;,&quot;parse-names&quot;:false,&quot;dropping-particle&quot;:&quot;&quot;,&quot;non-dropping-particle&quot;:&quot;&quot;},{&quot;family&quot;:&quot;Shaw&quot;,&quot;given&quot;:&quot;J.-L.&quot;,&quot;parse-names&quot;:false,&quot;dropping-particle&quot;:&quot;&quot;,&quot;non-dropping-particle&quot;:&quot;&quot;},{&quot;family&quot;:&quot;Dumas&quot;,&quot;given&quot;:&quot;J&quot;,&quot;parse-names&quot;:false,&quot;dropping-particle&quot;:&quot;&quot;,&quot;non-dropping-particle&quot;:&quot;&quot;},{&quot;family&quot;:&quot;Caverhill&quot;,&quot;given&quot;:&quot;C&quot;,&quot;parse-names&quot;:false,&quot;dropping-particle&quot;:&quot;&quot;,&quot;non-dropping-particle&quot;:&quot;&quot;},{&quot;family&quot;:&quot;Lefaivre&quot;,&quot;given&quot;:&quot;D&quot;,&quot;parse-names&quot;:false,&quot;dropping-particle&quot;:&quot;&quot;,&quot;non-dropping-particle&quot;:&quot;&quot;},{&quot;family&quot;:&quot;Lafleur&quot;,&quot;given&quot;:&quot;C&quot;,&quot;parse-names&quot;:false,&quot;dropping-particle&quot;:&quot;&quot;,&quot;non-dropping-particle&quot;:&quot;&quot;}],&quot;issued&quot;:{&quot;date-parts&quot;:[[2021]]},&quot;number-of-pages&quot;:&quot;iv + 81 p.&quot;,&quot;issue&quot;:&quot;2021/045&quot;,&quot;container-title-short&quot;:&quot;&quot;},&quot;isTemporary&quot;:false}]},{&quot;citationID&quot;:&quot;MENDELEY_CITATION_f5e64b31-33dc-4896-b006-c2960d7cd371&quot;,&quot;properties&quot;:{&quot;noteIndex&quot;:0},&quot;isEdited&quot;:false,&quot;manualOverride&quot;:{&quot;isManuallyOverridden&quot;:false,&quot;citeprocText&quot;:&quot;(Hyslop, 1980)&quot;,&quot;manualOverrideText&quot;:&quot;&quot;},&quot;citationTag&quot;:&quot;MENDELEY_CITATION_v3_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&quot;,&quot;citationItems&quot;:[{&quot;id&quot;:&quot;bc0f77d6-fa6b-3058-91b1-ddea1cb9c133&quot;,&quot;itemData&quot;:{&quot;type&quot;:&quot;article-journal&quot;,&quot;id&quot;:&quot;bc0f77d6-fa6b-3058-91b1-ddea1cb9c133&quot;,&quot;title&quot;:&quot;Stomach contents analysis—a review of methods and their application&quot;,&quot;author&quot;:[{&quot;family&quot;:&quot;Hyslop&quot;,&quot;given&quot;:&quot;E J&quot;,&quot;parse-names&quot;:false,&quot;dropping-particle&quot;:&quot;&quot;,&quot;non-dropping-particle&quot;:&quot;&quot;}],&quot;container-title&quot;:&quot;Journal of Fish Biology&quot;,&quot;container-title-short&quot;:&quot;J. Fish Biol.&quot;,&quot;DOI&quot;:&quot;10.1111/j.1095-8649.1980.tb02775.x&quot;,&quot;issued&quot;:{&quot;date-parts&quot;:[[1980]]},&quot;page&quot;:&quot;411-429&quot;,&quot;volume&quot;:&quot;17&quot;},&quot;isTemporary&quot;:false,&quot;suppress-author&quot;:false,&quot;composite&quot;:false,&quot;author-only&quot;:false}]},{&quot;citationID&quot;:&quot;MENDELEY_CITATION_5bfea31b-752a-492f-bbce-7f121493de31&quot;,&quot;properties&quot;:{&quot;noteIndex&quot;:0},&quot;isEdited&quot;:false,&quot;manualOverride&quot;:{&quot;isManuallyOverridden&quot;:false,&quot;citeprocText&quot;:&quot;(Hanson and Chouinard, 2002)&quot;,&quot;manualOverrideText&quot;:&quot;&quot;},&quot;citationTag&quot;:&quot;MENDELEY_CITATION_v3_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&quot;,&quot;citationItems&quot;:[{&quot;id&quot;:&quot;16b51b53-ec60-3d90-80e5-8b5b0e93760d&quot;,&quot;itemData&quot;:{&quot;type&quot;:&quot;article-journal&quot;,&quot;id&quot;:&quot;16b51b53-ec60-3d90-80e5-8b5b0e93760d&quot;,&quot;title&quot;:&quot;Diet of Atlantic cod in the southern Gulf of St Lawrence as an index of ecosystem change, 1959–2000&quot;,&quot;author&quot;:[{&quot;family&quot;:&quot;Hanson&quot;,&quot;given&quot;:&quot;J M&quot;,&quot;parse-names&quot;:false,&quot;dropping-particle&quot;:&quot;&quot;,&quot;non-dropping-particle&quot;:&quot;&quot;},{&quot;family&quot;:&quot;Chouinard&quot;,&quot;given&quot;:&quot;G A&quot;,&quot;parse-names&quot;:false,&quot;dropping-particle&quot;:&quot;&quot;,&quot;non-dropping-particle&quot;:&quot;&quot;}],&quot;container-title&quot;:&quot;Journal of Fish Biology&quot;,&quot;container-title-short&quot;:&quot;J. Fish Biol.&quot;,&quot;DOI&quot;:&quot;10.1111/j.1095-8649.2002.tb02417.x&quot;,&quot;issued&quot;:{&quot;date-parts&quot;:[[2002]]},&quot;page&quot;:&quot;902-922&quot;,&quot;issue&quot;:&quot;4&quot;,&quot;volume&quot;:&quot;60&quot;},&quot;isTemporary&quot;:false,&quot;suppress-author&quot;:false,&quot;composite&quot;:false,&quot;author-only&quot;:false}]},{&quot;citationID&quot;:&quot;MENDELEY_CITATION_2f3be82b-fca7-4db3-8f0f-f8e72c39d8a8&quot;,&quot;properties&quot;:{&quot;noteIndex&quot;:0},&quot;isEdited&quot;:false,&quot;manualOverride&quot;:{&quot;isManuallyOverridden&quot;:false,&quot;citeprocText&quot;:&quot;(Hanson, 2011)&quot;,&quot;manualOverrideText&quot;:&quot;&quot;},&quot;citationTag&quot;:&quot;MENDELEY_CITATION_v3_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&quot;,&quot;citationItems&quot;:[{&quot;id&quot;:&quot;b85a5afa-bb50-355a-bba7-278adafacfc6&quot;,&quot;itemData&quot;:{&quot;type&quot;:&quot;article-journal&quot;,&quot;id&quot;:&quot;b85a5afa-bb50-355a-bba7-278adafacfc6&quot;,&quot;title&quot;:&quot;Ontogenetic diet comparison of Atlantic Cod and White Hake occurring at historically low population abundances&quot;,&quot;author&quot;:[{&quot;family&quot;:&quot;Hanson&quot;,&quot;given&quot;:&quot;J M&quot;,&quot;parse-names&quot;:false,&quot;dropping-particle&quot;:&quot;&quot;,&quot;non-dropping-particle&quot;:&quot;&quot;}],&quot;container-title&quot;:&quot;Transactions of the American Fisheries Society&quot;,&quot;container-title-short&quot;:&quot;Trans. Am. Fish. Soc.&quot;,&quot;DOI&quot;:&quot;10.1080/00028487.2011.607049&quot;,&quot;issued&quot;:{&quot;date-parts&quot;:[[2011]]},&quot;page&quot;:&quot;1070-1077&quot;,&quot;issue&quot;:&quot;4&quot;,&quot;volume&quot;:&quot;140&quot;},&quot;isTemporary&quot;:false,&quot;suppress-author&quot;:false,&quot;composite&quot;:false,&quot;author-only&quot;:false}]},{&quot;citationID&quot;:&quot;MENDELEY_CITATION_575822b6-3d6d-4456-aec8-5afb7fb597c8&quot;,&quot;properties&quot;:{&quot;noteIndex&quot;:0},&quot;isEdited&quot;:false,&quot;manualOverride&quot;:{&quot;isManuallyOverridden&quot;:false,&quot;citeprocText&quot;:&quot;(Hanson, 2018)&quot;,&quot;manualOverrideText&quot;:&quot;&quot;},&quot;citationTag&quot;:&quot;MENDELEY_CITATION_v3_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&quot;,&quot;citationItems&quot;:[{&quot;id&quot;:&quot;99b323e3-48d7-3ce4-823e-e8de26833874&quot;,&quot;itemData&quot;:{&quot;type&quot;:&quot;article-journal&quot;,&quot;id&quot;:&quot;99b323e3-48d7-3ce4-823e-e8de26833874&quot;,&quot;title&quot;:&quot;Feeding interactions between fishes in a coastal ecosystem in the southern Gulf of St. Lawrence, Atlantic Canada&quot;,&quot;author&quot;:[{&quot;family&quot;:&quot;Hanson&quot;,&quot;given&quot;:&quot;J M&quot;,&quot;parse-names&quot;:false,&quot;dropping-particle&quot;:&quot;&quot;,&quot;non-dropping-particle&quot;:&quot;&quot;}],&quot;container-title&quot;:&quot;Transactions of the American Fisheries Society&quot;,&quot;container-title-short&quot;:&quot;Trans. Am. Fish. Soc.&quot;,&quot;DOI&quot;:&quot;10.1002/tafs.10021&quot;,&quot;issued&quot;:{&quot;date-parts&quot;:[[2018]]},&quot;page&quot;:&quot;61-78&quot;,&quot;issue&quot;:&quot;1&quot;,&quot;volume&quot;:&quot;147&quot;},&quot;isTemporary&quot;:false,&quot;suppress-author&quot;:false,&quot;composite&quot;:false,&quot;author-only&quot;:false}]},{&quot;citationID&quot;:&quot;MENDELEY_CITATION_53dad56c-f8b6-4f16-8c63-2a5815e4be15&quot;,&quot;properties&quot;:{&quot;noteIndex&quot;:0},&quot;isEdited&quot;:false,&quot;manualOverride&quot;:{&quot;isManuallyOverridden&quot;:false,&quot;citeprocText&quot;:&quot;(Bromley, 1994; dos Santos and Jobling, 1991)&quot;,&quot;manualOverrideText&quot;:&quot;&quot;},&quot;citationTag&quot;:&quot;MENDELEY_CITATION_v3_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&quot;,&quot;citationItems&quot;:[{&quot;id&quot;:&quot;82fad808-136e-391d-b80f-2854a41152dd&quot;,&quot;itemData&quot;:{&quot;type&quot;:&quot;article-journal&quot;,&quot;id&quot;:&quot;82fad808-136e-391d-b80f-2854a41152dd&quot;,&quot;title&quot;:&quot;The role of gastric evacuation experiments in quantifying the feeding rates of predatory fish&quot;,&quot;author&quot;:[{&quot;family&quot;:&quot;Bromley&quot;,&quot;given&quot;:&quot;P J&quot;,&quot;parse-names&quot;:false,&quot;dropping-particle&quot;:&quot;&quot;,&quot;non-dropping-particle&quot;:&quot;&quot;}],&quot;container-title&quot;:&quot;Reviews in Fish Biology and Fisheries&quot;,&quot;container-title-short&quot;:&quot;Rev. Fish Biol. Fish&quot;,&quot;DOI&quot;:&quot;10.1007/BF00043260&quot;,&quot;issued&quot;:{&quot;date-parts&quot;:[[1994]]},&quot;page&quot;:&quot;36-66&quot;,&quot;volume&quot;:&quot;4&quot;},&quot;isTemporary&quot;:false},{&quot;id&quot;:&quot;0afcf6e9-b679-3684-835a-c16f8c2e5a6b&quot;,&quot;itemData&quot;:{&quot;type&quot;:&quot;article-journal&quot;,&quot;id&quot;:&quot;0afcf6e9-b679-3684-835a-c16f8c2e5a6b&quot;,&quot;title&quot;:&quot;Factors affecting gastric evacuation in cod, Gadus morhua L., fed single-meals of natural prey&quot;,&quot;author&quot;:[{&quot;family&quot;:&quot;Santos&quot;,&quot;given&quot;:&quot;J&quot;,&quot;parse-names&quot;:false,&quot;dropping-particle&quot;:&quot;&quot;,&quot;non-dropping-particle&quot;:&quot;dos&quot;},{&quot;family&quot;:&quot;Jobling&quot;,&quot;given&quot;:&quot;M&quot;,&quot;parse-names&quot;:false,&quot;dropping-particle&quot;:&quot;&quot;,&quot;non-dropping-particle&quot;:&quot;&quot;}],&quot;container-title&quot;:&quot;Journal of Fish Biology&quot;,&quot;container-title-short&quot;:&quot;J. Fish Biol.&quot;,&quot;DOI&quot;:&quot;10.1111/j.1095-8649.1991.tb03159.x&quot;,&quot;issued&quot;:{&quot;date-parts&quot;:[[1991]]},&quot;page&quot;:&quot;697-713&quot;,&quot;volume&quot;:&quot;38&quot;},&quot;isTemporary&quot;:false}]},{&quot;citationID&quot;:&quot;MENDELEY_CITATION_b275e84d-2739-427b-ab9e-f3f79fee9896&quot;,&quot;properties&quot;:{&quot;noteIndex&quot;:0},&quot;isEdited&quot;:false,&quot;manualOverride&quot;:{&quot;isManuallyOverridden&quot;:false,&quot;citeprocText&quot;:&quot;(Schwalme and Chouinard, 1999)&quot;,&quot;manualOverrideText&quot;:&quot;&quot;},&quot;citationTag&quot;:&quot;MENDELEY_CITATION_v3_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&quot;,&quot;citationItems&quot;:[{&quot;id&quot;:&quot;0ca0fc3c-1601-3ca0-9269-7fa3931183ae&quot;,&quot;itemData&quot;:{&quot;type&quot;:&quot;article-journal&quot;,&quot;id&quot;:&quot;0ca0fc3c-1601-3ca0-9269-7fa3931183ae&quot;,&quot;title&quot;:&quot;Seasonal dynamics in feeding, organ weights, and reproductive maturation of Atlantic cod (Gadus morhua) in the southern Gulf of St. Lawrence&quot;,&quot;author&quot;:[{&quot;family&quot;:&quot;Schwalme&quot;,&quot;given&quot;:&quot;K&quot;,&quot;parse-names&quot;:false,&quot;dropping-particle&quot;:&quot;&quot;,&quot;non-dropping-particle&quot;:&quot;&quot;},{&quot;family&quot;:&quot;Chouinard&quot;,&quot;given&quot;:&quot;G A&quot;,&quot;parse-names&quot;:false,&quot;dropping-particle&quot;:&quot;&quot;,&quot;non-dropping-particle&quot;:&quot;&quot;}],&quot;container-title&quot;:&quot;ICES Journal of Marine Science&quot;,&quot;DOI&quot;:&quot;10.1006/jmsc.1999.0458&quot;,&quot;issued&quot;:{&quot;date-parts&quot;:[[1999]]},&quot;page&quot;:&quot;303-319&quot;,&quot;issue&quot;:&quot;3&quot;,&quot;volume&quot;:&quot;56&quot;,&quot;container-title-short&quot;:&quot;&quot;},&quot;isTemporary&quot;:false,&quot;suppress-author&quot;:false,&quot;composite&quot;:false,&quot;author-only&quot;:false}]},{&quot;citationID&quot;:&quot;MENDELEY_CITATION_540a3e25-28f3-4dbb-bd55-f7b884cd6c7f&quot;,&quot;properties&quot;:{&quot;noteIndex&quot;:0},&quot;isEdited&quot;:false,&quot;manualOverride&quot;:{&quot;isManuallyOverridden&quot;:false,&quot;citeprocText&quot;:&quot;(Hanson, 2018)&quot;,&quot;manualOverrideText&quot;:&quot;&quot;},&quot;citationTag&quot;:&quot;MENDELEY_CITATION_v3_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&quot;,&quot;citationItems&quot;:[{&quot;id&quot;:&quot;99b323e3-48d7-3ce4-823e-e8de26833874&quot;,&quot;itemData&quot;:{&quot;type&quot;:&quot;article-journal&quot;,&quot;id&quot;:&quot;99b323e3-48d7-3ce4-823e-e8de26833874&quot;,&quot;title&quot;:&quot;Feeding interactions between fishes in a coastal ecosystem in the southern Gulf of St. Lawrence, Atlantic Canada&quot;,&quot;author&quot;:[{&quot;family&quot;:&quot;Hanson&quot;,&quot;given&quot;:&quot;J M&quot;,&quot;parse-names&quot;:false,&quot;dropping-particle&quot;:&quot;&quot;,&quot;non-dropping-particle&quot;:&quot;&quot;}],&quot;container-title&quot;:&quot;Transactions of the American Fisheries Society&quot;,&quot;container-title-short&quot;:&quot;Trans. Am. Fish. Soc.&quot;,&quot;DOI&quot;:&quot;10.1002/tafs.10021&quot;,&quot;issued&quot;:{&quot;date-parts&quot;:[[2018]]},&quot;page&quot;:&quot;61-78&quot;,&quot;issue&quot;:&quot;1&quot;,&quot;volume&quot;:&quot;147&quot;},&quot;isTemporary&quot;:false,&quot;suppress-author&quot;:false,&quot;composite&quot;:false,&quot;author-only&quot;:false}]},{&quot;citationID&quot;:&quot;MENDELEY_CITATION_65c343c2-f596-4bea-a6e2-4e414dc0f461&quot;,&quot;properties&quot;:{&quot;noteIndex&quot;:0},&quot;isEdited&quot;:false,&quot;manualOverride&quot;:{&quot;isManuallyOverridden&quot;:false,&quot;citeprocText&quot;:&quot;(Cortés, 1997)&quot;,&quot;manualOverrideText&quot;:&quot;&quot;},&quot;citationTag&quot;:&quot;MENDELEY_CITATION_v3_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&quot;,&quot;citationItems&quot;:[{&quot;id&quot;:&quot;ad734094-ddbd-3f43-a665-48267626fd77&quot;,&quot;itemData&quot;:{&quot;type&quot;:&quot;article-journal&quot;,&quot;id&quot;:&quot;ad734094-ddbd-3f43-a665-48267626fd77&quot;,&quot;title&quot;:&quot;A critical review of methods of studying fish feeding based on analysis of stomach contents: application to elasmobranch fishes&quot;,&quot;author&quot;:[{&quot;family&quot;:&quot;Cortés&quot;,&quot;given&quot;:&quot;E&quot;,&quot;parse-names&quot;:false,&quot;dropping-particle&quot;:&quot;&quot;,&quot;non-dropping-particle&quot;:&quot;&quot;}],&quot;container-title&quot;:&quot;Canadian Journal of Fisheries and Aquatic Sciences&quot;,&quot;DOI&quot;:&quot;10.1139/f96-316&quot;,&quot;issued&quot;:{&quot;date-parts&quot;:[[1997]]},&quot;page&quot;:&quot;726-738&quot;,&quot;volume&quot;:&quot;54&quot;,&quot;container-title-short&quot;:&quot;&quot;},&quot;isTemporary&quot;:false,&quot;suppress-author&quot;:false,&quot;composite&quot;:false,&quot;author-only&quot;:false}]},{&quot;citationID&quot;:&quot;MENDELEY_CITATION_60950df5-b89e-4cfd-9244-48feaef6384a&quot;,&quot;properties&quot;:{&quot;noteIndex&quot;:0},&quot;isEdited&quot;:false,&quot;manualOverride&quot;:{&quot;isManuallyOverridden&quot;:false,&quot;citeprocText&quot;:&quot;(Burbank et al., 2025)&quot;,&quot;manualOverrideText&quot;:&quot;&quot;},&quot;citationTag&quot;:&quot;MENDELEY_CITATION_v3_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&quot;,&quot;citationItems&quot;:[{&quot;id&quot;:&quot;d47eed11-7a01-38f1-b011-ce9c55cce4e1&quot;,&quot;itemData&quot;:{&quot;type&quot;:&quot;article-journal&quot;,&quot;id&quot;:&quot;d47eed11-7a01-38f1-b011-ce9c55cce4e1&quot;,&quot;title&quot;:&quot;Substantial loss of trawlable biomass and lack of recovery in a marine ecosystem&quot;,&quot;author&quot;:[{&quot;family&quot;:&quot;Burbank&quot;,&quot;given&quot;:&quot;J&quot;,&quot;parse-names&quot;:false,&quot;dropping-particle&quot;:&quot;&quot;,&quot;non-dropping-particle&quot;:&quot;&quot;},{&quot;family&quot;:&quot;Rolland&quot;,&quot;given&quot;:&quot;N&quot;,&quot;parse-names&quot;:false,&quot;dropping-particle&quot;:&quot;&quot;,&quot;non-dropping-particle&quot;:&quot;&quot;},{&quot;family&quot;:&quot;McDermid&quot;,&quot;given&quot;:&quot;J L&quot;,&quot;parse-names&quot;:false,&quot;dropping-particle&quot;:&quot;&quot;,&quot;non-dropping-particle&quot;:&quot;&quot;},{&quot;family&quot;:&quot;Turcotte&quot;,&quot;given&quot;:&quot;F&quot;,&quot;parse-names&quot;:false,&quot;dropping-particle&quot;:&quot;&quot;,&quot;non-dropping-particle&quot;:&quot;&quot;},{&quot;family&quot;:&quot;Tunney&quot;,&quot;given&quot;:&quot;T D&quot;,&quot;parse-names&quot;:false,&quot;dropping-particle&quot;:&quot;&quot;,&quot;non-dropping-particle&quot;:&quot;&quot;},{&quot;family&quot;:&quot;Ricard&quot;,&quot;given&quot;:&quot;D&quot;,&quot;parse-names&quot;:false,&quot;dropping-particle&quot;:&quot;&quot;,&quot;non-dropping-particle&quot;:&quot;&quot;},{&quot;family&quot;:&quot;Sylvain&quot;,&quot;given&quot;:&quot;F.-É.&quot;,&quot;parse-names&quot;:false,&quot;dropping-particle&quot;:&quot;&quot;,&quot;non-dropping-particle&quot;:&quot;&quot;}],&quot;container-title&quot;:&quot;Communications Biology&quot;,&quot;container-title-short&quot;:&quot;Commun. Biol.&quot;,&quot;DOI&quot;:&quot;10.1038/s42003-025-08240-3&quot;,&quot;issued&quot;:{&quot;date-parts&quot;:[[2025]]},&quot;page&quot;:&quot;831&quot;,&quot;volume&quot;:&quot;8&quot;},&quot;isTemporary&quot;:false,&quot;suppress-author&quot;:false,&quot;composite&quot;:false,&quot;author-only&quot;:false}]},{&quot;citationID&quot;:&quot;MENDELEY_CITATION_1eff0dbd-aa57-4335-8875-fa47405d0650&quot;,&quot;properties&quot;:{&quot;noteIndex&quot;:0},&quot;isEdited&quot;:false,&quot;manualOverride&quot;:{&quot;isManuallyOverridden&quot;:false,&quot;citeprocText&quot;:&quot;(Baker et al., 2014)&quot;,&quot;manualOverrideText&quot;:&quot;&quot;},&quot;citationTag&quot;:&quot;MENDELEY_CITATION_v3_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&quot;,&quot;citationItems&quot;:[{&quot;id&quot;:&quot;b4c8cea8-c3d0-3423-be3d-3f5de4c1920b&quot;,&quot;itemData&quot;:{&quot;type&quot;:&quot;article-journal&quot;,&quot;id&quot;:&quot;b4c8cea8-c3d0-3423-be3d-3f5de4c1920b&quot;,&quot;title&quot;:&quot;Fish gut content analysis: robust measures of diet composition&quot;,&quot;author&quot;:[{&quot;family&quot;:&quot;Baker&quot;,&quot;given&quot;:&quot;R&quot;,&quot;parse-names&quot;:false,&quot;dropping-particle&quot;:&quot;&quot;,&quot;non-dropping-particle&quot;:&quot;&quot;},{&quot;family&quot;:&quot;Buckland&quot;,&quot;given&quot;:&quot;A&quot;,&quot;parse-names&quot;:false,&quot;dropping-particle&quot;:&quot;&quot;,&quot;non-dropping-particle&quot;:&quot;&quot;},{&quot;family&quot;:&quot;Sheaves&quot;,&quot;given&quot;:&quot;M&quot;,&quot;parse-names&quot;:false,&quot;dropping-particle&quot;:&quot;&quot;,&quot;non-dropping-particle&quot;:&quot;&quot;}],&quot;container-title&quot;:&quot;Fish and Fisheries&quot;,&quot;DOI&quot;:&quot;10.1111/faf.12026&quot;,&quot;issued&quot;:{&quot;date-parts&quot;:[[2014]]},&quot;page&quot;:&quot;170-177&quot;,&quot;volume&quot;:&quot;15&quot;,&quot;container-title-short&quot;:&quot;&quot;},&quot;isTemporary&quot;:false,&quot;suppress-author&quot;:false,&quot;composite&quot;:false,&quot;author-only&quot;:false}]},{&quot;citationID&quot;:&quot;MENDELEY_CITATION_17b6b185-5a9a-4895-b595-3aec8f8e70d1&quot;,&quot;properties&quot;:{&quot;noteIndex&quot;:0},&quot;isEdited&quot;:false,&quot;manualOverride&quot;:{&quot;isManuallyOverridden&quot;:false,&quot;citeprocText&quot;:&quot;(Hurlbut and Clay, 1990)&quot;,&quot;manualOverrideText&quot;:&quot;&quot;},&quot;citationTag&quot;:&quot;MENDELEY_CITATION_v3_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&quot;,&quot;citationItems&quot;:[{&quot;id&quot;:&quot;9fb59c00-b496-36bf-9a4b-f0b60999f4dc&quot;,&quot;itemData&quot;:{&quot;type&quot;:&quot;report&quot;,&quot;id&quot;:&quot;9fb59c00-b496-36bf-9a4b-f0b60999f4dc&quot;,&quot;title&quot;:&quot;Protocols for Research Vessel Cruises within the Gulf Region (Demersal Fish) (1970–1987)&quot;,&quot;author&quot;:[{&quot;family&quot;:&quot;Hurlbut&quot;,&quot;given&quot;:&quot;T&quot;,&quot;parse-names&quot;:false,&quot;dropping-particle&quot;:&quot;&quot;,&quot;non-dropping-particle&quot;:&quot;&quot;},{&quot;family&quot;:&quot;Clay&quot;,&quot;given&quot;:&quot;D&quot;,&quot;parse-names&quot;:false,&quot;dropping-particle&quot;:&quot;&quot;,&quot;non-dropping-particle&quot;:&quot;&quot;}],&quot;issued&quot;:{&quot;date-parts&quot;:[[1990]]},&quot;number-of-pages&quot;:&quot;143&quot;,&quot;issue&quot;:&quot;2082&quot;,&quot;container-title-short&quot;:&quot;&quot;},&quot;isTemporary&quot;:false,&quot;suppress-author&quot;:false,&quot;composite&quot;:false,&quot;author-only&quot;:false}]},{&quot;citationID&quot;:&quot;MENDELEY_CITATION_e3ffa328-b37b-49f3-b5e8-207ca75341e1&quot;,&quot;properties&quot;:{&quot;noteIndex&quot;:0},&quot;isEdited&quot;:false,&quot;manualOverride&quot;:{&quot;isManuallyOverridden&quot;:false,&quot;citeprocText&quot;:&quot;(Duplisea et al., 2024, 2020)&quot;,&quot;manualOverrideText&quot;:&quot;&quot;},&quot;citationTag&quot;:&quot;MENDELEY_CITATION_v3_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&quot;,&quot;citationItems&quot;:[{&quot;id&quot;:&quot;c15a76df-1463-3c3b-99a3-cc17a74ba486&quot;,&quot;itemData&quot;:{&quot;type&quot;:&quot;article&quot;,&quot;id&quot;:&quot;c15a76df-1463-3c3b-99a3-cc17a74ba486&quot;,&quot;title&quot;:&quot;gslea: the Gulf of St. Lawrence Ecosystem Approach data matrix R package&quot;,&quot;author&quot;:[{&quot;family&quot;:&quot;Duplisea&quot;,&quot;given&quot;:&quot;D E&quot;,&quot;parse-names&quot;:false,&quot;dropping-particle&quot;:&quot;&quot;,&quot;non-dropping-particle&quot;:&quot;&quot;},{&quot;family&quot;:&quot;Merette&quot;,&quot;given&quot;:&quot;D&quot;,&quot;parse-names&quot;:false,&quot;dropping-particle&quot;:&quot;&quot;,&quot;non-dropping-particle&quot;:&quot;&quot;},{&quot;family&quot;:&quot;Roux&quot;,&quot;given&quot;:&quot;M.-J.&quot;,&quot;parse-names&quot;:false,&quot;dropping-particle&quot;:&quot;&quot;,&quot;non-dropping-particle&quot;:&quot;&quot;},{&quot;family&quot;:&quot;Benoît&quot;,&quot;given&quot;:&quot;H&quot;,&quot;parse-names&quot;:false,&quot;dropping-particle&quot;:&quot;&quot;,&quot;non-dropping-particle&quot;:&quot;&quot;},{&quot;family&quot;:&quot;Blais&quot;,&quot;given&quot;:&quot;M&quot;,&quot;parse-names&quot;:false,&quot;dropping-particle&quot;:&quot;&quot;,&quot;non-dropping-particle&quot;:&quot;&quot;},{&quot;family&quot;:&quot;Galbraith&quot;,&quot;given&quot;:&quot;P&quot;,&quot;parse-names&quot;:false,&quot;dropping-particle&quot;:&quot;&quot;,&quot;non-dropping-particle&quot;:&quot;&quot;},{&quot;family&quot;:&quot;Plourde&quot;,&quot;given&quot;:&quot;S&quot;,&quot;parse-names&quot;:false,&quot;dropping-particle&quot;:&quot;&quot;,&quot;non-dropping-particle&quot;:&quot;&quot;}],&quot;URL&quot;:&quot;https://github.com/duplisea/gslea&quot;,&quot;issued&quot;:{&quot;date-parts&quot;:[[2020]]},&quot;container-title-short&quot;:&quot;&quot;},&quot;isTemporary&quot;:false},{&quot;id&quot;:&quot;f9ed9bf6-1d61-36d6-bcf9-3e7f7a1acf06&quot;,&quot;itemData&quot;:{&quot;type&quot;:&quot;article-journal&quot;,&quot;id&quot;:&quot;f9ed9bf6-1d61-36d6-bcf9-3e7f7a1acf06&quot;,&quot;title&quot;:&quot;Facilitating an ecosystem approach through open data and information packaging&quot;,&quot;author&quot;:[{&quot;family&quot;:&quot;Duplisea&quot;,&quot;given&quot;:&quot;D E&quot;,&quot;parse-names&quot;:false,&quot;dropping-particle&quot;:&quot;&quot;,&quot;non-dropping-particle&quot;:&quot;&quot;},{&quot;family&quot;:&quot;Roux&quot;,&quot;given&quot;:&quot;M.-J.&quot;,&quot;parse-names&quot;:false,&quot;dropping-particle&quot;:&quot;&quot;,&quot;non-dropping-particle&quot;:&quot;&quot;},{&quot;family&quot;:&quot;Plourde&quot;,&quot;given&quot;:&quot;S&quot;,&quot;parse-names&quot;:false,&quot;dropping-particle&quot;:&quot;&quot;,&quot;non-dropping-particle&quot;:&quot;&quot;},{&quot;family&quot;:&quot;Galbraith&quot;,&quot;given&quot;:&quot;P S&quot;,&quot;parse-names&quot;:false,&quot;dropping-particle&quot;:&quot;&quot;,&quot;non-dropping-particle&quot;:&quot;&quot;},{&quot;family&quot;:&quot;Blais&quot;,&quot;given&quot;:&quot;M&quot;,&quot;parse-names&quot;:false,&quot;dropping-particle&quot;:&quot;&quot;,&quot;non-dropping-particle&quot;:&quot;&quot;},{&quot;family&quot;:&quot;Benoît&quot;,&quot;given&quot;:&quot;H P&quot;,&quot;parse-names&quot;:false,&quot;dropping-particle&quot;:&quot;&quot;,&quot;non-dropping-particle&quot;:&quot;&quot;},{&quot;family&quot;:&quot;Sainte-Marie&quot;,&quot;given&quot;:&quot;B&quot;,&quot;parse-names&quot;:false,&quot;dropping-particle&quot;:&quot;&quot;,&quot;non-dropping-particle&quot;:&quot;&quot;},{&quot;family&quot;:&quot;Lavoie&quot;,&quot;given&quot;:&quot;D&quot;,&quot;parse-names&quot;:false,&quot;dropping-particle&quot;:&quot;&quot;,&quot;non-dropping-particle&quot;:&quot;&quot;},{&quot;family&quot;:&quot;Bourdages&quot;,&quot;given&quot;:&quot;H&quot;,&quot;parse-names&quot;:false,&quot;dropping-particle&quot;:&quot;&quot;,&quot;non-dropping-particle&quot;:&quot;&quot;}],&quot;container-title&quot;:&quot;ICES Journal of Marine Science&quot;,&quot;DOI&quot;:&quot;10.1093/icesjms/fsae024&quot;,&quot;issued&quot;:{&quot;date-parts&quot;:[[2024]]},&quot;page&quot;:&quot;724-732&quot;,&quot;issue&quot;:&quot;4&quot;,&quot;volume&quot;:&quot;81&quot;,&quot;container-title-short&quot;:&quot;&quot;},&quot;isTemporary&quot;:false}]},{&quot;citationID&quot;:&quot;MENDELEY_CITATION_0f2c9054-751e-498e-9cae-97e484149052&quot;,&quot;properties&quot;:{&quot;noteIndex&quot;:0},&quot;isEdited&quot;:false,&quot;manualOverride&quot;:{&quot;isManuallyOverridden&quot;:false,&quot;citeprocText&quot;:&quot;(Benoît, 2006; Benoît and Swain, 2003)&quot;,&quot;manualOverrideText&quot;:&quot;&quot;},&quot;citationTag&quot;:&quot;MENDELEY_CITATION_v3_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&quot;,&quot;citationItems&quot;:[{&quot;id&quot;:&quot;9358c270-85c5-370a-a021-561eb21bceb3&quot;,&quot;itemData&quot;:{&quot;type&quot;:&quot;report&quot;,&quot;id&quot;:&quot;9358c270-85c5-370a-a021-561eb21bceb3&quot;,&quot;title&quot;:&quot;Standardizing the southern Gulf of St. Lawrence bottom-trawl survey time series: results of the 2004–2005 comparative fishing experiments and other recommendations for the analysis of the survey data&quot;,&quot;author&quot;:[{&quot;family&quot;:&quot;Benoît&quot;,&quot;given&quot;:&quot;H P&quot;,&quot;parse-names&quot;:false,&quot;dropping-particle&quot;:&quot;&quot;,&quot;non-dropping-particle&quot;:&quot;&quot;}],&quot;issued&quot;:{&quot;date-parts&quot;:[[2006]]},&quot;number-of-pages&quot;:&quot;iii + 127 pp.&quot;,&quot;issue&quot;:&quot;2006/008&quot;,&quot;container-title-short&quot;:&quot;&quot;},&quot;isTemporary&quot;:false},{&quot;id&quot;:&quot;46806e45-ebe3-38e8-b165-b096a46833d6&quot;,&quot;itemData&quot;:{&quot;type&quot;:&quot;report&quot;,&quot;id&quot;:&quot;46806e45-ebe3-38e8-b165-b096a46833d6&quot;,&quot;title&quot;:&quot;Standardizing the southern Gulf of St. Lawrence bottom-trawl survey time series: adjusting for changes in research vessel, gear and survey protocol&quot;,&quot;author&quot;:[{&quot;family&quot;:&quot;Benoît&quot;,&quot;given&quot;:&quot;H P&quot;,&quot;parse-names&quot;:false,&quot;dropping-particle&quot;:&quot;&quot;,&quot;non-dropping-particle&quot;:&quot;&quot;},{&quot;family&quot;:&quot;Swain&quot;,&quot;given&quot;:&quot;D P&quot;,&quot;parse-names&quot;:false,&quot;dropping-particle&quot;:&quot;&quot;,&quot;non-dropping-particle&quot;:&quot;&quot;}],&quot;issued&quot;:{&quot;date-parts&quot;:[[2003]]},&quot;number-of-pages&quot;:&quot;iv + 95 pp.&quot;,&quot;issue&quot;:&quot;2505&quot;,&quot;container-title-short&quot;:&quot;&quot;},&quot;isTemporary&quot;:false}]},{&quot;citationID&quot;:&quot;MENDELEY_CITATION_9db51520-abd5-4084-89a2-7bc27d23f09c&quot;,&quot;properties&quot;:{&quot;noteIndex&quot;:0,&quot;mode&quot;:&quot;suppress-author&quot;},&quot;isEdited&quot;:false,&quot;manualOverride&quot;:{&quot;isManuallyOverridden&quot;:false,&quot;citeprocText&quot;:&quot;(2024)&quot;,&quot;manualOverrideText&quot;:&quot;&quot;},&quot;citationTag&quot;:&quot;MENDELEY_CITATION_v3_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&quot;,&quot;citationItems&quot;:[{&quot;displayAs&quot;:&quot;suppress-author&quot;,&quot;label&quot;:&quot;page&quot;,&quot;id&quot;:&quot;3f3dda25-f7f2-3864-9c89-6f18de3adfb0&quot;,&quot;itemData&quot;:{&quot;type&quot;:&quot;report&quot;,&quot;id&quot;:&quot;3f3dda25-f7f2-3864-9c89-6f18de3adfb0&quot;,&quot;title&quot;:&quot;Identification guide for commonly encountered prey items found in stomach contents of Northwest Atlantic marine fishes&quot;,&quot;author&quot;:[{&quot;family&quot;:&quot;Darcy&quot;,&quot;given&quot;:&quot;A&quot;,&quot;parse-names&quot;:false,&quot;dropping-particle&quot;:&quot;&quot;,&quot;non-dropping-particle&quot;:&quot;&quot;},{&quot;family&quot;:&quot;Nozères&quot;,&quot;given&quot;:&quot;C&quot;,&quot;parse-names&quot;:false,&quot;dropping-particle&quot;:&quot;&quot;,&quot;non-dropping-particle&quot;:&quot;&quot;},{&quot;family&quot;:&quot;Ricard&quot;,&quot;given&quot;:&quot;D&quot;,&quot;parse-names&quot;:false,&quot;dropping-particle&quot;:&quot;&quot;,&quot;non-dropping-particle&quot;:&quot;&quot;},{&quot;family&quot;:&quot;Robertson&quot;,&quot;given&quot;:&quot;K&quot;,&quot;parse-names&quot;:false,&quot;dropping-particle&quot;:&quot;&quot;,&quot;non-dropping-particle&quot;:&quot;&quot;},{&quot;family&quot;:&quot;Sylvain&quot;,&quot;given&quot;:&quot;F.-É.&quot;,&quot;parse-names&quot;:false,&quot;dropping-particle&quot;:&quot;&quot;,&quot;non-dropping-particle&quot;:&quot;&quot;}],&quot;ISBN&quot;:&quot;9780660701226&quot;,&quot;issued&quot;:{&quot;date-parts&quot;:[[2024]]},&quot;publisher-place&quot;:&quot;Moncton, NB&quot;,&quot;number-of-pages&quot;:&quot;vii + 172 p.&quot;,&quot;issue&quot;:&quot;3591&quot;,&quot;container-title-short&quot;:&quot;&quot;},&quot;isTemporary&quot;:false,&quot;suppress-author&quot;:true,&quot;composite&quot;:false,&quot;author-only&quot;:false}]},{&quot;citationID&quot;:&quot;MENDELEY_CITATION_26db2611-a3b0-4001-b311-7f3a3e68962d&quot;,&quot;properties&quot;:{&quot;noteIndex&quot;:0},&quot;isEdited&quot;:false,&quot;manualOverride&quot;:{&quot;isManuallyOverridden&quot;:false,&quot;citeprocText&quot;:&quot;(Bizzarro et al., 2007; Ferry and Cailliet, 1996)&quot;,&quot;manualOverrideText&quot;:&quot;&quot;},&quot;citationTag&quot;:&quot;MENDELEY_CITATION_v3_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&quot;,&quot;citationItems&quot;:[{&quot;id&quot;:&quot;772a9922-d97c-3445-8c2c-f0ec728c6c75&quot;,&quot;itemData&quot;:{&quot;type&quot;:&quot;chapter&quot;,&quot;id&quot;:&quot;772a9922-d97c-3445-8c2c-f0ec728c6c75&quot;,&quot;title&quot;:&quot;Sample size and data analysis: are we characterizing and comparing diet properly?&quot;,&quot;author&quot;:[{&quot;family&quot;:&quot;Ferry&quot;,&quot;given&quot;:&quot;L A&quot;,&quot;parse-names&quot;:false,&quot;dropping-particle&quot;:&quot;&quot;,&quot;non-dropping-particle&quot;:&quot;&quot;},{&quot;family&quot;:&quot;Cailliet&quot;,&quot;given&quot;:&quot;G M&quot;,&quot;parse-names&quot;:false,&quot;dropping-particle&quot;:&quot;&quot;,&quot;non-dropping-particle&quot;:&quot;&quot;}],&quot;container-title&quot;:&quot;Feeding Ecology and Nutrition in Fish: Symposium Proceedings&quot;,&quot;editor&quot;:[{&quot;family&quot;:&quot;MacKinlay&quot;,&quot;given&quot;:&quot;D&quot;,&quot;parse-names&quot;:false,&quot;dropping-particle&quot;:&quot;&quot;,&quot;non-dropping-particle&quot;:&quot;&quot;},{&quot;family&quot;:&quot;Shearer&quot;,&quot;given&quot;:&quot;K&quot;,&quot;parse-names&quot;:false,&quot;dropping-particle&quot;:&quot;&quot;,&quot;non-dropping-particle&quot;:&quot;&quot;}],&quot;issued&quot;:{&quot;date-parts&quot;:[[1996]]},&quot;publisher-place&quot;:&quot;San Francisco&quot;,&quot;page&quot;:&quot;71-80&quot;,&quot;publisher&quot;:&quot;American Fisheries Society&quot;,&quot;container-title-short&quot;:&quot;&quot;},&quot;isTemporary&quot;:false},{&quot;id&quot;:&quot;462f688c-cbdd-3b2a-b527-586c7d232cfc&quot;,&quot;itemData&quot;:{&quot;type&quot;:&quot;article-journal&quot;,&quot;id&quot;:&quot;462f688c-cbdd-3b2a-b527-586c7d232cfc&quot;,&quot;title&quot;:&quot;Comparative feeding ecology of four sympatric skate species off central California, USA&quot;,&quot;author&quot;:[{&quot;family&quot;:&quot;Bizzarro&quot;,&quot;given&quot;:&quot;Joseph J.&quot;,&quot;parse-names&quot;:false,&quot;dropping-particle&quot;:&quot;&quot;,&quot;non-dropping-particle&quot;:&quot;&quot;},{&quot;family&quot;:&quot;Robinson&quot;,&quot;given&quot;:&quot;Heather J.&quot;,&quot;parse-names&quot;:false,&quot;dropping-particle&quot;:&quot;&quot;,&quot;non-dropping-particle&quot;:&quot;&quot;},{&quot;family&quot;:&quot;Rinewalt&quot;,&quot;given&quot;:&quot;Christopher S.&quot;,&quot;parse-names&quot;:false,&quot;dropping-particle&quot;:&quot;&quot;,&quot;non-dropping-particle&quot;:&quot;&quot;},{&quot;family&quot;:&quot;Ebert&quot;,&quot;given&quot;:&quot;David A.&quot;,&quot;parse-names&quot;:false,&quot;dropping-particle&quot;:&quot;&quot;,&quot;non-dropping-particle&quot;:&quot;&quot;}],&quot;container-title&quot;:&quot;Environmental Biology of Fishes&quot;,&quot;container-title-short&quot;:&quot;Environ. Biol. Fishes&quot;,&quot;accessed&quot;:{&quot;date-parts&quot;:[[2024,8,17]]},&quot;DOI&quot;:&quot;10.1007/S10641-007-9241-6&quot;,&quot;ISSN&quot;:&quot;03781909&quot;,&quot;issued&quot;:{&quot;date-parts&quot;:[[2007]]},&quot;page&quot;:&quot;197-220&quot;,&quot;abstract&quot;:&quot;The big (Raja binoculata), California (R. inornata), longnose (R. rhina), and sandpaper (Bathyraja kincaidii), skates are commonly found on soft-bottom regions of the central California continental shelf and upper slope. The feeding ecology of this assemblage was compared to evaluate the degree of trophic separation among species, based on the results of previous species-specific diet studies. Specimens were collected from fishery independent trawl surveys conducted during September 2002-March 2003 at depths of 9-536 m. Using single and compound measures, diet composition of small (≤60 cm TL) and large (&gt;60 cm TL) individuals were compared within continental shelf (≤200 m) and slope (&gt;200 m) regions using traditional, multivariate, and novel techniques. Diet compositions within size classes were similar in both regions. Diet compositions between size classes generally differed, however, with fishes more important and crustaceans (especially shrimps and euphausiids) less important in the diets of large individuals. Crabs contributed substantially to skate diet compositions on the shelf, but were uncommon prey items at deeper depths, probably because of their relative scarcity in slope waters. Conversely, cephalopods were common prey items at slope depths, but were rarely ingested at shelf depths. The studied skate assemblage appears to consist primarily of generalist crustacean and fish predators that exhibit high dietary overlap at similar sizes. It is possible that resource competition among skates and groundfish species has been reduced because of considerable recent declines in the biomass of upper trophic level groundfishes. Skates may therefore play important roles in contemporary benthic food web dynamics off central California. © 2007 Springer Science+Business Media, Inc.&quot;,&quot;publisher&quot;:&quot;Springer Netherlands&quot;,&quot;issue&quot;:&quot;2-3&quot;,&quot;volume&quot;:&quot;80&quot;},&quot;isTemporary&quot;:false}]},{&quot;citationID&quot;:&quot;MENDELEY_CITATION_d7d92722-9d25-4e0b-b0a8-13aa9e20efd6&quot;,&quot;properties&quot;:{&quot;noteIndex&quot;:0},&quot;isEdited&quot;:false,&quot;manualOverride&quot;:{&quot;isManuallyOverridden&quot;:false,&quot;citeprocText&quot;:&quot;(Scharf et al., 2000)&quot;,&quot;manualOverrideText&quot;:&quot;&quot;},&quot;citationTag&quot;:&quot;MENDELEY_CITATION_v3_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&quot;,&quot;citationItems&quot;:[{&quot;id&quot;:&quot;4023676b-3cd7-334c-aa79-0bff7b05d79d&quot;,&quot;itemData&quot;:{&quot;type&quot;:&quot;article-journal&quot;,&quot;id&quot;:&quot;4023676b-3cd7-334c-aa79-0bff7b05d79d&quot;,&quot;title&quot;:&quot;Predator size–prey size relationships of marine fish predators: interspecific variation and effects of ontogeny and body size on trophic-niche breadth&quot;,&quot;author&quot;:[{&quot;family&quot;:&quot;Scharf&quot;,&quot;given&quot;:&quot;F S&quot;,&quot;parse-names&quot;:false,&quot;dropping-particle&quot;:&quot;&quot;,&quot;non-dropping-particle&quot;:&quot;&quot;},{&quot;family&quot;:&quot;Juanes&quot;,&quot;given&quot;:&quot;F&quot;,&quot;parse-names&quot;:false,&quot;dropping-particle&quot;:&quot;&quot;,&quot;non-dropping-particle&quot;:&quot;&quot;},{&quot;family&quot;:&quot;Rountree&quot;,&quot;given&quot;:&quot;R A&quot;,&quot;parse-names&quot;:false,&quot;dropping-particle&quot;:&quot;&quot;,&quot;non-dropping-particle&quot;:&quot;&quot;}],&quot;container-title&quot;:&quot;Marine Ecology Progress Series&quot;,&quot;container-title-short&quot;:&quot;Mar. Ecol. Prog. Ser.&quot;,&quot;DOI&quot;:&quot;10.3354/meps208229&quot;,&quot;issued&quot;:{&quot;date-parts&quot;:[[2000]]},&quot;page&quot;:&quot;229-248&quot;,&quot;volume&quot;:&quot;208&quot;},&quot;isTemporary&quot;:false,&quot;suppress-author&quot;:false,&quot;composite&quot;:false,&quot;author-only&quot;:false}]},{&quot;citationID&quot;:&quot;MENDELEY_CITATION_a65af19a-cd34-49e9-8026-62ec7ada6bae&quot;,&quot;properties&quot;:{&quot;noteIndex&quot;:0},&quot;isEdited&quot;:false,&quot;manualOverride&quot;:{&quot;isManuallyOverridden&quot;:true,&quot;citeprocText&quot;:&quot;(Pebesma, 2018)&quot;,&quot;manualOverrideText&quot;:&quot;Pebesma, 2018)&quot;},&quot;citationTag&quot;:&quot;MENDELEY_CITATION_v3_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&quot;,&quot;citationItems&quot;:[{&quot;id&quot;:&quot;45bb4e45-529c-3064-af3a-da25598584a0&quot;,&quot;itemData&quot;:{&quot;type&quot;:&quot;article-journal&quot;,&quot;id&quot;:&quot;45bb4e45-529c-3064-af3a-da25598584a0&quot;,&quot;title&quot;:&quot;Simple features for R: standardized support for spatial vector data&quot;,&quot;author&quot;:[{&quot;family&quot;:&quot;Pebesma&quot;,&quot;given&quot;:&quot;E&quot;,&quot;parse-names&quot;:false,&quot;dropping-particle&quot;:&quot;&quot;,&quot;non-dropping-particle&quot;:&quot;&quot;}],&quot;container-title&quot;:&quot;The R Journal&quot;,&quot;container-title-short&quot;:&quot;R J.&quot;,&quot;DOI&quot;:&quot;10.32614/RJ-2018-009&quot;,&quot;issued&quot;:{&quot;date-parts&quot;:[[2018]]},&quot;page&quot;:&quot;439-446&quot;,&quot;volume&quot;:&quot;10&quot;},&quot;isTemporary&quot;:false,&quot;suppress-author&quot;:false,&quot;composite&quot;:false,&quot;author-only&quot;:false}]},{&quot;citationID&quot;:&quot;MENDELEY_CITATION_ac40d434-d877-4606-ab7a-b67193699d8e&quot;,&quot;properties&quot;:{&quot;noteIndex&quot;:0},&quot;isEdited&quot;:false,&quot;manualOverride&quot;:{&quot;isManuallyOverridden&quot;:false,&quot;citeprocText&quot;:&quot;(Buckland et al., 2017; Chipps and Garvey, 2007; Hyslop, 1980)&quot;,&quot;manualOverrideText&quot;:&quot;&quot;},&quot;citationTag&quot;:&quot;MENDELEY_CITATION_v3_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&quot;,&quot;citationItems&quot;:[{&quot;id&quot;:&quot;87b1057a-3ec6-30b8-8550-7dd5bbb5e0a2&quot;,&quot;itemData&quot;:{&quot;type&quot;:&quot;article-journal&quot;,&quot;id&quot;:&quot;87b1057a-3ec6-30b8-8550-7dd5bbb5e0a2&quot;,&quot;title&quot;:&quot;Standardising fish stomach content analysis: the importance of prey condition&quot;,&quot;author&quot;:[{&quot;family&quot;:&quot;Buckland&quot;,&quot;given&quot;:&quot;A&quot;,&quot;parse-names&quot;:false,&quot;dropping-particle&quot;:&quot;&quot;,&quot;non-dropping-particle&quot;:&quot;&quot;},{&quot;family&quot;:&quot;Baker&quot;,&quot;given&quot;:&quot;R&quot;,&quot;parse-names&quot;:false,&quot;dropping-particle&quot;:&quot;&quot;,&quot;non-dropping-particle&quot;:&quot;&quot;},{&quot;family&quot;:&quot;Loneragan&quot;,&quot;given&quot;:&quot;N&quot;,&quot;parse-names&quot;:false,&quot;dropping-particle&quot;:&quot;&quot;,&quot;non-dropping-particle&quot;:&quot;&quot;},{&quot;family&quot;:&quot;Sheaves&quot;,&quot;given&quot;:&quot;M&quot;,&quot;parse-names&quot;:false,&quot;dropping-particle&quot;:&quot;&quot;,&quot;non-dropping-particle&quot;:&quot;&quot;}],&quot;container-title&quot;:&quot;Fisheries Research&quot;,&quot;container-title-short&quot;:&quot;Fish. Res.&quot;,&quot;DOI&quot;:&quot;10.1016/j.fishres.2017.08.003&quot;,&quot;issued&quot;:{&quot;date-parts&quot;:[[2017]]},&quot;page&quot;:&quot;126-140&quot;,&quot;volume&quot;:&quot;196&quot;},&quot;isTemporary&quot;:false},{&quot;id&quot;:&quot;3c9f193a-f250-3ff9-9f9f-b397c207fcce&quot;,&quot;itemData&quot;:{&quot;type&quot;:&quot;chapter&quot;,&quot;id&quot;:&quot;3c9f193a-f250-3ff9-9f9f-b397c207fcce&quot;,&quot;title&quot;:&quot;Assessment of food habits and feeding patterns&quot;,&quot;author&quot;:[{&quot;family&quot;:&quot;Chipps&quot;,&quot;given&quot;:&quot;S R&quot;,&quot;parse-names&quot;:false,&quot;dropping-particle&quot;:&quot;&quot;,&quot;non-dropping-particle&quot;:&quot;&quot;},{&quot;family&quot;:&quot;Garvey&quot;,&quot;given&quot;:&quot;J E&quot;,&quot;parse-names&quot;:false,&quot;dropping-particle&quot;:&quot;&quot;,&quot;non-dropping-particle&quot;:&quot;&quot;}],&quot;container-title&quot;:&quot;Analysis and Interpretation of Freshwater Fisheries Data&quot;,&quot;editor&quot;:[{&quot;family&quot;:&quot;Guy&quot;,&quot;given&quot;:&quot;C S&quot;,&quot;parse-names&quot;:false,&quot;dropping-particle&quot;:&quot;&quot;,&quot;non-dropping-particle&quot;:&quot;&quot;},{&quot;family&quot;:&quot;Brown&quot;,&quot;given&quot;:&quot;M L&quot;,&quot;parse-names&quot;:false,&quot;dropping-particle&quot;:&quot;&quot;,&quot;non-dropping-particle&quot;:&quot;&quot;}],&quot;DOI&quot;:&quot;10.47886/9781888569773.ch11&quot;,&quot;issued&quot;:{&quot;date-parts&quot;:[[2007]]},&quot;publisher-place&quot;:&quot;Bethesda, MD&quot;,&quot;page&quot;:&quot;473-514&quot;,&quot;publisher&quot;:&quot;American Fisheries Society&quot;,&quot;container-title-short&quot;:&quot;&quot;},&quot;isTemporary&quot;:false},{&quot;id&quot;:&quot;bc0f77d6-fa6b-3058-91b1-ddea1cb9c133&quot;,&quot;itemData&quot;:{&quot;type&quot;:&quot;article-journal&quot;,&quot;id&quot;:&quot;bc0f77d6-fa6b-3058-91b1-ddea1cb9c133&quot;,&quot;title&quot;:&quot;Stomach contents analysis—a review of methods and their application&quot;,&quot;author&quot;:[{&quot;family&quot;:&quot;Hyslop&quot;,&quot;given&quot;:&quot;E J&quot;,&quot;parse-names&quot;:false,&quot;dropping-particle&quot;:&quot;&quot;,&quot;non-dropping-particle&quot;:&quot;&quot;}],&quot;container-title&quot;:&quot;Journal of Fish Biology&quot;,&quot;container-title-short&quot;:&quot;J. Fish Biol.&quot;,&quot;DOI&quot;:&quot;10.1111/j.1095-8649.1980.tb02775.x&quot;,&quot;issued&quot;:{&quot;date-parts&quot;:[[1980]]},&quot;page&quot;:&quot;411-429&quot;,&quot;volume&quot;:&quot;17&quot;},&quot;isTemporary&quot;:false}]},{&quot;citationID&quot;:&quot;MENDELEY_CITATION_db0a70fa-5bf7-4f79-a0d2-0d69157f5584&quot;,&quot;properties&quot;:{&quot;noteIndex&quot;:0},&quot;isEdited&quot;:false,&quot;manualOverride&quot;:{&quot;isManuallyOverridden&quot;:false,&quot;citeprocText&quot;:&quot;(WoRMS Editorial Board, 2023)&quot;,&quot;manualOverrideText&quot;:&quot;&quot;},&quot;citationTag&quot;:&quot;MENDELEY_CITATION_v3_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&quot;,&quot;citationItems&quot;:[{&quot;id&quot;:&quot;2571f9eb-915a-3d34-8a09-53043416e6a7&quot;,&quot;itemData&quot;:{&quot;type&quot;:&quot;article&quot;,&quot;id&quot;:&quot;2571f9eb-915a-3d34-8a09-53043416e6a7&quot;,&quot;title&quot;:&quot;World Register of Marine Species&quot;,&quot;author&quot;:[{&quot;family&quot;:&quot;WoRMS Editorial Board&quot;,&quot;given&quot;:&quot;&quot;,&quot;parse-names&quot;:false,&quot;dropping-particle&quot;:&quot;&quot;,&quot;non-dropping-particle&quot;:&quot;&quot;}],&quot;DOI&quot;:&quot;10.14284/170&quot;,&quot;URL&quot;:&quot;https://www.marinespecies.org&quot;,&quot;issued&quot;:{&quot;date-parts&quot;:[[2023]]},&quot;container-title-short&quot;:&quot;&quot;},&quot;isTemporary&quot;:false,&quot;suppress-author&quot;:false,&quot;composite&quot;:false,&quot;author-only&quot;:false}]},{&quot;citationID&quot;:&quot;MENDELEY_CITATION_d6220829-4a74-4155-8dcc-ec5ec0eb52db&quot;,&quot;properties&quot;:{&quot;noteIndex&quot;:0},&quot;isEdited&quot;:false,&quot;manualOverride&quot;:{&quot;isManuallyOverridden&quot;:false,&quot;citeprocText&quot;:&quot;(Chamberlain and Vanhoorne, 2023)&quot;,&quot;manualOverrideText&quot;:&quot;&quot;},&quot;citationTag&quot;:&quot;MENDELEY_CITATION_v3_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a0217459-92e2-35e3-a333-7a03efdbc823&quot;,&quot;itemData&quot;:{&quot;type&quot;:&quot;article&quot;,&quot;id&quot;:&quot;a0217459-92e2-35e3-a333-7a03efdbc823&quot;,&quot;title&quot;:&quot;worrms: World Register of Marine Species (WoRMS) Client&quot;,&quot;author&quot;:[{&quot;family&quot;:&quot;Chamberlain&quot;,&quot;given&quot;:&quot;Scott&quot;,&quot;parse-names&quot;:false,&quot;dropping-particle&quot;:&quot;&quot;,&quot;non-dropping-particle&quot;:&quot;&quot;},{&quot;family&quot;:&quot;Vanhoorne&quot;,&quot;given&quot;:&quot;Bar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1befbdee-9bed-46b5-bdea-66b85f6dcb1f&quot;,&quot;properties&quot;:{&quot;noteIndex&quot;:0},&quot;isEdited&quot;:false,&quot;manualOverride&quot;:{&quot;isManuallyOverridden&quot;:false,&quot;citeprocText&quot;:&quot;(Chamberlain and Szöcs, 2013)&quot;,&quot;manualOverrideText&quot;:&quot;&quot;},&quot;citationTag&quot;:&quot;MENDELEY_CITATION_v3_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&quot;,&quot;citationItems&quot;:[{&quot;id&quot;:&quot;193fdaf5-9135-3251-9aad-f7879e4773ce&quot;,&quot;itemData&quot;:{&quot;type&quot;:&quot;article-journal&quot;,&quot;id&quot;:&quot;193fdaf5-9135-3251-9aad-f7879e4773ce&quot;,&quot;title&quot;:&quot;taxize: taxonomic search and retrieval in R&quot;,&quot;author&quot;:[{&quot;family&quot;:&quot;Chamberlain&quot;,&quot;given&quot;:&quot;Scott A&quot;,&quot;parse-names&quot;:false,&quot;dropping-particle&quot;:&quot;&quot;,&quot;non-dropping-particle&quot;:&quot;&quot;},{&quot;family&quot;:&quot;Szöcs&quot;,&quot;given&quot;:&quot;Eduard&quot;,&quot;parse-names&quot;:false,&quot;dropping-particle&quot;:&quot;&quot;,&quot;non-dropping-particle&quot;:&quot;&quot;}],&quot;container-title&quot;:&quot;F1000Research&quot;,&quot;container-title-short&quot;:&quot;F1000Res.&quot;,&quot;DOI&quot;:&quot;10.12688/f1000research.2-191.v2&quot;,&quot;URL&quot;:&quot;https://f1000research.com/articles/2-191/v2&quot;,&quot;issued&quot;:{&quot;date-parts&quot;:[[2013]]},&quot;page&quot;:&quot;191&quot;,&quot;volume&quot;:&quot;2&quot;},&quot;isTemporary&quot;:false,&quot;suppress-author&quot;:false,&quot;composite&quot;:false,&quot;author-only&quot;:false}]},{&quot;citationID&quot;:&quot;MENDELEY_CITATION_fdb1cc83-6156-4493-8eab-d4e2c5a15f2d&quot;,&quot;properties&quot;:{&quot;noteIndex&quot;:0},&quot;isEdited&quot;:false,&quot;manualOverride&quot;:{&quot;isManuallyOverridden&quot;:false,&quot;citeprocText&quot;:&quot;(Amundsen and Sánchez-Hernández, 2019; Pombo et al., 2013)&quot;,&quot;manualOverrideText&quot;:&quot;&quot;},&quot;citationTag&quot;:&quot;MENDELEY_CITATION_v3_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&quot;,&quot;citationItems&quot;:[{&quot;id&quot;:&quot;49c32560-07aa-3cfb-a892-88496a24ae35&quot;,&quot;itemData&quot;:{&quot;type&quot;:&quot;article-journal&quot;,&quot;id&quot;:&quot;49c32560-07aa-3cfb-a892-88496a24ae35&quot;,&quot;title&quot;:&quot;Seasonality, dietary overlap and the role of taxonomic resolution in the study of the diet of three congeneric fishes from a tropical bay&quot;,&quot;author&quot;:[{&quot;family&quot;:&quot;Pombo&quot;,&quot;given&quot;:&quot;Maíra&quot;,&quot;parse-names&quot;:false,&quot;dropping-particle&quot;:&quot;&quot;,&quot;non-dropping-particle&quot;:&quot;&quot;},{&quot;family&quot;:&quot;Denadai&quot;,&quot;given&quot;:&quot;Márcia Regina&quot;,&quot;parse-names&quot;:false,&quot;dropping-particle&quot;:&quot;&quot;,&quot;non-dropping-particle&quot;:&quot;&quot;},{&quot;family&quot;:&quot;Turra&quot;,&quot;given&quot;:&quot;Alexander&quot;,&quot;parse-names&quot;:false,&quot;dropping-particle&quot;:&quot;&quot;,&quot;non-dropping-particle&quot;:&quot;&quot;}],&quot;container-title&quot;:&quot;PLoS ONE&quot;,&quot;container-title-short&quot;:&quot;PLoS One&quot;,&quot;DOI&quot;:&quot;10.1371/journal.pone.0056107&quot;,&quot;issued&quot;:{&quot;date-parts&quot;:[[2013]]},&quot;page&quot;:&quot;e56107&quot;,&quot;issue&quot;:&quot;2&quot;,&quot;volume&quot;:&quot;8&quot;},&quot;isTemporary&quot;:false},{&quot;id&quot;:&quot;c920bc16-45af-3241-b6ac-a7d79c1f8653&quot;,&quot;itemData&quot;:{&quot;type&quot;:&quot;article-journal&quot;,&quot;id&quot;:&quot;c920bc16-45af-3241-b6ac-a7d79c1f8653&quot;,&quot;title&quot;:&quot;Feeding studies take guts – critical review and recommendations of methods for stomach contents analysis in fish&quot;,&quot;author&quot;:[{&quot;family&quot;:&quot;Amundsen&quot;,&quot;given&quot;:&quot;P.-A.&quot;,&quot;parse-names&quot;:false,&quot;dropping-particle&quot;:&quot;&quot;,&quot;non-dropping-particle&quot;:&quot;&quot;},{&quot;family&quot;:&quot;Sánchez-Hernández&quot;,&quot;given&quot;:&quot;J&quot;,&quot;parse-names&quot;:false,&quot;dropping-particle&quot;:&quot;&quot;,&quot;non-dropping-particle&quot;:&quot;&quot;}],&quot;container-title&quot;:&quot;Journal of Fish Biology&quot;,&quot;container-title-short&quot;:&quot;J. Fish Biol.&quot;,&quot;DOI&quot;:&quot;10.1111/jfb.14151&quot;,&quot;issued&quot;:{&quot;date-parts&quot;:[[2019]]},&quot;page&quot;:&quot;1364-1373&quot;,&quot;issue&quot;:&quot;6&quot;,&quot;volume&quot;:&quot;95&quot;},&quot;isTemporary&quot;:false}]},{&quot;citationID&quot;:&quot;MENDELEY_CITATION_90beb754-0466-4880-a5cc-5b9524111134&quot;,&quot;properties&quot;:{&quot;noteIndex&quot;:0},&quot;isEdited&quot;:false,&quot;manualOverride&quot;:{&quot;isManuallyOverridden&quot;:false,&quot;citeprocText&quot;:&quot;(Cortés, 1997)&quot;,&quot;manualOverrideText&quot;:&quot;&quot;},&quot;citationTag&quot;:&quot;MENDELEY_CITATION_v3_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&quot;,&quot;citationItems&quot;:[{&quot;id&quot;:&quot;ad734094-ddbd-3f43-a665-48267626fd77&quot;,&quot;itemData&quot;:{&quot;type&quot;:&quot;article-journal&quot;,&quot;id&quot;:&quot;ad734094-ddbd-3f43-a665-48267626fd77&quot;,&quot;title&quot;:&quot;A critical review of methods of studying fish feeding based on analysis of stomach contents: application to elasmobranch fishes&quot;,&quot;author&quot;:[{&quot;family&quot;:&quot;Cortés&quot;,&quot;given&quot;:&quot;E&quot;,&quot;parse-names&quot;:false,&quot;dropping-particle&quot;:&quot;&quot;,&quot;non-dropping-particle&quot;:&quot;&quot;}],&quot;container-title&quot;:&quot;Canadian Journal of Fisheries and Aquatic Sciences&quot;,&quot;DOI&quot;:&quot;10.1139/f96-316&quot;,&quot;issued&quot;:{&quot;date-parts&quot;:[[1997]]},&quot;page&quot;:&quot;726-738&quot;,&quot;volume&quot;:&quot;54&quot;,&quot;container-title-short&quot;:&quot;&quot;},&quot;isTemporary&quot;:false}]},{&quot;citationID&quot;:&quot;MENDELEY_CITATION_6952cafc-8a9c-480f-a9bd-5d8cee23471a&quot;,&quot;properties&quot;:{&quot;noteIndex&quot;:0},&quot;isEdited&quot;:false,&quot;manualOverride&quot;:{&quot;isManuallyOverridden&quot;:false,&quot;citeprocText&quot;:&quot;(Shannon and Weaver, 1949)&quot;,&quot;manualOverrideText&quot;:&quot;&quot;},&quot;citationTag&quot;:&quot;MENDELEY_CITATION_v3_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&quot;,&quot;citationItems&quot;:[{&quot;id&quot;:&quot;ffad270a-60e3-3bc3-a123-c9992fe30e4d&quot;,&quot;itemData&quot;:{&quot;type&quot;:&quot;book&quot;,&quot;id&quot;:&quot;ffad270a-60e3-3bc3-a123-c9992fe30e4d&quot;,&quot;title&quot;:&quot;The Mathematical Theory of Communication&quot;,&quot;author&quot;:[{&quot;family&quot;:&quot;Shannon&quot;,&quot;given&quot;:&quot;C E&quot;,&quot;parse-names&quot;:false,&quot;dropping-particle&quot;:&quot;&quot;,&quot;non-dropping-particle&quot;:&quot;&quot;},{&quot;family&quot;:&quot;Weaver&quot;,&quot;given&quot;:&quot;W&quot;,&quot;parse-names&quot;:false,&quot;dropping-particle&quot;:&quot;&quot;,&quot;non-dropping-particle&quot;:&quot;&quot;}],&quot;issued&quot;:{&quot;date-parts&quot;:[[1949]]},&quot;publisher-place&quot;:&quot;Urbana, IL&quot;,&quot;publisher&quot;:&quot;University of Illinois Press&quot;,&quot;container-title-short&quot;:&quot;&quot;},&quot;isTemporary&quot;:false,&quot;suppress-author&quot;:false,&quot;composite&quot;:false,&quot;author-only&quot;:false}]},{&quot;citationID&quot;:&quot;MENDELEY_CITATION_6d185dc6-ee56-4099-b055-1ee30b20e733&quot;,&quot;properties&quot;:{&quot;noteIndex&quot;:0},&quot;isEdited&quot;:false,&quot;manualOverride&quot;:{&quot;isManuallyOverridden&quot;:false,&quot;citeprocText&quot;:&quot;(Hill, 1973; Jost, 2006)&quot;,&quot;manualOverrideText&quot;:&quot;&quot;},&quot;citationTag&quot;:&quot;MENDELEY_CITATION_v3_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&quot;,&quot;citationItems&quot;:[{&quot;id&quot;:&quot;68780776-b8b3-3a61-9376-c35893dacec1&quot;,&quot;itemData&quot;:{&quot;type&quot;:&quot;article-journal&quot;,&quot;id&quot;:&quot;68780776-b8b3-3a61-9376-c35893dacec1&quot;,&quot;title&quot;:&quot;Diversity and Evenness: A Unifying Notation and Its Consequences&quot;,&quot;author&quot;:[{&quot;family&quot;:&quot;Hill&quot;,&quot;given&quot;:&quot;M. O.&quot;,&quot;parse-names&quot;:false,&quot;dropping-particle&quot;:&quot;&quot;,&quot;non-dropping-particle&quot;:&quot;&quot;}],&quot;container-title&quot;:&quot;Ecology&quot;,&quot;container-title-short&quot;:&quot;Ecology&quot;,&quot;accessed&quot;:{&quot;date-parts&quot;:[[2024,1,2]]},&quot;DOI&quot;:&quot;10.2307/1934352&quot;,&quot;issued&quot;:{&quot;date-parts&quot;:[[1973,3]]},&quot;page&quot;:&quot;427-432&quot;,&quot;abstract&quot;:&quot;Three commonly used measures of diversity, Simpson's index, Shannon's entropy, and the total number of species, are related to Renyi's definition of a generalized entropy. A unified concept of diversity is presented, according to which there is a continuum of possible diversity measures. In a sense which becomes apparent, these measures provide estimates of the effective number of species present, and differ only in their tendency to include or to ignore the relatively rarer species. The notion of the diversity of a community as opposed to that of a sample is examined, and is related to the asymptotic form of the species—abundance curve. A new and plausible definition of evenness is derived. See full-text article at JSTOR&quot;,&quot;publisher&quot;:&quot;Wiley&quot;,&quot;issue&quot;:&quot;2&quot;,&quot;volume&quot;:&quot;54&quot;},&quot;isTemporary&quot;:false},{&quot;id&quot;:&quot;444fdf39-dd8d-32a5-a1a2-adb22d21064e&quot;,&quot;itemData&quot;:{&quot;type&quot;:&quot;article-journal&quot;,&quot;id&quot;:&quot;444fdf39-dd8d-32a5-a1a2-adb22d21064e&quot;,&quot;title&quot;:&quot;Entropy and diversity&quot;,&quot;author&quot;:[{&quot;family&quot;:&quot;Jost&quot;,&quot;given&quot;:&quot;L&quot;,&quot;parse-names&quot;:false,&quot;dropping-particle&quot;:&quot;&quot;,&quot;non-dropping-particle&quot;:&quot;&quot;}],&quot;container-title&quot;:&quot;Oikos&quot;,&quot;DOI&quot;:&quot;10.1111/j.2006.0030-1299.14714.x&quot;,&quot;issued&quot;:{&quot;date-parts&quot;:[[2006]]},&quot;page&quot;:&quot;363-375&quot;,&quot;volume&quot;:&quot;113&quot;,&quot;container-title-short&quot;:&quot;&quot;},&quot;isTemporary&quot;:false}]},{&quot;citationID&quot;:&quot;MENDELEY_CITATION_dc21dc5d-19fc-41a0-9eb9-79f10f78f259&quot;,&quot;properties&quot;:{&quot;noteIndex&quot;:0,&quot;mode&quot;:&quot;suppress-author&quot;},&quot;isEdited&quot;:false,&quot;manualOverride&quot;:{&quot;isManuallyOverridden&quot;:false,&quot;citeprocText&quot;:&quot;(1970)&quot;,&quot;manualOverrideText&quot;:&quot;&quot;},&quot;citationTag&quot;:&quot;MENDELEY_CITATION_v3_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&quot;,&quot;citationItems&quot;:[{&quot;displayAs&quot;:&quot;suppress-author&quot;,&quot;label&quot;:&quot;page&quot;,&quot;id&quot;:&quot;22bda248-d0a6-3956-bd0f-422fca74d213&quot;,&quot;itemData&quot;:{&quot;type&quot;:&quot;article-journal&quot;,&quot;id&quot;:&quot;22bda248-d0a6-3956-bd0f-422fca74d213&quot;,&quot;title&quot;:&quot;A test for comparing diversities based on the Shannon formula&quot;,&quot;author&quot;:[{&quot;family&quot;:&quot;Hutcheson&quot;,&quot;given&quot;:&quot;K&quot;,&quot;parse-names&quot;:false,&quot;dropping-particle&quot;:&quot;&quot;,&quot;non-dropping-particle&quot;:&quot;&quot;}],&quot;container-title&quot;:&quot;Journal of Theoretical Biology&quot;,&quot;container-title-short&quot;:&quot;J. Theor. Biol.&quot;,&quot;DOI&quot;:&quot;10.1016/0022-5193(70)90124-4&quot;,&quot;issued&quot;:{&quot;date-parts&quot;:[[1970]]},&quot;page&quot;:&quot;151-154&quot;,&quot;volume&quot;:&quot;29&quot;},&quot;isTemporary&quot;:false,&quot;suppress-author&quot;:true,&quot;composite&quot;:false,&quot;author-only&quot;:false}]},{&quot;citationID&quot;:&quot;MENDELEY_CITATION_92e73f8d-4e59-4043-8fc1-b99c4787df81&quot;,&quot;properties&quot;:{&quot;noteIndex&quot;:0},&quot;isEdited&quot;:false,&quot;manualOverride&quot;:{&quot;isManuallyOverridden&quot;:false,&quot;citeprocText&quot;:&quot;(Hurlbert, 1978; Levins, 1968)&quot;,&quot;manualOverrideText&quot;:&quot;&quot;},&quot;citationTag&quot;:&quot;MENDELEY_CITATION_v3_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&quot;,&quot;citationItems&quot;:[{&quot;id&quot;:&quot;b598bdf7-42c1-3fb5-b1e9-2079093174ff&quot;,&quot;itemData&quot;:{&quot;type&quot;:&quot;book&quot;,&quot;id&quot;:&quot;b598bdf7-42c1-3fb5-b1e9-2079093174ff&quot;,&quot;title&quot;:&quot;Evolution in Changing Environments: Some Theoretical Explorations&quot;,&quot;author&quot;:[{&quot;family&quot;:&quot;Levins&quot;,&quot;given&quot;:&quot;R&quot;,&quot;parse-names&quot;:false,&quot;dropping-particle&quot;:&quot;&quot;,&quot;non-dropping-particle&quot;:&quot;&quot;}],&quot;issued&quot;:{&quot;date-parts&quot;:[[1968]]},&quot;publisher-place&quot;:&quot;Princeton, NJ&quot;,&quot;publisher&quot;:&quot;Princeton University Press&quot;,&quot;container-title-short&quot;:&quot;&quot;},&quot;isTemporary&quot;:false},{&quot;id&quot;:&quot;ed2e5ed3-6b0c-353e-8d8a-b30d4eaf327d&quot;,&quot;itemData&quot;:{&quot;type&quot;:&quot;article-journal&quot;,&quot;id&quot;:&quot;ed2e5ed3-6b0c-353e-8d8a-b30d4eaf327d&quot;,&quot;title&quot;:&quot;The measurement of niche overlap and some relatives&quot;,&quot;author&quot;:[{&quot;family&quot;:&quot;Hurlbert&quot;,&quot;given&quot;:&quot;S H&quot;,&quot;parse-names&quot;:false,&quot;dropping-particle&quot;:&quot;&quot;,&quot;non-dropping-particle&quot;:&quot;&quot;}],&quot;container-title&quot;:&quot;Ecology&quot;,&quot;container-title-short&quot;:&quot;Ecology&quot;,&quot;DOI&quot;:&quot;10.2307/1936632&quot;,&quot;issued&quot;:{&quot;date-parts&quot;:[[1978]]},&quot;page&quot;:&quot;67-77&quot;,&quot;volume&quot;:&quot;59&quot;},&quot;isTemporary&quot;:false}]},{&quot;citationID&quot;:&quot;MENDELEY_CITATION_4dbd65b1-0acf-4b51-871b-e56732cb44a4&quot;,&quot;properties&quot;:{&quot;noteIndex&quot;:0},&quot;isEdited&quot;:false,&quot;manualOverride&quot;:{&quot;isManuallyOverridden&quot;:true,&quot;citeprocText&quot;:&quot;(Efron and Tibshirani, 1993)&quot;,&quot;manualOverrideText&quot;:&quot;Efron &amp; Tibshirani, 1993)&quot;},&quot;citationTag&quot;:&quot;MENDELEY_CITATION_v3_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&quot;,&quot;citationItems&quot;:[{&quot;id&quot;:&quot;72410015-2f93-3eb9-8fd6-46d4f429f4c0&quot;,&quot;itemData&quot;:{&quot;type&quot;:&quot;book&quot;,&quot;id&quot;:&quot;72410015-2f93-3eb9-8fd6-46d4f429f4c0&quot;,&quot;title&quot;:&quot;An Introduction to the Bootstrap&quot;,&quot;author&quot;:[{&quot;family&quot;:&quot;Efron&quot;,&quot;given&quot;:&quot;B&quot;,&quot;parse-names&quot;:false,&quot;dropping-particle&quot;:&quot;&quot;,&quot;non-dropping-particle&quot;:&quot;&quot;},{&quot;family&quot;:&quot;Tibshirani&quot;,&quot;given&quot;:&quot;R J&quot;,&quot;parse-names&quot;:false,&quot;dropping-particle&quot;:&quot;&quot;,&quot;non-dropping-particle&quot;:&quot;&quot;}],&quot;issued&quot;:{&quot;date-parts&quot;:[[1993]]},&quot;publisher-place&quot;:&quot;New York&quot;,&quot;publisher&quot;:&quot;Chapman &amp; Hall&quot;,&quot;container-title-short&quot;:&quot;&quot;},&quot;isTemporary&quot;:false,&quot;suppress-author&quot;:false,&quot;composite&quot;:false,&quot;author-only&quot;:false}]},{&quot;citationID&quot;:&quot;MENDELEY_CITATION_989065e9-916e-4230-a730-18fbe2bad782&quot;,&quot;properties&quot;:{&quot;noteIndex&quot;:0},&quot;isEdited&quot;:false,&quot;manualOverride&quot;:{&quot;isManuallyOverridden&quot;:false,&quot;citeprocText&quot;:&quot;(Clarke and Warwick, 2001)&quot;,&quot;manualOverrideText&quot;:&quot;&quot;},&quot;citationTag&quot;:&quot;MENDELEY_CITATION_v3_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&quot;,&quot;citationItems&quot;:[{&quot;id&quot;:&quot;7fca0b30-ba0b-3f3a-bbcc-9051a581613d&quot;,&quot;itemData&quot;:{&quot;type&quot;:&quot;book&quot;,&quot;id&quot;:&quot;7fca0b30-ba0b-3f3a-bbcc-9051a581613d&quot;,&quot;title&quot;:&quot;Change in Marine Communities: An Approach to Statistical Analysis and Interpretation&quot;,&quot;author&quot;:[{&quot;family&quot;:&quot;Clarke&quot;,&quot;given&quot;:&quot;K R&quot;,&quot;parse-names&quot;:false,&quot;dropping-particle&quot;:&quot;&quot;,&quot;non-dropping-particle&quot;:&quot;&quot;},{&quot;family&quot;:&quot;Warwick&quot;,&quot;given&quot;:&quot;R M&quot;,&quot;parse-names&quot;:false,&quot;dropping-particle&quot;:&quot;&quot;,&quot;non-dropping-particle&quot;:&quot;&quot;}],&quot;issued&quot;:{&quot;date-parts&quot;:[[2001]]},&quot;publisher-place&quot;:&quot;Plymouth, UK&quot;,&quot;edition&quot;:&quot;2nd&quot;,&quot;publisher&quot;:&quot;PRIMER-E&quot;,&quot;container-title-short&quot;:&quot;&quot;},&quot;isTemporary&quot;:false,&quot;suppress-author&quot;:false,&quot;composite&quot;:false,&quot;author-only&quot;:false}]},{&quot;citationID&quot;:&quot;MENDELEY_CITATION_6dddba60-ee4e-4287-9068-0fa3f72e7af6&quot;,&quot;properties&quot;:{&quot;noteIndex&quot;:0},&quot;isEdited&quot;:false,&quot;manualOverride&quot;:{&quot;isManuallyOverridden&quot;:false,&quot;citeprocText&quot;:&quot;(Bray and Curtis, 1957; Legendre and Legendre, 2012)&quot;,&quot;manualOverrideText&quot;:&quot;&quot;},&quot;citationTag&quot;:&quot;MENDELEY_CITATION_v3_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&quot;,&quot;citationItems&quot;:[{&quot;id&quot;:&quot;a2146047-262d-3c9f-b5dd-1eaa6b016f09&quot;,&quot;itemData&quot;:{&quot;type&quot;:&quot;article-journal&quot;,&quot;id&quot;:&quot;a2146047-262d-3c9f-b5dd-1eaa6b016f09&quot;,&quot;title&quot;:&quot;An ordination of the upland forest communities of southern Wisconsin&quot;,&quot;author&quot;:[{&quot;family&quot;:&quot;Bray&quot;,&quot;given&quot;:&quot;J R&quot;,&quot;parse-names&quot;:false,&quot;dropping-particle&quot;:&quot;&quot;,&quot;non-dropping-particle&quot;:&quot;&quot;},{&quot;family&quot;:&quot;Curtis&quot;,&quot;given&quot;:&quot;J T&quot;,&quot;parse-names&quot;:false,&quot;dropping-particle&quot;:&quot;&quot;,&quot;non-dropping-particle&quot;:&quot;&quot;}],&quot;container-title&quot;:&quot;Ecological Monographs&quot;,&quot;container-title-short&quot;:&quot;Ecol. Monogr.&quot;,&quot;DOI&quot;:&quot;10.2307/1942268&quot;,&quot;issued&quot;:{&quot;date-parts&quot;:[[1957]]},&quot;page&quot;:&quot;325-349&quot;,&quot;volume&quot;:&quot;27&quot;},&quot;isTemporary&quot;:false},{&quot;id&quot;:&quot;b4f9e026-a2de-322a-9599-6bf719d96495&quot;,&quot;itemData&quot;:{&quot;type&quot;:&quot;book&quot;,&quot;id&quot;:&quot;b4f9e026-a2de-322a-9599-6bf719d96495&quot;,&quot;title&quot;:&quot;Numerical Ecology&quot;,&quot;author&quot;:[{&quot;family&quot;:&quot;Legendre&quot;,&quot;given&quot;:&quot;P&quot;,&quot;parse-names&quot;:false,&quot;dropping-particle&quot;:&quot;&quot;,&quot;non-dropping-particle&quot;:&quot;&quot;},{&quot;family&quot;:&quot;Legendre&quot;,&quot;given&quot;:&quot;L&quot;,&quot;parse-names&quot;:false,&quot;dropping-particle&quot;:&quot;&quot;,&quot;non-dropping-particle&quot;:&quot;&quot;}],&quot;issued&quot;:{&quot;date-parts&quot;:[[2012]]},&quot;publisher-place&quot;:&quot;Amsterdam&quot;,&quot;edition&quot;:&quot;3rd&quot;,&quot;publisher&quot;:&quot;Elsevier&quot;,&quot;container-title-short&quot;:&quot;&quot;},&quot;isTemporary&quot;:false}]},{&quot;citationID&quot;:&quot;MENDELEY_CITATION_bbcecc13-e88c-4996-90fd-b98df7ab142d&quot;,&quot;properties&quot;:{&quot;noteIndex&quot;:0},&quot;isEdited&quot;:false,&quot;manualOverride&quot;:{&quot;isManuallyOverridden&quot;:true,&quot;citeprocText&quot;:&quot;(Anderson, 2001)&quot;,&quot;manualOverrideText&quot;:&quot;(Anderson, 2001&quot;},&quot;citationTag&quot;:&quot;MENDELEY_CITATION_v3_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&quot;,&quot;citationItems&quot;:[{&quot;id&quot;:&quot;b895a419-4b02-3fd2-b225-da982ddebde3&quot;,&quot;itemData&quot;:{&quot;type&quot;:&quot;article-journal&quot;,&quot;id&quot;:&quot;b895a419-4b02-3fd2-b225-da982ddebde3&quot;,&quot;title&quot;:&quot;A new method for non-parametric multivariate analysis of variance&quot;,&quot;author&quot;:[{&quot;family&quot;:&quot;Anderson&quot;,&quot;given&quot;:&quot;M J&quot;,&quot;parse-names&quot;:false,&quot;dropping-particle&quot;:&quot;&quot;,&quot;non-dropping-particle&quot;:&quot;&quot;}],&quot;container-title&quot;:&quot;Austral Ecology&quot;,&quot;container-title-short&quot;:&quot;Austral Ecol.&quot;,&quot;DOI&quot;:&quot;10.1111/j.1442-9993.2001.01070.pp.x&quot;,&quot;issued&quot;:{&quot;date-parts&quot;:[[2001]]},&quot;page&quot;:&quot;32-46&quot;,&quot;volume&quot;:&quot;26&quot;},&quot;isTemporary&quot;:false,&quot;suppress-author&quot;:false,&quot;composite&quot;:false,&quot;author-only&quot;:false}]},{&quot;citationID&quot;:&quot;MENDELEY_CITATION_74f6b619-03a3-45e8-8454-b9505911fc89&quot;,&quot;properties&quot;:{&quot;noteIndex&quot;:0},&quot;isEdited&quot;:false,&quot;manualOverride&quot;:{&quot;isManuallyOverridden&quot;:true,&quot;citeprocText&quot;:&quot;(Anderson, 2006)&quot;,&quot;manualOverrideText&quot;:&quot;(Anderson, 2006&quot;},&quot;citationTag&quot;:&quot;MENDELEY_CITATION_v3_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&quot;,&quot;citationItems&quot;:[{&quot;id&quot;:&quot;d1da9d93-702b-3dcf-b931-4cd677506f89&quot;,&quot;itemData&quot;:{&quot;type&quot;:&quot;article-journal&quot;,&quot;id&quot;:&quot;d1da9d93-702b-3dcf-b931-4cd677506f89&quot;,&quot;title&quot;:&quot;Distance-Based Tests for Homogeneity of Multivariate Dispersions&quot;,&quot;author&quot;:[{&quot;family&quot;:&quot;Anderson&quot;,&quot;given&quot;:&quot;Marti J&quot;,&quot;parse-names&quot;:false,&quot;dropping-particle&quot;:&quot;&quot;,&quot;non-dropping-particle&quot;:&quot;&quot;}],&quot;container-title&quot;:&quot;Biometrics&quot;,&quot;container-title-short&quot;:&quot;Biometrics&quot;,&quot;DOI&quot;:&quot;10.1111/j.1541-0420.2005.00440.x&quot;,&quot;ISSN&quot;:&quot;0006-341X&quot;,&quot;issued&quot;:{&quot;date-parts&quot;:[[2006]]},&quot;page&quot;:&quot;245-253&quot;,&quot;publisher&quot;:&quot;Wiley&quot;,&quot;issue&quot;:&quot;1&quot;,&quot;volume&quot;:&quot;62&quot;},&quot;isTemporary&quot;:false,&quot;suppress-author&quot;:false,&quot;composite&quot;:false,&quot;author-only&quot;:false}]},{&quot;citationID&quot;:&quot;MENDELEY_CITATION_f23b3c74-6499-4b24-bc76-ea693612b3d0&quot;,&quot;properties&quot;:{&quot;noteIndex&quot;:0},&quot;isEdited&quot;:false,&quot;manualOverride&quot;:{&quot;isManuallyOverridden&quot;:false,&quot;citeprocText&quot;:&quot;(Hurlbert, 1984; Pennington and Vølstad, 1994)&quot;,&quot;manualOverrideText&quot;:&quot;&quot;},&quot;citationTag&quot;:&quot;MENDELEY_CITATION_v3_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&quot;,&quot;citationItems&quot;:[{&quot;id&quot;:&quot;cf5a33f7-753a-378b-8dd8-0a229693aa35&quot;,&quot;itemData&quot;:{&quot;type&quot;:&quot;article-journal&quot;,&quot;id&quot;:&quot;cf5a33f7-753a-378b-8dd8-0a229693aa35&quot;,&quot;title&quot;:&quot;Pseudoreplication and the design of ecological field experiments&quot;,&quot;author&quot;:[{&quot;family&quot;:&quot;Hurlbert&quot;,&quot;given&quot;:&quot;S H&quot;,&quot;parse-names&quot;:false,&quot;dropping-particle&quot;:&quot;&quot;,&quot;non-dropping-particle&quot;:&quot;&quot;}],&quot;container-title&quot;:&quot;Ecological Monographs&quot;,&quot;container-title-short&quot;:&quot;Ecol. Monogr.&quot;,&quot;DOI&quot;:&quot;10.2307/1942661&quot;,&quot;issued&quot;:{&quot;date-parts&quot;:[[1984]]},&quot;page&quot;:&quot;187-211&quot;,&quot;volume&quot;:&quot;54&quot;},&quot;isTemporary&quot;:false},{&quot;id&quot;:&quot;766b740c-18f5-3e73-ad03-d9f6beadff8e&quot;,&quot;itemData&quot;:{&quot;type&quot;:&quot;article-journal&quot;,&quot;id&quot;:&quot;766b740c-18f5-3e73-ad03-d9f6beadff8e&quot;,&quot;title&quot;:&quot;Assessing the effect of intra-haul correlation and variable density on estimates of population characteristics from marine surveys&quot;,&quot;author&quot;:[{&quot;family&quot;:&quot;Pennington&quot;,&quot;given&quot;:&quot;M&quot;,&quot;parse-names&quot;:false,&quot;dropping-particle&quot;:&quot;&quot;,&quot;non-dropping-particle&quot;:&quot;&quot;},{&quot;family&quot;:&quot;Vølstad&quot;,&quot;given&quot;:&quot;J H&quot;,&quot;parse-names&quot;:false,&quot;dropping-particle&quot;:&quot;&quot;,&quot;non-dropping-particle&quot;:&quot;&quot;}],&quot;container-title&quot;:&quot;Biometrics&quot;,&quot;container-title-short&quot;:&quot;Biometrics&quot;,&quot;issued&quot;:{&quot;date-parts&quot;:[[1994]]},&quot;page&quot;:&quot;725-732&quot;,&quot;volume&quot;:&quot;50&quot;},&quot;isTemporary&quot;:false}]},{&quot;citationID&quot;:&quot;MENDELEY_CITATION_42077149-2a1f-4fee-9a82-1d2719493739&quot;,&quot;properties&quot;:{&quot;noteIndex&quot;:0},&quot;isEdited&quot;:false,&quot;manualOverride&quot;:{&quot;isManuallyOverridden&quot;:false,&quot;citeprocText&quot;:&quot;(Link, 2004; Pinnegar et al., 2002; Tam et al., 2017)&quot;,&quot;manualOverrideText&quot;:&quot;&quot;},&quot;citationTag&quot;:&quot;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&quot;,&quot;citationItems&quot;:[{&quot;id&quot;:&quot;6ec581f2-e296-3303-bab8-80f81cad7b95&quot;,&quot;itemData&quot;:{&quot;type&quot;:&quot;article-journal&quot;,&quot;id&quot;:&quot;6ec581f2-e296-3303-bab8-80f81cad7b95&quot;,&quot;title&quot;:&quot;Long-term changes in the trophic level of the Celtic Sea fish community and fish market price distribution&quot;,&quot;author&quot;:[{&quot;family&quot;:&quot;Pinnegar&quot;,&quot;given&quot;:&quot;J K&quot;,&quot;parse-names&quot;:false,&quot;dropping-particle&quot;:&quot;&quot;,&quot;non-dropping-particle&quot;:&quot;&quot;},{&quot;family&quot;:&quot;Jennings&quot;,&quot;given&quot;:&quot;S&quot;,&quot;parse-names&quot;:false,&quot;dropping-particle&quot;:&quot;&quot;,&quot;non-dropping-particle&quot;:&quot;&quot;},{&quot;family&quot;:&quot;O'Brien&quot;,&quot;given&quot;:&quot;C M&quot;,&quot;parse-names&quot;:false,&quot;dropping-particle&quot;:&quot;&quot;,&quot;non-dropping-particle&quot;:&quot;&quot;},{&quot;family&quot;:&quot;Polunin&quot;,&quot;given&quot;:&quot;N V C&quot;,&quot;parse-names&quot;:false,&quot;dropping-particle&quot;:&quot;&quot;,&quot;non-dropping-particle&quot;:&quot;&quot;}],&quot;container-title&quot;:&quot;Journal of Applied Ecology&quot;,&quot;DOI&quot;:&quot;10.1046/j.1365-2664.2002.00723.x&quot;,&quot;issued&quot;:{&quot;date-parts&quot;:[[2002]]},&quot;page&quot;:&quot;377-390&quot;,&quot;volume&quot;:&quot;39&quot;,&quot;container-title-short&quot;:&quot;&quot;},&quot;isTemporary&quot;:false},{&quot;id&quot;:&quot;480452d9-c8a8-3e0b-9321-061723b0e201&quot;,&quot;itemData&quot;:{&quot;type&quot;:&quot;article-journal&quot;,&quot;id&quot;:&quot;480452d9-c8a8-3e0b-9321-061723b0e201&quot;,&quot;title&quot;:&quot;Using fish stomachs as samplers of the benthos: Integrating long-term and broad scales&quot;,&quot;author&quot;:[{&quot;family&quot;:&quot;Link&quot;,&quot;given&quot;:&quot;Jason S.&quot;,&quot;parse-names&quot;:false,&quot;dropping-particle&quot;:&quot;&quot;,&quot;non-dropping-particle&quot;:&quot;&quot;}],&quot;container-title&quot;:&quot;Marine Ecology Progress Series&quot;,&quot;container-title-short&quot;:&quot;Mar. Ecol. Prog. Ser.&quot;,&quot;accessed&quot;:{&quot;date-parts&quot;:[[2024,8,17]]},&quot;DOI&quot;:&quot;10.3354/MEPS269265&quot;,&quot;ISSN&quot;:&quot;01718630&quot;,&quot;issued&quot;:{&quot;date-parts&quot;:[[2004,3,25]]},&quot;page&quot;:&quot;265-275&quot;,&quot;abstract&quot;:&quot;Sampling benthic organisms in a synoptic manner is difficult, particularly at the scale of large marine ecosystems. Several known omnivorous and benthivorous fishes were evaluated as possible samplers of the benthic community on the scale of the US northeast continental shelf ecosystem, collected from the early 1970s to 2001. Frequency of occurrence of organisms in the diet across time was examined as an index of relative abundance. Other prey and sampling caveats were accounted for by considering only those predators that met criteria such as adequate sample size, appropriate diet compositions, asymptotic stomach-prey curves, and relative constancy of all major prey groups comprising the diet. The geographic distribution of a suite of benthic organisms found in the stomachs of predators was also examined. The benthic organisms focused on were ophiuroids, echinoids, holothuroideans, asteroids, octopods, stomatopods, cumaceans, pagurids, aphroditids, anthozoans, hydrozoans and caprellids. Of these 12 prey groups, only 3 showed a decline over time based on evidence from multiple predator stomachs. Most benthic organisms exhibited non-negative trends in an index of relative abundance, and 2 showed an increase over the time-series. Additionally, many of the organisms were widely distributed, with some concentrated more on Georges Bank and others more in the Gulf of Maine. Only 1 of 9 organisms showed a shift in distribution compared to studies from 50 yr earlier. I conclude that at broad spatial and temporal scales, the routine and systematic sampling of fish stomachs can be a useful indirect method for inferring information about benthic communities on continental shelves.&quot;,&quot;publisher&quot;:&quot;Inter-Research&quot;,&quot;volume&quot;:&quot;269&quot;},&quot;isTemporary&quot;:false},{&quot;id&quot;:&quot;838a1059-c83f-3b68-980b-d8bb370a1273&quot;,&quot;itemData&quot;:{&quot;type&quot;:&quot;article-journal&quot;,&quot;id&quot;:&quot;838a1059-c83f-3b68-980b-d8bb370a1273&quot;,&quot;title&quot;:&quot;Towards ecosystem-based management: identifying operational food-web indicators for marine ecosystems&quot;,&quot;author&quot;:[{&quot;family&quot;:&quot;Tam&quot;,&quot;given&quot;:&quot;J C&quot;,&quot;parse-names&quot;:false,&quot;dropping-particle&quot;:&quot;&quot;,&quot;non-dropping-particle&quot;:&quot;&quot;},{&quot;family&quot;:&quot;Link&quot;,&quot;given&quot;:&quot;J S&quot;,&quot;parse-names&quot;:false,&quot;dropping-particle&quot;:&quot;&quot;,&quot;non-dropping-particle&quot;:&quot;&quot;},{&quot;family&quot;:&quot;Rossberg&quot;,&quot;given&quot;:&quot;A G&quot;,&quot;parse-names&quot;:false,&quot;dropping-particle&quot;:&quot;&quot;,&quot;non-dropping-particle&quot;:&quot;&quot;},{&quot;family&quot;:&quot;Rogers&quot;,&quot;given&quot;:&quot;S I&quot;,&quot;parse-names&quot;:false,&quot;dropping-particle&quot;:&quot;&quot;,&quot;non-dropping-particle&quot;:&quot;&quot;},{&quot;family&quot;:&quot;Levin&quot;,&quot;given&quot;:&quot;P S&quot;,&quot;parse-names&quot;:false,&quot;dropping-particle&quot;:&quot;&quot;,&quot;non-dropping-particle&quot;:&quot;&quot;},{&quot;family&quot;:&quot;Rochet&quot;,&quot;given&quot;:&quot;M.-J.&quot;,&quot;parse-names&quot;:false,&quot;dropping-particle&quot;:&quot;&quot;,&quot;non-dropping-particle&quot;:&quot;&quot;},{&quot;family&quot;:&quot;Bundy&quot;,&quot;given&quot;:&quot;A&quot;,&quot;parse-names&quot;:false,&quot;dropping-particle&quot;:&quot;&quot;,&quot;non-dropping-particle&quot;:&quot;&quot;},{&quot;family&quot;:&quot;Belgrano&quot;,&quot;given&quot;:&quot;A&quot;,&quot;parse-names&quot;:false,&quot;dropping-particle&quot;:&quot;&quot;,&quot;non-dropping-particle&quot;:&quot;&quot;},{&quot;family&quot;:&quot;Libralato&quot;,&quot;given&quot;:&quot;S&quot;,&quot;parse-names&quot;:false,&quot;dropping-particle&quot;:&quot;&quot;,&quot;non-dropping-particle&quot;:&quot;&quot;},{&quot;family&quot;:&quot;Tomczak&quot;,&quot;given&quot;:&quot;M&quot;,&quot;parse-names&quot;:false,&quot;dropping-particle&quot;:&quot;&quot;,&quot;non-dropping-particle&quot;:&quot;&quot;},{&quot;family&quot;:&quot;Wolfshaar&quot;,&quot;given&quot;:&quot;K&quot;,&quot;parse-names&quot;:false,&quot;dropping-particle&quot;:&quot;&quot;,&quot;non-dropping-particle&quot;:&quot;van de&quot;},{&quot;family&quot;:&quot;Pranovi&quot;,&quot;given&quot;:&quot;F&quot;,&quot;parse-names&quot;:false,&quot;dropping-particle&quot;:&quot;&quot;,&quot;non-dropping-particle&quot;:&quot;&quot;},{&quot;family&quot;:&quot;Gorokhova&quot;,&quot;given&quot;:&quot;E&quot;,&quot;parse-names&quot;:false,&quot;dropping-particle&quot;:&quot;&quot;,&quot;non-dropping-particle&quot;:&quot;&quot;},{&quot;family&quot;:&quot;Large&quot;,&quot;given&quot;:&quot;S I&quot;,&quot;parse-names&quot;:false,&quot;dropping-particle&quot;:&quot;&quot;,&quot;non-dropping-particle&quot;:&quot;&quot;},{&quot;family&quot;:&quot;Niquil&quot;,&quot;given&quot;:&quot;N&quot;,&quot;parse-names&quot;:false,&quot;dropping-particle&quot;:&quot;&quot;,&quot;non-dropping-particle&quot;:&quot;&quot;},{&quot;family&quot;:&quot;Greenstreet&quot;,&quot;given&quot;:&quot;S P R&quot;,&quot;parse-names&quot;:false,&quot;dropping-particle&quot;:&quot;&quot;,&quot;non-dropping-particle&quot;:&quot;&quot;},{&quot;family&quot;:&quot;Druon&quot;,&quot;given&quot;:&quot;J.-N.&quot;,&quot;parse-names&quot;:false,&quot;dropping-particle&quot;:&quot;&quot;,&quot;non-dropping-particle&quot;:&quot;&quot;},{&quot;family&quot;:&quot;Lesutiene&quot;,&quot;given&quot;:&quot;J&quot;,&quot;parse-names&quot;:false,&quot;dropping-particle&quot;:&quot;&quot;,&quot;non-dropping-particle&quot;:&quot;&quot;},{&quot;family&quot;:&quot;Johansen&quot;,&quot;given&quot;:&quot;M&quot;,&quot;parse-names&quot;:false,&quot;dropping-particle&quot;:&quot;&quot;,&quot;non-dropping-particle&quot;:&quot;&quot;},{&quot;family&quot;:&quot;Preciado&quot;,&quot;given&quot;:&quot;I&quot;,&quot;parse-names&quot;:false,&quot;dropping-particle&quot;:&quot;&quot;,&quot;non-dropping-particle&quot;:&quot;&quot;},{&quot;family&quot;:&quot;Patricio&quot;,&quot;given&quot;:&quot;J&quot;,&quot;parse-names&quot;:false,&quot;dropping-particle&quot;:&quot;&quot;,&quot;non-dropping-particle&quot;:&quot;&quot;},{&quot;family&quot;:&quot;Palialexis&quot;,&quot;given&quot;:&quot;A&quot;,&quot;parse-names&quot;:false,&quot;dropping-particle&quot;:&quot;&quot;,&quot;non-dropping-particle&quot;:&quot;&quot;},{&quot;family&quot;:&quot;Tett&quot;,&quot;given&quot;:&quot;P&quot;,&quot;parse-names&quot;:false,&quot;dropping-particle&quot;:&quot;&quot;,&quot;non-dropping-particle&quot;:&quot;&quot;},{&quot;family&quot;:&quot;Johansen&quot;,&quot;given&quot;:&quot;G O&quot;,&quot;parse-names&quot;:false,&quot;dropping-particle&quot;:&quot;&quot;,&quot;non-dropping-particle&quot;:&quot;&quot;},{&quot;family&quot;:&quot;Houle&quot;,&quot;given&quot;:&quot;J&quot;,&quot;parse-names&quot;:false,&quot;dropping-particle&quot;:&quot;&quot;,&quot;non-dropping-particle&quot;:&quot;&quot;},{&quot;family&quot;:&quot;Rindorf&quot;,&quot;given&quot;:&quot;A&quot;,&quot;parse-names&quot;:false,&quot;dropping-particle&quot;:&quot;&quot;,&quot;non-dropping-particle&quot;:&quot;&quot;}],&quot;container-title&quot;:&quot;ICES Journal of Marine Science&quot;,&quot;DOI&quot;:&quot;10.1093/icesjms/fsw230&quot;,&quot;issued&quot;:{&quot;date-parts&quot;:[[2017]]},&quot;page&quot;:&quot;2040-2052&quot;,&quot;issue&quot;:&quot;7&quot;,&quot;volume&quot;:&quot;74&quot;,&quot;container-title-short&quot;:&quot;&quot;},&quot;isTemporary&quot;:false}]},{&quot;citationID&quot;:&quot;MENDELEY_CITATION_d93ed8de-bd45-4ee9-85c0-5890447b1679&quot;,&quot;properties&quot;:{&quot;noteIndex&quot;:0},&quot;isEdited&quot;:false,&quot;manualOverride&quot;:{&quot;isManuallyOverridden&quot;:false,&quot;citeprocText&quot;:&quot;(Clarke, 1993)&quot;,&quot;manualOverrideText&quot;:&quot;&quot;},&quot;citationTag&quot;:&quot;MENDELEY_CITATION_v3_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&quot;,&quot;citationItems&quot;:[{&quot;id&quot;:&quot;eace1249-eedf-33fa-b503-7a946a0858e3&quot;,&quot;itemData&quot;:{&quot;type&quot;:&quot;article-journal&quot;,&quot;id&quot;:&quot;eace1249-eedf-33fa-b503-7a946a0858e3&quot;,&quot;title&quot;:&quot;Non-parametric multivariate analyses of changes in community structure&quot;,&quot;author&quot;:[{&quot;family&quot;:&quot;Clarke&quot;,&quot;given&quot;:&quot;K R&quot;,&quot;parse-names&quot;:false,&quot;dropping-particle&quot;:&quot;&quot;,&quot;non-dropping-particle&quot;:&quot;&quot;}],&quot;container-title&quot;:&quot;Australian Journal of Ecology&quot;,&quot;DOI&quot;:&quot;10.1111/j.1442-9993.1993.tb00438.x&quot;,&quot;issued&quot;:{&quot;date-parts&quot;:[[1993]]},&quot;page&quot;:&quot;117-143&quot;,&quot;volume&quot;:&quot;18&quot;,&quot;container-title-short&quot;:&quot;&quot;},&quot;isTemporary&quot;:false,&quot;suppress-author&quot;:false,&quot;composite&quot;:false,&quot;author-only&quot;:false}]},{&quot;citationID&quot;:&quot;MENDELEY_CITATION_292af062-1ed6-44ea-a12e-7456450a3f4c&quot;,&quot;properties&quot;:{&quot;noteIndex&quot;:0},&quot;isEdited&quot;:false,&quot;manualOverride&quot;:{&quot;isManuallyOverridden&quot;:true,&quot;citeprocText&quot;:&quot;(Blais et al., 2021; Burbank et al., 2025)&quot;,&quot;manualOverrideText&quot;:&quot;(Blais et al., 2021; Burbank et al., 2025).&quot;},&quot;citationTag&quot;:&quot;MENDELEY_CITATION_v3_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&quot;,&quot;citationItems&quot;:[{&quot;id&quot;:&quot;932cf1e7-b17a-31d6-b453-588dc2a5f2f3&quot;,&quot;itemData&quot;:{&quot;type&quot;:&quot;report&quot;,&quot;id&quot;:&quot;932cf1e7-b17a-31d6-b453-588dc2a5f2f3&quot;,&quot;title&quot;:&quot;Chemical and Biological Oceanographic Conditions in the Estuary and Gulf of St. Lawrence during 2020&quot;,&quot;author&quot;:[{&quot;family&quot;:&quot;Blais&quot;,&quot;given&quot;:&quot;M&quot;,&quot;parse-names&quot;:false,&quot;dropping-particle&quot;:&quot;&quot;,&quot;non-dropping-particle&quot;:&quot;&quot;},{&quot;family&quot;:&quot;Galbraith&quot;,&quot;given&quot;:&quot;P S&quot;,&quot;parse-names&quot;:false,&quot;dropping-particle&quot;:&quot;&quot;,&quot;non-dropping-particle&quot;:&quot;&quot;},{&quot;family&quot;:&quot;Plourde&quot;,&quot;given&quot;:&quot;S&quot;,&quot;parse-names&quot;:false,&quot;dropping-particle&quot;:&quot;&quot;,&quot;non-dropping-particle&quot;:&quot;&quot;},{&quot;family&quot;:&quot;Devred&quot;,&quot;given&quot;:&quot;E&quot;,&quot;parse-names&quot;:false,&quot;dropping-particle&quot;:&quot;&quot;,&quot;non-dropping-particle&quot;:&quot;&quot;},{&quot;family&quot;:&quot;Clay&quot;,&quot;given&quot;:&quot;S&quot;,&quot;parse-names&quot;:false,&quot;dropping-particle&quot;:&quot;&quot;,&quot;non-dropping-particle&quot;:&quot;&quot;},{&quot;family&quot;:&quot;Lehoux&quot;,&quot;given&quot;:&quot;C&quot;,&quot;parse-names&quot;:false,&quot;dropping-particle&quot;:&quot;&quot;,&quot;non-dropping-particle&quot;:&quot;&quot;},{&quot;family&quot;:&quot;Devine&quot;,&quot;given&quot;:&quot;L&quot;,&quot;parse-names&quot;:false,&quot;dropping-particle&quot;:&quot;&quot;,&quot;non-dropping-particle&quot;:&quot;&quot;}],&quot;issued&quot;:{&quot;date-parts&quot;:[[2021]]},&quot;number-of-pages&quot;:&quot;iv + 67 pp.&quot;,&quot;issue&quot;:&quot;2021/060&quot;,&quot;container-title-short&quot;:&quot;&quot;},&quot;isTemporary&quot;:false},{&quot;id&quot;:&quot;d47eed11-7a01-38f1-b011-ce9c55cce4e1&quot;,&quot;itemData&quot;:{&quot;type&quot;:&quot;article-journal&quot;,&quot;id&quot;:&quot;d47eed11-7a01-38f1-b011-ce9c55cce4e1&quot;,&quot;title&quot;:&quot;Substantial loss of trawlable biomass and lack of recovery in a marine ecosystem&quot;,&quot;author&quot;:[{&quot;family&quot;:&quot;Burbank&quot;,&quot;given&quot;:&quot;J&quot;,&quot;parse-names&quot;:false,&quot;dropping-particle&quot;:&quot;&quot;,&quot;non-dropping-particle&quot;:&quot;&quot;},{&quot;family&quot;:&quot;Rolland&quot;,&quot;given&quot;:&quot;N&quot;,&quot;parse-names&quot;:false,&quot;dropping-particle&quot;:&quot;&quot;,&quot;non-dropping-particle&quot;:&quot;&quot;},{&quot;family&quot;:&quot;McDermid&quot;,&quot;given&quot;:&quot;J L&quot;,&quot;parse-names&quot;:false,&quot;dropping-particle&quot;:&quot;&quot;,&quot;non-dropping-particle&quot;:&quot;&quot;},{&quot;family&quot;:&quot;Turcotte&quot;,&quot;given&quot;:&quot;F&quot;,&quot;parse-names&quot;:false,&quot;dropping-particle&quot;:&quot;&quot;,&quot;non-dropping-particle&quot;:&quot;&quot;},{&quot;family&quot;:&quot;Tunney&quot;,&quot;given&quot;:&quot;T D&quot;,&quot;parse-names&quot;:false,&quot;dropping-particle&quot;:&quot;&quot;,&quot;non-dropping-particle&quot;:&quot;&quot;},{&quot;family&quot;:&quot;Ricard&quot;,&quot;given&quot;:&quot;D&quot;,&quot;parse-names&quot;:false,&quot;dropping-particle&quot;:&quot;&quot;,&quot;non-dropping-particle&quot;:&quot;&quot;},{&quot;family&quot;:&quot;Sylvain&quot;,&quot;given&quot;:&quot;F.-É.&quot;,&quot;parse-names&quot;:false,&quot;dropping-particle&quot;:&quot;&quot;,&quot;non-dropping-particle&quot;:&quot;&quot;}],&quot;container-title&quot;:&quot;Communications Biology&quot;,&quot;container-title-short&quot;:&quot;Commun. Biol.&quot;,&quot;DOI&quot;:&quot;10.1038/s42003-025-08240-3&quot;,&quot;issued&quot;:{&quot;date-parts&quot;:[[2025]]},&quot;page&quot;:&quot;831&quot;,&quot;volume&quot;:&quot;8&quot;},&quot;isTemporary&quot;:false}]},{&quot;citationID&quot;:&quot;MENDELEY_CITATION_043f4957-0b42-4ecc-a324-23484d349af7&quot;,&quot;properties&quot;:{&quot;noteIndex&quot;:0},&quot;isEdited&quot;:false,&quot;manualOverride&quot;:{&quot;isManuallyOverridden&quot;:false,&quot;citeprocText&quot;:&quot;(Blais et al., 2025; DFO, 2026; Galbraith et al., 2025)&quot;,&quot;manualOverrideText&quot;:&quot;&quot;},&quot;citationTag&quot;:&quot;MENDELEY_CITATION_v3_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&quot;,&quot;citationItems&quot;:[{&quot;id&quot;:&quot;32e90c89-44bc-361c-a222-87daa7ad8b0d&quot;,&quot;itemData&quot;:{&quot;type&quot;:&quot;report&quot;,&quot;id&quot;:&quot;32e90c89-44bc-361c-a222-87daa7ad8b0d&quot;,&quot;title&quot;:&quot;Physical oceanographic conditions in the Gulf of St.~Lawrence during 2024&quot;,&quot;author&quot;:[{&quot;family&quot;:&quot;Galbraith&quot;,&quot;given&quot;:&quot;P S&quot;,&quot;parse-names&quot;:false,&quot;dropping-particle&quot;:&quot;&quot;,&quot;non-dropping-particle&quot;:&quot;&quot;},{&quot;family&quot;:&quot;Chassé&quot;,&quot;given&quot;:&quot;J&quot;,&quot;parse-names&quot;:false,&quot;dropping-particle&quot;:&quot;&quot;,&quot;non-dropping-particle&quot;:&quot;&quot;},{&quot;family&quot;:&quot;Shaw&quot;,&quot;given&quot;:&quot;J.-L.&quot;,&quot;parse-names&quot;:false,&quot;dropping-particle&quot;:&quot;&quot;,&quot;non-dropping-particle&quot;:&quot;&quot;},{&quot;family&quot;:&quot;Bourassa&quot;,&quot;given&quot;:&quot;M.-N.&quot;,&quot;parse-names&quot;:false,&quot;dropping-particle&quot;:&quot;&quot;,&quot;non-dropping-particle&quot;:&quot;&quot;}],&quot;issued&quot;:{&quot;date-parts&quot;:[[2025]]},&quot;issue&quot;:&quot;397&quot;,&quot;container-title-short&quot;:&quot;&quot;},&quot;isTemporary&quot;:false},{&quot;id&quot;:&quot;0b321d22-65e2-3602-b926-8a5ac80edbc7&quot;,&quot;itemData&quot;:{&quot;type&quot;:&quot;report&quot;,&quot;id&quot;:&quot;0b321d22-65e2-3602-b926-8a5ac80edbc7&quot;,&quot;title&quot;:&quot;Chemical and biological oceanographic conditions in the Gulf\r\nof St.~Lawrence during 2024&quot;,&quot;author&quot;:[{&quot;family&quot;:&quot;Blais&quot;,&quot;given&quot;:&quot;M&quot;,&quot;parse-names&quot;:false,&quot;dropping-particle&quot;:&quot;&quot;,&quot;non-dropping-particle&quot;:&quot;&quot;},{&quot;family&quot;:&quot;Clay&quot;,&quot;given&quot;:&quot;S A&quot;,&quot;parse-names&quot;:false,&quot;dropping-particle&quot;:&quot;&quot;,&quot;non-dropping-particle&quot;:&quot;&quot;},{&quot;family&quot;:&quot;Galbraith&quot;,&quot;given&quot;:&quot;P S&quot;,&quot;parse-names&quot;:false,&quot;dropping-particle&quot;:&quot;&quot;,&quot;non-dropping-particle&quot;:&quot;&quot;},{&quot;family&quot;:&quot;Starr&quot;,&quot;given&quot;:&quot;M&quot;,&quot;parse-names&quot;:false,&quot;dropping-particle&quot;:&quot;&quot;,&quot;non-dropping-particle&quot;:&quot;&quot;}],&quot;issued&quot;:{&quot;date-parts&quot;:[[2025]]},&quot;issue&quot;:&quot;405&quot;,&quot;container-title-short&quot;:&quot;&quot;},&quot;isTemporary&quot;:false},{&quot;id&quot;:&quot;3f62d583-050d-3c13-a416-7d0e30e93a9d&quot;,&quot;itemData&quot;:{&quot;type&quot;:&quot;report&quot;,&quot;id&quot;:&quot;3f62d583-050d-3c13-a416-7d0e30e93a9d&quot;,&quot;title&quot;:&quot;Estuary and Gulf of St.~Lawrence Northern Shrimp Stock Assessment in 2025&quot;,&quot;author&quot;:[{&quot;family&quot;:&quot;DFO&quot;,&quot;given&quot;:&quot;&quot;,&quot;parse-names&quot;:false,&quot;dropping-particle&quot;:&quot;&quot;,&quot;non-dropping-particle&quot;:&quot;&quot;}],&quot;issued&quot;:{&quot;date-parts&quot;:[[2026,3]]},&quot;publisher-place&quot;:&quot;Mont-Joli, QC&quot;,&quot;issue&quot;:&quot;2026/011&quot;,&quot;container-title-short&quot;:&quot;&quot;},&quot;isTemporary&quot;:false}]},{&quot;citationID&quot;:&quot;MENDELEY_CITATION_d20abf36-81c4-4caf-b609-058cf29bf2f1&quot;,&quot;properties&quot;:{&quot;noteIndex&quot;:0},&quot;isEdited&quot;:false,&quot;manualOverride&quot;:{&quot;isManuallyOverridden&quot;:false,&quot;citeprocText&quot;:&quot;(Blais et al., 2021; Duplisea et al., 2024; Galbraith et al., 2021)&quot;,&quot;manualOverrideText&quot;:&quot;&quot;},&quot;citationTag&quot;:&quot;MENDELEY_CITATION_v3_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&quot;,&quot;citationItems&quot;:[{&quot;id&quot;:&quot;932cf1e7-b17a-31d6-b453-588dc2a5f2f3&quot;,&quot;itemData&quot;:{&quot;type&quot;:&quot;report&quot;,&quot;id&quot;:&quot;932cf1e7-b17a-31d6-b453-588dc2a5f2f3&quot;,&quot;title&quot;:&quot;Chemical and Biological Oceanographic Conditions in the Estuary and Gulf of St. Lawrence during 2020&quot;,&quot;author&quot;:[{&quot;family&quot;:&quot;Blais&quot;,&quot;given&quot;:&quot;M&quot;,&quot;parse-names&quot;:false,&quot;dropping-particle&quot;:&quot;&quot;,&quot;non-dropping-particle&quot;:&quot;&quot;},{&quot;family&quot;:&quot;Galbraith&quot;,&quot;given&quot;:&quot;P S&quot;,&quot;parse-names&quot;:false,&quot;dropping-particle&quot;:&quot;&quot;,&quot;non-dropping-particle&quot;:&quot;&quot;},{&quot;family&quot;:&quot;Plourde&quot;,&quot;given&quot;:&quot;S&quot;,&quot;parse-names&quot;:false,&quot;dropping-particle&quot;:&quot;&quot;,&quot;non-dropping-particle&quot;:&quot;&quot;},{&quot;family&quot;:&quot;Devred&quot;,&quot;given&quot;:&quot;E&quot;,&quot;parse-names&quot;:false,&quot;dropping-particle&quot;:&quot;&quot;,&quot;non-dropping-particle&quot;:&quot;&quot;},{&quot;family&quot;:&quot;Clay&quot;,&quot;given&quot;:&quot;S&quot;,&quot;parse-names&quot;:false,&quot;dropping-particle&quot;:&quot;&quot;,&quot;non-dropping-particle&quot;:&quot;&quot;},{&quot;family&quot;:&quot;Lehoux&quot;,&quot;given&quot;:&quot;C&quot;,&quot;parse-names&quot;:false,&quot;dropping-particle&quot;:&quot;&quot;,&quot;non-dropping-particle&quot;:&quot;&quot;},{&quot;family&quot;:&quot;Devine&quot;,&quot;given&quot;:&quot;L&quot;,&quot;parse-names&quot;:false,&quot;dropping-particle&quot;:&quot;&quot;,&quot;non-dropping-particle&quot;:&quot;&quot;}],&quot;issued&quot;:{&quot;date-parts&quot;:[[2021]]},&quot;number-of-pages&quot;:&quot;iv + 67 pp.&quot;,&quot;issue&quot;:&quot;2021/060&quot;,&quot;container-title-short&quot;:&quot;&quot;},&quot;isTemporary&quot;:false},{&quot;id&quot;:&quot;dad09764-fc0d-34b4-9f1e-f1614a7df6d9&quot;,&quot;itemData&quot;:{&quot;type&quot;:&quot;report&quot;,&quot;id&quot;:&quot;dad09764-fc0d-34b4-9f1e-f1614a7df6d9&quot;,&quot;title&quot;:&quot;Physical oceanographic conditions in the Gulf of St. Lawrence during 2020&quot;,&quot;author&quot;:[{&quot;family&quot;:&quot;Galbraith&quot;,&quot;given&quot;:&quot;P S&quot;,&quot;parse-names&quot;:false,&quot;dropping-particle&quot;:&quot;&quot;,&quot;non-dropping-particle&quot;:&quot;&quot;},{&quot;family&quot;:&quot;Chassé&quot;,&quot;given&quot;:&quot;J&quot;,&quot;parse-names&quot;:false,&quot;dropping-particle&quot;:&quot;&quot;,&quot;non-dropping-particle&quot;:&quot;&quot;},{&quot;family&quot;:&quot;Shaw&quot;,&quot;given&quot;:&quot;J.-L.&quot;,&quot;parse-names&quot;:false,&quot;dropping-particle&quot;:&quot;&quot;,&quot;non-dropping-particle&quot;:&quot;&quot;},{&quot;family&quot;:&quot;Dumas&quot;,&quot;given&quot;:&quot;J&quot;,&quot;parse-names&quot;:false,&quot;dropping-particle&quot;:&quot;&quot;,&quot;non-dropping-particle&quot;:&quot;&quot;},{&quot;family&quot;:&quot;Caverhill&quot;,&quot;given&quot;:&quot;C&quot;,&quot;parse-names&quot;:false,&quot;dropping-particle&quot;:&quot;&quot;,&quot;non-dropping-particle&quot;:&quot;&quot;},{&quot;family&quot;:&quot;Lefaivre&quot;,&quot;given&quot;:&quot;D&quot;,&quot;parse-names&quot;:false,&quot;dropping-particle&quot;:&quot;&quot;,&quot;non-dropping-particle&quot;:&quot;&quot;},{&quot;family&quot;:&quot;Lafleur&quot;,&quot;given&quot;:&quot;C&quot;,&quot;parse-names&quot;:false,&quot;dropping-particle&quot;:&quot;&quot;,&quot;non-dropping-particle&quot;:&quot;&quot;}],&quot;issued&quot;:{&quot;date-parts&quot;:[[2021]]},&quot;number-of-pages&quot;:&quot;iv + 81 p.&quot;,&quot;issue&quot;:&quot;2021/045&quot;,&quot;container-title-short&quot;:&quot;&quot;},&quot;isTemporary&quot;:false},{&quot;id&quot;:&quot;f9ed9bf6-1d61-36d6-bcf9-3e7f7a1acf06&quot;,&quot;itemData&quot;:{&quot;type&quot;:&quot;article-journal&quot;,&quot;id&quot;:&quot;f9ed9bf6-1d61-36d6-bcf9-3e7f7a1acf06&quot;,&quot;title&quot;:&quot;Facilitating an ecosystem approach through open data and information packaging&quot;,&quot;author&quot;:[{&quot;family&quot;:&quot;Duplisea&quot;,&quot;given&quot;:&quot;D E&quot;,&quot;parse-names&quot;:false,&quot;dropping-particle&quot;:&quot;&quot;,&quot;non-dropping-particle&quot;:&quot;&quot;},{&quot;family&quot;:&quot;Roux&quot;,&quot;given&quot;:&quot;M.-J.&quot;,&quot;parse-names&quot;:false,&quot;dropping-particle&quot;:&quot;&quot;,&quot;non-dropping-particle&quot;:&quot;&quot;},{&quot;family&quot;:&quot;Plourde&quot;,&quot;given&quot;:&quot;S&quot;,&quot;parse-names&quot;:false,&quot;dropping-particle&quot;:&quot;&quot;,&quot;non-dropping-particle&quot;:&quot;&quot;},{&quot;family&quot;:&quot;Galbraith&quot;,&quot;given&quot;:&quot;P S&quot;,&quot;parse-names&quot;:false,&quot;dropping-particle&quot;:&quot;&quot;,&quot;non-dropping-particle&quot;:&quot;&quot;},{&quot;family&quot;:&quot;Blais&quot;,&quot;given&quot;:&quot;M&quot;,&quot;parse-names&quot;:false,&quot;dropping-particle&quot;:&quot;&quot;,&quot;non-dropping-particle&quot;:&quot;&quot;},{&quot;family&quot;:&quot;Benoît&quot;,&quot;given&quot;:&quot;H P&quot;,&quot;parse-names&quot;:false,&quot;dropping-particle&quot;:&quot;&quot;,&quot;non-dropping-particle&quot;:&quot;&quot;},{&quot;family&quot;:&quot;Sainte-Marie&quot;,&quot;given&quot;:&quot;B&quot;,&quot;parse-names&quot;:false,&quot;dropping-particle&quot;:&quot;&quot;,&quot;non-dropping-particle&quot;:&quot;&quot;},{&quot;family&quot;:&quot;Lavoie&quot;,&quot;given&quot;:&quot;D&quot;,&quot;parse-names&quot;:false,&quot;dropping-particle&quot;:&quot;&quot;,&quot;non-dropping-particle&quot;:&quot;&quot;},{&quot;family&quot;:&quot;Bourdages&quot;,&quot;given&quot;:&quot;H&quot;,&quot;parse-names&quot;:false,&quot;dropping-particle&quot;:&quot;&quot;,&quot;non-dropping-particle&quot;:&quot;&quot;}],&quot;container-title&quot;:&quot;ICES Journal of Marine Science&quot;,&quot;DOI&quot;:&quot;10.1093/icesjms/fsae024&quot;,&quot;issued&quot;:{&quot;date-parts&quot;:[[2024]]},&quot;page&quot;:&quot;724-732&quot;,&quot;issue&quot;:&quot;4&quot;,&quot;volume&quot;:&quot;81&quot;,&quot;container-title-short&quot;:&quot;&quot;},&quot;isTemporary&quot;:false}]},{&quot;citationID&quot;:&quot;MENDELEY_CITATION_e64c5cc2-ae46-4a89-aed7-24dc9b3e457e&quot;,&quot;properties&quot;:{&quot;noteIndex&quot;:0},&quot;isEdited&quot;:false,&quot;manualOverride&quot;:{&quot;isManuallyOverridden&quot;:false,&quot;citeprocText&quot;:&quot;(Anderson and Walsh, 2013; Warton et al., 2012)&quot;,&quot;manualOverrideText&quot;:&quot;&quot;},&quot;citationTag&quot;:&quot;MENDELEY_CITATION_v3_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&quot;,&quot;citationItems&quot;:[{&quot;id&quot;:&quot;8daabba2-8086-3301-a3a5-75cdca636ddb&quot;,&quot;itemData&quot;:{&quot;type&quot;:&quot;article-journal&quot;,&quot;id&quot;:&quot;8daabba2-8086-3301-a3a5-75cdca636ddb&quot;,&quot;title&quot;:&quot;Distance-based multivariate analyses confound location and dispersion effects&quot;,&quot;author&quot;:[{&quot;family&quot;:&quot;Warton&quot;,&quot;given&quot;:&quot;D I&quot;,&quot;parse-names&quot;:false,&quot;dropping-particle&quot;:&quot;&quot;,&quot;non-dropping-particle&quot;:&quot;&quot;},{&quot;family&quot;:&quot;Wright&quot;,&quot;given&quot;:&quot;S T&quot;,&quot;parse-names&quot;:false,&quot;dropping-particle&quot;:&quot;&quot;,&quot;non-dropping-particle&quot;:&quot;&quot;},{&quot;family&quot;:&quot;Wang&quot;,&quot;given&quot;:&quot;Y&quot;,&quot;parse-names&quot;:false,&quot;dropping-particle&quot;:&quot;&quot;,&quot;non-dropping-particle&quot;:&quot;&quot;}],&quot;container-title&quot;:&quot;Methods in Ecology and Evolution&quot;,&quot;container-title-short&quot;:&quot;Methods Ecol. Evol.&quot;,&quot;DOI&quot;:&quot;10.1111/j.2041-210X.2011.00127.x&quot;,&quot;issued&quot;:{&quot;date-parts&quot;:[[2012]]},&quot;page&quot;:&quot;89-101&quot;,&quot;volume&quot;:&quot;3&quot;},&quot;isTemporary&quot;:false},{&quot;id&quot;:&quot;d2c6a685-bb14-3218-98c3-f601651df417&quot;,&quot;itemData&quot;:{&quot;type&quot;:&quot;article-journal&quot;,&quot;id&quot;:&quot;d2c6a685-bb14-3218-98c3-f601651df417&quot;,&quot;title&quot;:&quot;PERMANOVA, ANOSIM, and the Mantel test in the face of heterogeneous dispersions: what null hypothesis are you testing?&quot;,&quot;author&quot;:[{&quot;family&quot;:&quot;Anderson&quot;,&quot;given&quot;:&quot;M J&quot;,&quot;parse-names&quot;:false,&quot;dropping-particle&quot;:&quot;&quot;,&quot;non-dropping-particle&quot;:&quot;&quot;},{&quot;family&quot;:&quot;Walsh&quot;,&quot;given&quot;:&quot;D C I&quot;,&quot;parse-names&quot;:false,&quot;dropping-particle&quot;:&quot;&quot;,&quot;non-dropping-particle&quot;:&quot;&quot;}],&quot;container-title&quot;:&quot;Ecological Monographs&quot;,&quot;container-title-short&quot;:&quot;Ecol. Monogr.&quot;,&quot;DOI&quot;:&quot;10.1890/12-2010.1&quot;,&quot;issued&quot;:{&quot;date-parts&quot;:[[2013]]},&quot;page&quot;:&quot;557-574&quot;,&quot;volume&quot;:&quot;83&quot;},&quot;isTemporary&quot;:false}]},{&quot;citationID&quot;:&quot;MENDELEY_CITATION_f82edcd6-a716-40cb-b0b7-ceecfb0f1db2&quot;,&quot;properties&quot;:{&quot;noteIndex&quot;:0},&quot;isEdited&quot;:false,&quot;manualOverride&quot;:{&quot;isManuallyOverridden&quot;:false,&quot;citeprocText&quot;:&quot;(Burbank et al., 2025; Galbraith et al., 2021; Senay et al., 2021; Swain and Benoît, 2015)&quot;,&quot;manualOverrideText&quot;:&quot;&quot;},&quot;citationTag&quot;:&quot;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&quot;,&quot;citationItems&quot;:[{&quot;id&quot;:&quot;71e6d2cf-8416-3ab3-b125-3ba5e69114ee&quot;,&quot;itemData&quot;:{&quot;type&quot;:&quot;article-journal&quot;,&quot;id&quot;:&quot;71e6d2cf-8416-3ab3-b125-3ba5e69114ee&quot;,&quot;title&quot;:&quot;Extreme increases in natural mortality prevent recovery of collapsed fish populations in a Northwest Atlantic ecosystem&quot;,&quot;author&quot;:[{&quot;family&quot;:&quot;Swain&quot;,&quot;given&quot;:&quot;Douglas P.&quot;,&quot;parse-names&quot;:false,&quot;dropping-particle&quot;:&quot;&quot;,&quot;non-dropping-particle&quot;:&quot;&quot;},{&quot;family&quot;:&quot;Benoît&quot;,&quot;given&quot;:&quot;Hugues P.&quot;,&quot;parse-names&quot;:false,&quot;dropping-particle&quot;:&quot;&quot;,&quot;non-dropping-particle&quot;:&quot;&quot;}],&quot;container-title&quot;:&quot;Marine Ecology Progress Series&quot;,&quot;container-title-short&quot;:&quot;Mar. Ecol. Prog. Ser.&quot;,&quot;accessed&quot;:{&quot;date-parts&quot;:[[2024,8,17]]},&quot;DOI&quot;:&quot;10.3354/MEPS11012&quot;,&quot;ISSN&quot;:&quot;01718630&quot;,&quot;issued&quot;:{&quot;date-parts&quot;:[[2015,1,20]]},&quot;page&quot;:&quot;165-182&quot;,&quot;abstract&quot;:&quot;Improved understanding of the dynamics of populations at low abundance is needed in the face of global biodiversity loss. We examined the dynamics of depleted demersal fish populations in the southern Gulf of St. Lawrence, Canada. Twenty years ago, a number of these populations collapsed due to overexploitation. Since then, others have declined to low abundance. Despite negligible levels of fishing mortality and strong rates of production of small juvenile fish, these populations have shown no sign of recovery and some continue to decline. Lack of recovery is due to dramatic increases in the natural mortality of larger individuals in these populations. In some of these fishes, natural mortality has risen to levels typical of high-turnover forage fishes rather than long-lived demersal fishes. We hypothesize that these high levels of mortality reflect a 'predator pit' or predation-driven Allee effect, resulting from the severely depleted abundance of these fishes and the high and rising abundance of their marine mammal predators, in particular grey seals. Recovery of collapsed demersal fish populations does not appear to be possible under current conditions in this ecosystem, even in the absence of fishing. Our results indicate a need for more precautionary management regimes in order to avoid population collapses that are not reversible by reducing exploitation.&quot;,&quot;publisher&quot;:&quot;Inter-Research&quot;,&quot;volume&quot;:&quot;519&quot;},&quot;isTemporary&quot;:false},{&quot;id&quot;:&quot;1d7cf876-d55f-3a59-97b1-6e284d649fab&quot;,&quot;itemData&quot;:{&quot;type&quot;:&quot;report&quot;,&quot;id&quot;:&quot;1d7cf876-d55f-3a59-97b1-6e284d649fab&quot;,&quot;title&quot;:&quot;Unit 1 Redfish (Sebastes mentella and S. fasciatus) stock status in 2019 and updated information on population structure, biology, ecology, and current fishery closures&quot;,&quot;author&quot;:[{&quot;family&quot;:&quot;Senay&quot;,&quot;given&quot;:&quot;C&quot;,&quot;parse-names&quot;:false,&quot;dropping-particle&quot;:&quot;&quot;,&quot;non-dropping-particle&quot;:&quot;&quot;},{&quot;family&quot;:&quot;Ouellette-Plante&quot;,&quot;given&quot;:&quot;J&quot;,&quot;parse-names&quot;:false,&quot;dropping-particle&quot;:&quot;&quot;,&quot;non-dropping-particle&quot;:&quot;&quot;},{&quot;family&quot;:&quot;Bourdages&quot;,&quot;given&quot;:&quot;H&quot;,&quot;parse-names&quot;:false,&quot;dropping-particle&quot;:&quot;&quot;,&quot;non-dropping-particle&quot;:&quot;&quot;},{&quot;family&quot;:&quot;Bermingham&quot;,&quot;given&quot;:&quot;T&quot;,&quot;parse-names&quot;:false,&quot;dropping-particle&quot;:&quot;&quot;,&quot;non-dropping-particle&quot;:&quot;&quot;},{&quot;family&quot;:&quot;Gauthier&quot;,&quot;given&quot;:&quot;J&quot;,&quot;parse-names&quot;:false,&quot;dropping-particle&quot;:&quot;&quot;,&quot;non-dropping-particle&quot;:&quot;&quot;},{&quot;family&quot;:&quot;Parent&quot;,&quot;given&quot;:&quot;G&quot;,&quot;parse-names&quot;:false,&quot;dropping-particle&quot;:&quot;&quot;,&quot;non-dropping-particle&quot;:&quot;&quot;},{&quot;family&quot;:&quot;Chabot&quot;,&quot;given&quot;:&quot;D&quot;,&quot;parse-names&quot;:false,&quot;dropping-particle&quot;:&quot;&quot;,&quot;non-dropping-particle&quot;:&quot;&quot;},{&quot;family&quot;:&quot;Duplisea&quot;,&quot;given&quot;:&quot;D&quot;,&quot;parse-names&quot;:false,&quot;dropping-particle&quot;:&quot;&quot;,&quot;non-dropping-particle&quot;:&quot;&quot;}],&quot;issued&quot;:{&quot;date-parts&quot;:[[2021]]},&quot;number-of-pages&quot;:&quot;xi + 119&quot;,&quot;issue&quot;:&quot;2021/015&quot;,&quot;container-title-short&quot;:&quot;&quot;},&quot;isTemporary&quot;:false},{&quot;id&quot;:&quot;dad09764-fc0d-34b4-9f1e-f1614a7df6d9&quot;,&quot;itemData&quot;:{&quot;type&quot;:&quot;report&quot;,&quot;id&quot;:&quot;dad09764-fc0d-34b4-9f1e-f1614a7df6d9&quot;,&quot;title&quot;:&quot;Physical oceanographic conditions in the Gulf of St. Lawrence during 2020&quot;,&quot;author&quot;:[{&quot;family&quot;:&quot;Galbraith&quot;,&quot;given&quot;:&quot;P S&quot;,&quot;parse-names&quot;:false,&quot;dropping-particle&quot;:&quot;&quot;,&quot;non-dropping-particle&quot;:&quot;&quot;},{&quot;family&quot;:&quot;Chassé&quot;,&quot;given&quot;:&quot;J&quot;,&quot;parse-names&quot;:false,&quot;dropping-particle&quot;:&quot;&quot;,&quot;non-dropping-particle&quot;:&quot;&quot;},{&quot;family&quot;:&quot;Shaw&quot;,&quot;given&quot;:&quot;J.-L.&quot;,&quot;parse-names&quot;:false,&quot;dropping-particle&quot;:&quot;&quot;,&quot;non-dropping-particle&quot;:&quot;&quot;},{&quot;family&quot;:&quot;Dumas&quot;,&quot;given&quot;:&quot;J&quot;,&quot;parse-names&quot;:false,&quot;dropping-particle&quot;:&quot;&quot;,&quot;non-dropping-particle&quot;:&quot;&quot;},{&quot;family&quot;:&quot;Caverhill&quot;,&quot;given&quot;:&quot;C&quot;,&quot;parse-names&quot;:false,&quot;dropping-particle&quot;:&quot;&quot;,&quot;non-dropping-particle&quot;:&quot;&quot;},{&quot;family&quot;:&quot;Lefaivre&quot;,&quot;given&quot;:&quot;D&quot;,&quot;parse-names&quot;:false,&quot;dropping-particle&quot;:&quot;&quot;,&quot;non-dropping-particle&quot;:&quot;&quot;},{&quot;family&quot;:&quot;Lafleur&quot;,&quot;given&quot;:&quot;C&quot;,&quot;parse-names&quot;:false,&quot;dropping-particle&quot;:&quot;&quot;,&quot;non-dropping-particle&quot;:&quot;&quot;}],&quot;issued&quot;:{&quot;date-parts&quot;:[[2021]]},&quot;number-of-pages&quot;:&quot;iv + 81 p.&quot;,&quot;issue&quot;:&quot;2021/045&quot;,&quot;container-title-short&quot;:&quot;&quot;},&quot;isTemporary&quot;:false},{&quot;id&quot;:&quot;d47eed11-7a01-38f1-b011-ce9c55cce4e1&quot;,&quot;itemData&quot;:{&quot;type&quot;:&quot;article-journal&quot;,&quot;id&quot;:&quot;d47eed11-7a01-38f1-b011-ce9c55cce4e1&quot;,&quot;title&quot;:&quot;Substantial loss of trawlable biomass and lack of recovery in a marine ecosystem&quot;,&quot;author&quot;:[{&quot;family&quot;:&quot;Burbank&quot;,&quot;given&quot;:&quot;J&quot;,&quot;parse-names&quot;:false,&quot;dropping-particle&quot;:&quot;&quot;,&quot;non-dropping-particle&quot;:&quot;&quot;},{&quot;family&quot;:&quot;Rolland&quot;,&quot;given&quot;:&quot;N&quot;,&quot;parse-names&quot;:false,&quot;dropping-particle&quot;:&quot;&quot;,&quot;non-dropping-particle&quot;:&quot;&quot;},{&quot;family&quot;:&quot;McDermid&quot;,&quot;given&quot;:&quot;J L&quot;,&quot;parse-names&quot;:false,&quot;dropping-particle&quot;:&quot;&quot;,&quot;non-dropping-particle&quot;:&quot;&quot;},{&quot;family&quot;:&quot;Turcotte&quot;,&quot;given&quot;:&quot;F&quot;,&quot;parse-names&quot;:false,&quot;dropping-particle&quot;:&quot;&quot;,&quot;non-dropping-particle&quot;:&quot;&quot;},{&quot;family&quot;:&quot;Tunney&quot;,&quot;given&quot;:&quot;T D&quot;,&quot;parse-names&quot;:false,&quot;dropping-particle&quot;:&quot;&quot;,&quot;non-dropping-particle&quot;:&quot;&quot;},{&quot;family&quot;:&quot;Ricard&quot;,&quot;given&quot;:&quot;D&quot;,&quot;parse-names&quot;:false,&quot;dropping-particle&quot;:&quot;&quot;,&quot;non-dropping-particle&quot;:&quot;&quot;},{&quot;family&quot;:&quot;Sylvain&quot;,&quot;given&quot;:&quot;F.-É.&quot;,&quot;parse-names&quot;:false,&quot;dropping-particle&quot;:&quot;&quot;,&quot;non-dropping-particle&quot;:&quot;&quot;}],&quot;container-title&quot;:&quot;Communications Biology&quot;,&quot;container-title-short&quot;:&quot;Commun. Biol.&quot;,&quot;DOI&quot;:&quot;10.1038/s42003-025-08240-3&quot;,&quot;issued&quot;:{&quot;date-parts&quot;:[[2025]]},&quot;page&quot;:&quot;831&quot;,&quot;volume&quot;:&quot;8&quot;},&quot;isTemporary&quot;:false}]},{&quot;citationID&quot;:&quot;MENDELEY_CITATION_a0be7bf1-8cbb-450b-9369-855c81e85084&quot;,&quot;properties&quot;:{&quot;noteIndex&quot;:0},&quot;isEdited&quot;:false,&quot;manualOverride&quot;:{&quot;isManuallyOverridden&quot;:false,&quot;citeprocText&quot;:&quot;(Amundsen and Sanchez-Hernandez, 2019; Brown-Vuillemin et al., 2022)&quot;,&quot;manualOverrideText&quot;:&quot;&quot;},&quot;citationItems&quot;:[{&quot;id&quot;:&quot;ce52c998-0a47-3cd4-8b3c-c218ed33bdcd&quot;,&quot;itemData&quot;:{&quot;type&quot;:&quot;article-journal&quot;,&quot;id&quot;:&quot;ce52c998-0a47-3cd4-8b3c-c218ed33bdcd&quot;,&quot;title&quot;:&quot;Feeding studies take guts – critical review and recommendations of methods for stomach contents analysis in fish&quot;,&quot;author&quot;:[{&quot;family&quot;:&quot;Amundsen&quot;,&quot;given&quot;:&quot;Per-arne&quot;,&quot;parse-names&quot;:false,&quot;dropping-particle&quot;:&quot;&quot;,&quot;non-dropping-particle&quot;:&quot;&quot;},{&quot;family&quot;:&quot;Sanchez-Hernandez&quot;,&quot;given&quot;:&quot;Javier&quot;,&quot;parse-names&quot;:false,&quot;dropping-particle&quot;:&quot;&quot;,&quot;non-dropping-particle&quot;:&quot;&quot;}],&quot;container-title&quot;:&quot;Journal of Fish Biology&quot;,&quot;container-title-short&quot;:&quot;J. Fish Biol.&quot;,&quot;DOI&quot;:&quot;10.1111/jfb.14151&quot;,&quot;issued&quot;:{&quot;date-parts&quot;:[[2019]]},&quot;page&quot;:&quot;1364-1373&quot;,&quot;volume&quot;:&quot;95&quot;},&quot;isTemporary&quot;:false},{&quot;id&quot;:&quot;3349bc68-dbff-32f9-a44b-0777bf0ae36e&quot;,&quot;itemData&quot;:{&quot;type&quot;:&quot;article-journal&quot;,&quot;id&quot;:&quot;3349bc68-dbff-32f9-a44b-0777bf0ae36e&quot;,&quot;title&quot;:&quot;Diet composition of redfish (Sebastes sp.) during periods of\r\npopulation collapse and massive resurgence in the Gulf of\r\nSt. Lawrence&quot;,&quot;author&quot;:[{&quot;family&quot;:&quot;Brown-Vuillemin&quot;,&quot;given&quot;:&quot;Sarah&quot;,&quot;parse-names&quot;:false,&quot;dropping-particle&quot;:&quot;&quot;,&quot;non-dropping-particle&quot;:&quot;&quot;},{&quot;family&quot;:&quot;Chabot&quot;,&quot;given&quot;:&quot;Denis&quot;,&quot;parse-names&quot;:false,&quot;dropping-particle&quot;:&quot;&quot;,&quot;non-dropping-particle&quot;:&quot;&quot;},{&quot;family&quot;:&quot;Nozères Claude\r\nand Tremblay&quot;,&quot;given&quot;:&quot;Réjean&quot;,&quot;parse-names&quot;:false,&quot;dropping-particle&quot;:&quot;&quot;,&quot;non-dropping-particle&quot;:&quot;&quot;},{&quot;family&quot;:&quot;Sirois&quot;,&quot;given&quot;:&quot;Pascal&quot;,&quot;parse-names&quot;:false,&quot;dropping-particle&quot;:&quot;&quot;,&quot;non-dropping-particle&quot;:&quot;&quot;},{&quot;family&quot;:&quot;Robert&quot;,&quot;given&quot;:&quot;Dominique&quot;,&quot;parse-names&quot;:false,&quot;dropping-particle&quot;:&quot;&quot;,&quot;non-dropping-particle&quot;:&quot;&quot;}],&quot;container-title&quot;:&quot;Frontiers in Marine Science&quot;,&quot;container-title-short&quot;:&quot;Front. Mar. Sci.&quot;,&quot;DOI&quot;:&quot;10.3389/fmars.2022.963039&quot;,&quot;issued&quot;:{&quot;date-parts&quot;:[[2022]]},&quot;page&quot;:&quot;963039&quot;,&quot;volume&quot;:&quot;9&quot;},&quot;isTemporary&quot;:false}],&quot;citationTag&quot;:&quot;MENDELEY_CITATION_v3_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&quot;}]"/>
    <we:property name="MENDELEY_CITATIONS_LOCALE_CODE" value="&quot;en-US&quot;"/>
    <we:property name="MENDELEY_CITATIONS_STYLE" value="{&quot;id&quot;:&quot;https://www.zotero.org/styles/fisheries-research&quot;,&quot;title&quot;:&quot;Fisheries Research&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2D8561-B8EC-4E09-85BD-F4FBA89FD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4131</TotalTime>
  <Pages>39</Pages>
  <Words>9096</Words>
  <Characters>51848</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DFO MPO</Company>
  <LinksUpToDate>false</LinksUpToDate>
  <CharactersWithSpaces>60823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Akia, Sosthene (DFO/MPO)</dc:creator>
  <cp:keywords/>
  <dc:description/>
  <cp:lastModifiedBy>Landry, Lysandre (DFO/MPO)</cp:lastModifiedBy>
  <cp:revision>987</cp:revision>
  <dcterms:created xsi:type="dcterms:W3CDTF">2026-06-25T06:22:00Z</dcterms:created>
  <dcterms:modified xsi:type="dcterms:W3CDTF">2026-07-17T20:34:00Z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1e32f089,7ee77288,20c4ae35</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2026-06-24T18:38:25Z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6eb844ab-c490-4e23-bf46-b0d8f3725b65</vt:lpwstr>
  </property>
  <property fmtid="{D5CDD505-2E9C-101B-9397-08002B2CF9AE}" pid="11" name="MSIP_Label_4e6cdb53-fd15-486d-84de-c510e3a62203_ContentBits">
    <vt:lpwstr>1</vt:lpwstr>
  </property>
  <property fmtid="{D5CDD505-2E9C-101B-9397-08002B2CF9AE}" pid="12" name="MSIP_Label_4e6cdb53-fd15-486d-84de-c510e3a62203_Tag">
    <vt:lpwstr>10, 3, 0, 1</vt:lpwstr>
  </property>
</Properties>
</file>